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1DF" w:rsidRDefault="00BE5455" w:rsidP="00BE5455">
      <w:pPr>
        <w:pStyle w:val="Heading1"/>
        <w:shd w:val="clear" w:color="auto" w:fill="FFFFFF"/>
        <w:spacing w:before="0" w:beforeAutospacing="0" w:after="0" w:afterAutospacing="0" w:line="375" w:lineRule="atLeast"/>
        <w:rPr>
          <w:rFonts w:asciiTheme="minorHAnsi" w:hAnsiTheme="minorHAnsi" w:cs="Arial"/>
          <w:color w:val="000000"/>
          <w:sz w:val="21"/>
          <w:szCs w:val="21"/>
        </w:rPr>
      </w:pPr>
      <w:r>
        <w:rPr>
          <w:rFonts w:asciiTheme="minorHAnsi" w:hAnsiTheme="minorHAnsi" w:cs="Arial" w:hint="eastAsia"/>
          <w:color w:val="000000"/>
          <w:sz w:val="21"/>
          <w:szCs w:val="21"/>
        </w:rPr>
        <w:t>Core Java Interview Questions</w:t>
      </w:r>
    </w:p>
    <w:p w:rsidR="008150EC" w:rsidRPr="008F6E9A" w:rsidRDefault="008150EC" w:rsidP="0035240B">
      <w:pPr>
        <w:pStyle w:val="Heading1"/>
        <w:numPr>
          <w:ilvl w:val="0"/>
          <w:numId w:val="26"/>
        </w:numPr>
        <w:spacing w:before="0" w:beforeAutospacing="0" w:after="0" w:afterAutospacing="0" w:line="360" w:lineRule="atLeast"/>
        <w:textAlignment w:val="baseline"/>
        <w:rPr>
          <w:rFonts w:asciiTheme="minorHAnsi" w:hAnsiTheme="minorHAnsi" w:cs="Arial"/>
          <w:sz w:val="24"/>
          <w:szCs w:val="24"/>
        </w:rPr>
      </w:pPr>
      <w:r w:rsidRPr="008F6E9A">
        <w:rPr>
          <w:rFonts w:asciiTheme="minorHAnsi" w:hAnsiTheme="minorHAnsi" w:cs="Arial"/>
          <w:sz w:val="24"/>
          <w:szCs w:val="24"/>
        </w:rPr>
        <w:t>4 major principles of Object-Oriented Programming</w:t>
      </w:r>
    </w:p>
    <w:p w:rsidR="00DC4557" w:rsidRPr="008F6E9A" w:rsidRDefault="00DC4557" w:rsidP="00DC4557">
      <w:pPr>
        <w:pStyle w:val="ListParagraph"/>
        <w:widowControl/>
        <w:shd w:val="clear" w:color="auto" w:fill="FCFCFC"/>
        <w:spacing w:line="360" w:lineRule="atLeast"/>
        <w:ind w:left="360" w:firstLineChars="0" w:firstLine="0"/>
        <w:jc w:val="left"/>
        <w:textAlignment w:val="baseline"/>
        <w:rPr>
          <w:rFonts w:eastAsia="SimSun" w:cs="SimSun"/>
          <w:b/>
          <w:color w:val="FF0000"/>
          <w:kern w:val="0"/>
          <w:sz w:val="24"/>
          <w:szCs w:val="24"/>
        </w:rPr>
      </w:pPr>
      <w:r w:rsidRPr="008F6E9A">
        <w:rPr>
          <w:rFonts w:eastAsia="SimSun" w:cs="SimSun"/>
          <w:b/>
          <w:bCs/>
          <w:color w:val="FF0000"/>
          <w:kern w:val="0"/>
          <w:sz w:val="24"/>
          <w:szCs w:val="24"/>
          <w:bdr w:val="none" w:sz="0" w:space="0" w:color="auto" w:frame="1"/>
        </w:rPr>
        <w:t>Encapsulation</w:t>
      </w:r>
    </w:p>
    <w:p w:rsidR="00DC4557" w:rsidRPr="008F6E9A" w:rsidRDefault="00DC4557" w:rsidP="00DC4557">
      <w:pPr>
        <w:pStyle w:val="ListParagraph"/>
        <w:widowControl/>
        <w:shd w:val="clear" w:color="auto" w:fill="FCFCFC"/>
        <w:spacing w:after="360" w:line="360" w:lineRule="atLeast"/>
        <w:ind w:left="360" w:firstLineChars="0" w:firstLine="0"/>
        <w:jc w:val="left"/>
        <w:textAlignment w:val="baseline"/>
        <w:rPr>
          <w:rFonts w:eastAsia="SimSun" w:cs="SimSun"/>
          <w:color w:val="444444"/>
          <w:kern w:val="0"/>
          <w:szCs w:val="21"/>
        </w:rPr>
      </w:pPr>
      <w:r w:rsidRPr="008F6E9A">
        <w:rPr>
          <w:rFonts w:eastAsia="SimSun" w:cs="SimSun"/>
          <w:color w:val="444444"/>
          <w:kern w:val="0"/>
          <w:szCs w:val="21"/>
        </w:rPr>
        <w:t>What is encapsulation? Well, in a nutshell, encapsulation is the</w:t>
      </w:r>
      <w:r w:rsidRPr="008F6E9A">
        <w:rPr>
          <w:rFonts w:eastAsia="SimSun" w:cs="SimSun"/>
          <w:color w:val="444444"/>
          <w:kern w:val="0"/>
          <w:szCs w:val="21"/>
        </w:rPr>
        <w:br/>
        <w:t>hiding of data implementation by restricting access to accessors and</w:t>
      </w:r>
      <w:r w:rsidRPr="008F6E9A">
        <w:rPr>
          <w:rFonts w:eastAsia="SimSun" w:cs="SimSun"/>
          <w:color w:val="444444"/>
          <w:kern w:val="0"/>
          <w:szCs w:val="21"/>
        </w:rPr>
        <w:br/>
        <w:t>mutators.</w:t>
      </w:r>
      <w:r w:rsidR="009F2AB3" w:rsidRPr="008F6E9A">
        <w:rPr>
          <w:rFonts w:eastAsia="SimSun" w:cs="SimSun"/>
          <w:color w:val="444444"/>
          <w:kern w:val="0"/>
          <w:szCs w:val="21"/>
        </w:rPr>
        <w:t xml:space="preserve"> </w:t>
      </w:r>
    </w:p>
    <w:p w:rsidR="009F2AB3" w:rsidRPr="008F6E9A" w:rsidRDefault="00BA47EA" w:rsidP="00DC4557">
      <w:pPr>
        <w:pStyle w:val="ListParagraph"/>
        <w:widowControl/>
        <w:shd w:val="clear" w:color="auto" w:fill="FCFCFC"/>
        <w:spacing w:after="360" w:line="360" w:lineRule="atLeast"/>
        <w:ind w:left="360" w:firstLineChars="0" w:firstLine="0"/>
        <w:jc w:val="left"/>
        <w:textAlignment w:val="baseline"/>
        <w:rPr>
          <w:rFonts w:eastAsia="SimSun" w:cs="SimSun"/>
          <w:color w:val="444444"/>
          <w:kern w:val="0"/>
          <w:szCs w:val="21"/>
        </w:rPr>
      </w:pPr>
      <w:hyperlink r:id="rId8" w:history="1">
        <w:r w:rsidR="009F2AB3" w:rsidRPr="008F6E9A">
          <w:rPr>
            <w:rStyle w:val="Hyperlink"/>
            <w:rFonts w:eastAsia="SimSun" w:cs="SimSun"/>
            <w:kern w:val="0"/>
            <w:szCs w:val="21"/>
          </w:rPr>
          <w:t>http://www.tutorialspoint.com/java/java_encapsulation.htm</w:t>
        </w:r>
      </w:hyperlink>
      <w:r w:rsidR="009F2AB3" w:rsidRPr="008F6E9A">
        <w:rPr>
          <w:rFonts w:eastAsia="SimSun" w:cs="SimSun"/>
          <w:color w:val="444444"/>
          <w:kern w:val="0"/>
          <w:szCs w:val="21"/>
        </w:rPr>
        <w:t xml:space="preserve"> </w:t>
      </w:r>
    </w:p>
    <w:p w:rsidR="009F2AB3" w:rsidRPr="008F6E9A" w:rsidRDefault="009F2AB3" w:rsidP="009F2AB3">
      <w:pPr>
        <w:pStyle w:val="ListParagraph"/>
        <w:widowControl/>
        <w:shd w:val="clear" w:color="auto" w:fill="FCFCFC"/>
        <w:spacing w:after="360" w:line="360" w:lineRule="atLeast"/>
        <w:ind w:left="360" w:firstLineChars="0" w:firstLine="0"/>
        <w:jc w:val="left"/>
        <w:textAlignment w:val="baseline"/>
        <w:rPr>
          <w:rFonts w:eastAsia="SimSun" w:cs="SimSun"/>
          <w:kern w:val="0"/>
          <w:szCs w:val="21"/>
        </w:rPr>
      </w:pPr>
      <w:r w:rsidRPr="008F6E9A">
        <w:rPr>
          <w:rFonts w:eastAsia="SimSun" w:cs="SimSun"/>
          <w:kern w:val="0"/>
          <w:szCs w:val="21"/>
        </w:rPr>
        <w:t>Encapsulation in Java is a mechanism of wrapping the data (variables) and code acting on the data (methods) together as as single unit. In encapsulation the variables of a class will be hidden from other classes, and can be accessed only through the methods of their current class, therefore it is also known as data hiding.</w:t>
      </w:r>
    </w:p>
    <w:p w:rsidR="002D696B" w:rsidRPr="008F6E9A" w:rsidRDefault="002D696B" w:rsidP="008F6E9A">
      <w:pPr>
        <w:widowControl/>
        <w:shd w:val="clear" w:color="auto" w:fill="FCFCFC"/>
        <w:spacing w:after="360" w:line="360" w:lineRule="atLeast"/>
        <w:ind w:firstLineChars="190" w:firstLine="399"/>
        <w:jc w:val="left"/>
        <w:textAlignment w:val="baseline"/>
        <w:rPr>
          <w:rFonts w:eastAsia="SimSun" w:cs="SimSun"/>
          <w:kern w:val="0"/>
          <w:szCs w:val="21"/>
        </w:rPr>
      </w:pPr>
      <w:r w:rsidRPr="008F6E9A">
        <w:rPr>
          <w:rFonts w:eastAsia="SimSun" w:cs="SimSun"/>
          <w:kern w:val="0"/>
          <w:szCs w:val="21"/>
        </w:rPr>
        <w:t>To achieve encapsulation in Java</w:t>
      </w:r>
    </w:p>
    <w:p w:rsidR="002D696B" w:rsidRPr="008F6E9A" w:rsidRDefault="002D696B" w:rsidP="0035240B">
      <w:pPr>
        <w:pStyle w:val="ListParagraph"/>
        <w:widowControl/>
        <w:numPr>
          <w:ilvl w:val="0"/>
          <w:numId w:val="29"/>
        </w:numPr>
        <w:shd w:val="clear" w:color="auto" w:fill="FCFCFC"/>
        <w:spacing w:after="360" w:line="360" w:lineRule="atLeast"/>
        <w:ind w:firstLineChars="0"/>
        <w:jc w:val="left"/>
        <w:textAlignment w:val="baseline"/>
        <w:rPr>
          <w:rFonts w:eastAsia="SimSun" w:cs="SimSun"/>
          <w:kern w:val="0"/>
          <w:szCs w:val="21"/>
          <w:highlight w:val="yellow"/>
        </w:rPr>
      </w:pPr>
      <w:r w:rsidRPr="008F6E9A">
        <w:rPr>
          <w:rFonts w:eastAsia="SimSun" w:cs="SimSun"/>
          <w:kern w:val="0"/>
          <w:szCs w:val="21"/>
          <w:highlight w:val="yellow"/>
        </w:rPr>
        <w:t xml:space="preserve">Declare the variables of a class as </w:t>
      </w:r>
      <w:r w:rsidRPr="008F6E9A">
        <w:rPr>
          <w:rFonts w:eastAsia="SimSun" w:cs="SimSun"/>
          <w:kern w:val="0"/>
          <w:szCs w:val="21"/>
          <w:highlight w:val="green"/>
        </w:rPr>
        <w:t>private</w:t>
      </w:r>
      <w:r w:rsidRPr="008F6E9A">
        <w:rPr>
          <w:rFonts w:eastAsia="SimSun" w:cs="SimSun"/>
          <w:kern w:val="0"/>
          <w:szCs w:val="21"/>
          <w:highlight w:val="yellow"/>
        </w:rPr>
        <w:t>.</w:t>
      </w:r>
    </w:p>
    <w:p w:rsidR="002D696B" w:rsidRPr="008F6E9A" w:rsidRDefault="002D696B" w:rsidP="0035240B">
      <w:pPr>
        <w:pStyle w:val="ListParagraph"/>
        <w:widowControl/>
        <w:numPr>
          <w:ilvl w:val="0"/>
          <w:numId w:val="29"/>
        </w:numPr>
        <w:shd w:val="clear" w:color="auto" w:fill="FCFCFC"/>
        <w:spacing w:after="360" w:line="360" w:lineRule="atLeast"/>
        <w:ind w:firstLineChars="0"/>
        <w:jc w:val="left"/>
        <w:textAlignment w:val="baseline"/>
        <w:rPr>
          <w:rFonts w:eastAsia="SimSun" w:cs="SimSun"/>
          <w:kern w:val="0"/>
          <w:szCs w:val="21"/>
          <w:highlight w:val="yellow"/>
        </w:rPr>
      </w:pPr>
      <w:r w:rsidRPr="008F6E9A">
        <w:rPr>
          <w:rFonts w:eastAsia="SimSun" w:cs="SimSun"/>
          <w:kern w:val="0"/>
          <w:szCs w:val="21"/>
          <w:highlight w:val="yellow"/>
        </w:rPr>
        <w:t>Provide public setter and getter methods to modify and view the variables values.</w:t>
      </w:r>
    </w:p>
    <w:p w:rsidR="008F6E9A" w:rsidRDefault="006F5D4A" w:rsidP="008F6E9A">
      <w:pPr>
        <w:pStyle w:val="ListParagraph"/>
        <w:widowControl/>
        <w:shd w:val="clear" w:color="auto" w:fill="FCFCFC"/>
        <w:spacing w:after="360" w:line="360" w:lineRule="atLeast"/>
        <w:ind w:left="360" w:firstLineChars="0" w:firstLine="0"/>
        <w:jc w:val="left"/>
        <w:textAlignment w:val="baseline"/>
        <w:rPr>
          <w:rFonts w:eastAsia="SimSun" w:cs="SimSun"/>
          <w:b/>
          <w:color w:val="FF0000"/>
          <w:kern w:val="0"/>
          <w:sz w:val="28"/>
          <w:szCs w:val="28"/>
        </w:rPr>
      </w:pPr>
      <w:r w:rsidRPr="008F6E9A">
        <w:rPr>
          <w:rFonts w:eastAsia="SimSun" w:cs="SimSun"/>
          <w:b/>
          <w:color w:val="FF0000"/>
          <w:kern w:val="0"/>
          <w:sz w:val="28"/>
          <w:szCs w:val="28"/>
        </w:rPr>
        <w:t>Abstraction</w:t>
      </w:r>
    </w:p>
    <w:p w:rsidR="006F5D4A" w:rsidRPr="008F6E9A" w:rsidRDefault="006F5D4A" w:rsidP="008F6E9A">
      <w:pPr>
        <w:pStyle w:val="ListParagraph"/>
        <w:widowControl/>
        <w:shd w:val="clear" w:color="auto" w:fill="FCFCFC"/>
        <w:spacing w:after="360" w:line="360" w:lineRule="atLeast"/>
        <w:ind w:left="360" w:firstLineChars="0" w:firstLine="0"/>
        <w:jc w:val="left"/>
        <w:textAlignment w:val="baseline"/>
        <w:rPr>
          <w:rFonts w:eastAsia="SimSun" w:cs="SimSun"/>
          <w:b/>
          <w:color w:val="FF0000"/>
          <w:kern w:val="0"/>
          <w:sz w:val="28"/>
          <w:szCs w:val="28"/>
        </w:rPr>
      </w:pPr>
      <w:r w:rsidRPr="008F6E9A">
        <w:rPr>
          <w:color w:val="444444"/>
          <w:szCs w:val="21"/>
          <w:shd w:val="clear" w:color="auto" w:fill="FCFCFC"/>
        </w:rPr>
        <w:t>An abstraction denotes</w:t>
      </w:r>
      <w:r w:rsidRPr="008F6E9A">
        <w:rPr>
          <w:color w:val="444444"/>
          <w:szCs w:val="21"/>
        </w:rPr>
        <w:t xml:space="preserve"> </w:t>
      </w:r>
      <w:r w:rsidRPr="008F6E9A">
        <w:rPr>
          <w:color w:val="444444"/>
          <w:szCs w:val="21"/>
          <w:shd w:val="clear" w:color="auto" w:fill="FCFCFC"/>
        </w:rPr>
        <w:t>the essential characteristics of an object that distinguish it from all</w:t>
      </w:r>
      <w:r w:rsidRPr="008F6E9A">
        <w:rPr>
          <w:color w:val="444444"/>
          <w:szCs w:val="21"/>
        </w:rPr>
        <w:t xml:space="preserve"> </w:t>
      </w:r>
      <w:r w:rsidRPr="008F6E9A">
        <w:rPr>
          <w:color w:val="444444"/>
          <w:szCs w:val="21"/>
          <w:shd w:val="clear" w:color="auto" w:fill="FCFCFC"/>
        </w:rPr>
        <w:t>other kinds of object and thus provide crisply defined conceptual</w:t>
      </w:r>
      <w:r w:rsidRPr="008F6E9A">
        <w:rPr>
          <w:color w:val="444444"/>
          <w:szCs w:val="21"/>
        </w:rPr>
        <w:br/>
      </w:r>
      <w:r w:rsidRPr="008F6E9A">
        <w:rPr>
          <w:color w:val="444444"/>
          <w:szCs w:val="21"/>
          <w:shd w:val="clear" w:color="auto" w:fill="FCFCFC"/>
        </w:rPr>
        <w:t>boundaries, relative to the perspective of the viewer.</w:t>
      </w:r>
    </w:p>
    <w:p w:rsidR="00F824A2" w:rsidRPr="008F6E9A" w:rsidRDefault="00F824A2" w:rsidP="00DC4557">
      <w:pPr>
        <w:pStyle w:val="ListParagraph"/>
        <w:widowControl/>
        <w:shd w:val="clear" w:color="auto" w:fill="FCFCFC"/>
        <w:spacing w:after="360" w:line="360" w:lineRule="atLeast"/>
        <w:ind w:left="360" w:firstLineChars="0" w:firstLine="0"/>
        <w:jc w:val="left"/>
        <w:textAlignment w:val="baseline"/>
        <w:rPr>
          <w:szCs w:val="21"/>
          <w:shd w:val="clear" w:color="auto" w:fill="FCFCFC"/>
        </w:rPr>
      </w:pPr>
      <w:r w:rsidRPr="008F6E9A">
        <w:rPr>
          <w:szCs w:val="21"/>
          <w:shd w:val="clear" w:color="auto" w:fill="FCFCFC"/>
        </w:rPr>
        <w:t>Abstraction is a process of hiding the implementation details from the user, only the functionality will be provided to the user. In other words user will have the information on what the object does instead of how it does it.</w:t>
      </w:r>
    </w:p>
    <w:p w:rsidR="00EA3FA6" w:rsidRPr="008F6E9A" w:rsidRDefault="00EA3FA6" w:rsidP="00DC4557">
      <w:pPr>
        <w:pStyle w:val="ListParagraph"/>
        <w:widowControl/>
        <w:shd w:val="clear" w:color="auto" w:fill="FCFCFC"/>
        <w:spacing w:after="360" w:line="360" w:lineRule="atLeast"/>
        <w:ind w:left="360" w:firstLineChars="0" w:firstLine="0"/>
        <w:jc w:val="left"/>
        <w:textAlignment w:val="baseline"/>
        <w:rPr>
          <w:rStyle w:val="apple-converted-space"/>
          <w:color w:val="000000"/>
          <w:szCs w:val="21"/>
          <w:shd w:val="clear" w:color="auto" w:fill="FFFFFF"/>
        </w:rPr>
      </w:pPr>
      <w:r w:rsidRPr="008F6E9A">
        <w:rPr>
          <w:color w:val="000000"/>
          <w:szCs w:val="21"/>
          <w:shd w:val="clear" w:color="auto" w:fill="FFFFFF"/>
        </w:rPr>
        <w:t>Abstraction in</w:t>
      </w:r>
      <w:r w:rsidRPr="008F6E9A">
        <w:rPr>
          <w:rStyle w:val="apple-converted-space"/>
          <w:color w:val="000000"/>
          <w:szCs w:val="21"/>
          <w:shd w:val="clear" w:color="auto" w:fill="FFFFFF"/>
        </w:rPr>
        <w:t> </w:t>
      </w:r>
      <w:r w:rsidRPr="008F6E9A">
        <w:rPr>
          <w:color w:val="000000"/>
          <w:szCs w:val="21"/>
          <w:shd w:val="clear" w:color="auto" w:fill="FFFFFF"/>
        </w:rPr>
        <w:t>Java</w:t>
      </w:r>
      <w:r w:rsidRPr="008F6E9A">
        <w:rPr>
          <w:rStyle w:val="apple-converted-space"/>
          <w:color w:val="000000"/>
          <w:szCs w:val="21"/>
          <w:shd w:val="clear" w:color="auto" w:fill="FFFFFF"/>
        </w:rPr>
        <w:t> </w:t>
      </w:r>
      <w:r w:rsidR="000A144B" w:rsidRPr="008F6E9A">
        <w:rPr>
          <w:color w:val="000000"/>
          <w:szCs w:val="21"/>
          <w:shd w:val="clear" w:color="auto" w:fill="FFFFFF"/>
        </w:rPr>
        <w:t>is achieved by </w:t>
      </w:r>
      <w:r w:rsidRPr="008F6E9A">
        <w:rPr>
          <w:color w:val="000000"/>
          <w:szCs w:val="21"/>
          <w:shd w:val="clear" w:color="auto" w:fill="FFFFFF"/>
        </w:rPr>
        <w:t>using</w:t>
      </w:r>
      <w:r w:rsidR="001922C9" w:rsidRPr="008F6E9A">
        <w:rPr>
          <w:rStyle w:val="ilad"/>
          <w:szCs w:val="21"/>
        </w:rPr>
        <w:t xml:space="preserve"> </w:t>
      </w:r>
      <w:r w:rsidR="001922C9" w:rsidRPr="008F6E9A">
        <w:rPr>
          <w:rStyle w:val="ilad"/>
          <w:szCs w:val="21"/>
          <w:highlight w:val="yellow"/>
        </w:rPr>
        <w:t>abstract keyword</w:t>
      </w:r>
      <w:r w:rsidR="005868D7" w:rsidRPr="008F6E9A">
        <w:rPr>
          <w:rStyle w:val="ilad"/>
          <w:szCs w:val="21"/>
        </w:rPr>
        <w:t xml:space="preserve"> </w:t>
      </w:r>
      <w:r w:rsidR="005868D7" w:rsidRPr="008F6E9A">
        <w:rPr>
          <w:rStyle w:val="ilad"/>
          <w:szCs w:val="21"/>
          <w:highlight w:val="cyan"/>
        </w:rPr>
        <w:t>or interface</w:t>
      </w:r>
      <w:r w:rsidRPr="008F6E9A">
        <w:rPr>
          <w:rStyle w:val="apple-converted-space"/>
          <w:color w:val="000000"/>
          <w:szCs w:val="21"/>
          <w:shd w:val="clear" w:color="auto" w:fill="FFFFFF"/>
        </w:rPr>
        <w:t> </w:t>
      </w:r>
      <w:r w:rsidRPr="008F6E9A">
        <w:rPr>
          <w:color w:val="000000"/>
          <w:szCs w:val="21"/>
          <w:shd w:val="clear" w:color="auto" w:fill="FFFFFF"/>
        </w:rPr>
        <w:t>in</w:t>
      </w:r>
      <w:r w:rsidRPr="008F6E9A">
        <w:rPr>
          <w:rStyle w:val="apple-converted-space"/>
          <w:color w:val="000000"/>
          <w:szCs w:val="21"/>
          <w:shd w:val="clear" w:color="auto" w:fill="FFFFFF"/>
        </w:rPr>
        <w:t> </w:t>
      </w:r>
      <w:r w:rsidRPr="008F6E9A">
        <w:rPr>
          <w:color w:val="000000"/>
          <w:szCs w:val="21"/>
          <w:shd w:val="clear" w:color="auto" w:fill="FFFFFF"/>
        </w:rPr>
        <w:t>Java. An interface or</w:t>
      </w:r>
      <w:r w:rsidRPr="008F6E9A">
        <w:rPr>
          <w:rStyle w:val="apple-converted-space"/>
          <w:color w:val="000000"/>
          <w:szCs w:val="21"/>
          <w:shd w:val="clear" w:color="auto" w:fill="FFFFFF"/>
        </w:rPr>
        <w:t> </w:t>
      </w:r>
      <w:r w:rsidRPr="008F6E9A">
        <w:rPr>
          <w:color w:val="000000"/>
          <w:szCs w:val="21"/>
          <w:shd w:val="clear" w:color="auto" w:fill="FFFFFF"/>
        </w:rPr>
        <w:t>abstract class</w:t>
      </w:r>
      <w:r w:rsidRPr="008F6E9A">
        <w:rPr>
          <w:rStyle w:val="apple-converted-space"/>
          <w:color w:val="000000"/>
          <w:szCs w:val="21"/>
          <w:shd w:val="clear" w:color="auto" w:fill="FFFFFF"/>
        </w:rPr>
        <w:t> </w:t>
      </w:r>
      <w:r w:rsidRPr="008F6E9A">
        <w:rPr>
          <w:color w:val="000000"/>
          <w:szCs w:val="21"/>
          <w:shd w:val="clear" w:color="auto" w:fill="FFFFFF"/>
        </w:rPr>
        <w:t>is something which is not concrete , something which is incomplete.</w:t>
      </w:r>
      <w:r w:rsidRPr="008F6E9A">
        <w:rPr>
          <w:rStyle w:val="apple-converted-space"/>
          <w:color w:val="000000"/>
          <w:szCs w:val="21"/>
          <w:shd w:val="clear" w:color="auto" w:fill="FFFFFF"/>
        </w:rPr>
        <w:t> </w:t>
      </w:r>
    </w:p>
    <w:p w:rsidR="008155E3" w:rsidRPr="008F6E9A" w:rsidRDefault="008155E3" w:rsidP="008F6E9A">
      <w:pPr>
        <w:pStyle w:val="ListParagraph"/>
        <w:widowControl/>
        <w:shd w:val="clear" w:color="auto" w:fill="FCFCFC"/>
        <w:spacing w:after="360" w:line="360" w:lineRule="atLeast"/>
        <w:ind w:left="360" w:firstLineChars="0" w:firstLine="0"/>
        <w:jc w:val="left"/>
        <w:textAlignment w:val="baseline"/>
        <w:rPr>
          <w:color w:val="000000"/>
          <w:szCs w:val="21"/>
          <w:shd w:val="clear" w:color="auto" w:fill="FFFFFF"/>
        </w:rPr>
      </w:pPr>
      <w:r w:rsidRPr="008F6E9A">
        <w:rPr>
          <w:rStyle w:val="apple-converted-space"/>
          <w:color w:val="000000"/>
          <w:szCs w:val="21"/>
          <w:highlight w:val="yellow"/>
          <w:shd w:val="clear" w:color="auto" w:fill="FFFFFF"/>
        </w:rPr>
        <w:t>Note: The class contain abstract method should be abstract class.</w:t>
      </w:r>
    </w:p>
    <w:p w:rsidR="00C3282C" w:rsidRPr="008F6E9A" w:rsidRDefault="00C3282C" w:rsidP="00C3282C">
      <w:pPr>
        <w:widowControl/>
        <w:shd w:val="clear" w:color="auto" w:fill="FCFCFC"/>
        <w:spacing w:line="360" w:lineRule="atLeast"/>
        <w:jc w:val="left"/>
        <w:textAlignment w:val="baseline"/>
        <w:rPr>
          <w:rFonts w:eastAsia="SimSun" w:cs="SimSun"/>
          <w:color w:val="FF0000"/>
          <w:kern w:val="0"/>
          <w:sz w:val="28"/>
          <w:szCs w:val="28"/>
        </w:rPr>
      </w:pPr>
      <w:r w:rsidRPr="008F6E9A">
        <w:rPr>
          <w:rFonts w:eastAsia="SimSun" w:cs="SimSun"/>
          <w:b/>
          <w:bCs/>
          <w:color w:val="FF0000"/>
          <w:kern w:val="0"/>
          <w:sz w:val="28"/>
          <w:szCs w:val="28"/>
          <w:bdr w:val="none" w:sz="0" w:space="0" w:color="auto" w:frame="1"/>
        </w:rPr>
        <w:t>Inheritance</w:t>
      </w:r>
    </w:p>
    <w:p w:rsidR="00C3282C" w:rsidRPr="008F6E9A" w:rsidRDefault="00C3282C" w:rsidP="00C3282C">
      <w:pPr>
        <w:widowControl/>
        <w:shd w:val="clear" w:color="auto" w:fill="FCFCFC"/>
        <w:spacing w:after="360" w:line="360" w:lineRule="atLeast"/>
        <w:jc w:val="left"/>
        <w:textAlignment w:val="baseline"/>
        <w:rPr>
          <w:rFonts w:eastAsia="SimSun" w:cs="SimSun"/>
          <w:color w:val="444444"/>
          <w:kern w:val="0"/>
          <w:szCs w:val="21"/>
        </w:rPr>
      </w:pPr>
      <w:r w:rsidRPr="008F6E9A">
        <w:rPr>
          <w:rFonts w:eastAsia="SimSun" w:cs="SimSun"/>
          <w:color w:val="444444"/>
          <w:kern w:val="0"/>
          <w:szCs w:val="21"/>
        </w:rPr>
        <w:lastRenderedPageBreak/>
        <w:t>Now lets discuss inheritance.  Objects can relate to each</w:t>
      </w:r>
      <w:r w:rsidR="0026445D" w:rsidRPr="008F6E9A">
        <w:rPr>
          <w:rFonts w:eastAsia="SimSun" w:cs="SimSun"/>
          <w:color w:val="444444"/>
          <w:kern w:val="0"/>
          <w:szCs w:val="21"/>
        </w:rPr>
        <w:t xml:space="preserve"> </w:t>
      </w:r>
      <w:r w:rsidRPr="008F6E9A">
        <w:rPr>
          <w:rFonts w:eastAsia="SimSun" w:cs="SimSun"/>
          <w:color w:val="444444"/>
          <w:kern w:val="0"/>
          <w:szCs w:val="21"/>
        </w:rPr>
        <w:t>other</w:t>
      </w:r>
      <w:r w:rsidRPr="008F6E9A">
        <w:rPr>
          <w:rFonts w:eastAsia="SimSun" w:cs="SimSun"/>
          <w:color w:val="444444"/>
          <w:kern w:val="0"/>
          <w:szCs w:val="21"/>
        </w:rPr>
        <w:br/>
        <w:t>with either a “has a”, “uses a” or an “is a” relationship.  “Is a”</w:t>
      </w:r>
      <w:r w:rsidRPr="008F6E9A">
        <w:rPr>
          <w:rFonts w:eastAsia="SimSun" w:cs="SimSun"/>
          <w:color w:val="444444"/>
          <w:kern w:val="0"/>
          <w:szCs w:val="21"/>
        </w:rPr>
        <w:br/>
        <w:t>is the inheritance way of object relationship. </w:t>
      </w:r>
    </w:p>
    <w:p w:rsidR="00C63AC1" w:rsidRPr="008F6E9A" w:rsidRDefault="00BA47EA" w:rsidP="00C3282C">
      <w:pPr>
        <w:widowControl/>
        <w:shd w:val="clear" w:color="auto" w:fill="FCFCFC"/>
        <w:spacing w:after="360" w:line="360" w:lineRule="atLeast"/>
        <w:jc w:val="left"/>
        <w:textAlignment w:val="baseline"/>
        <w:rPr>
          <w:rFonts w:eastAsia="SimSun" w:cs="SimSun"/>
          <w:color w:val="444444"/>
          <w:kern w:val="0"/>
          <w:szCs w:val="21"/>
        </w:rPr>
      </w:pPr>
      <w:hyperlink r:id="rId9" w:history="1">
        <w:r w:rsidR="00C63AC1" w:rsidRPr="008F6E9A">
          <w:rPr>
            <w:rStyle w:val="Hyperlink"/>
            <w:rFonts w:eastAsia="SimSun" w:cs="SimSun"/>
            <w:kern w:val="0"/>
            <w:szCs w:val="21"/>
          </w:rPr>
          <w:t>http://www.tutorialspoint.com/java/java_inheritance.htm</w:t>
        </w:r>
      </w:hyperlink>
      <w:r w:rsidR="00C63AC1" w:rsidRPr="008F6E9A">
        <w:rPr>
          <w:rFonts w:eastAsia="SimSun" w:cs="SimSun"/>
          <w:color w:val="444444"/>
          <w:kern w:val="0"/>
          <w:szCs w:val="21"/>
        </w:rPr>
        <w:t xml:space="preserve"> </w:t>
      </w:r>
    </w:p>
    <w:p w:rsidR="00C63AC1" w:rsidRPr="008F6E9A" w:rsidRDefault="00C63AC1" w:rsidP="00C63AC1">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 xml:space="preserve">Inheritance can be defined as the process where one class acquires the properties </w:t>
      </w:r>
      <w:r w:rsidR="003B3784" w:rsidRPr="008F6E9A">
        <w:rPr>
          <w:rFonts w:eastAsia="SimSun" w:cs="SimSun"/>
          <w:kern w:val="0"/>
          <w:szCs w:val="21"/>
        </w:rPr>
        <w:t>(methods and fields) of another. A class that is inherited is called a superclass. The class that does the inheriting is called a subclass. Inheritance is done by using the keyword extends. The two most common reasons to use inheritance are: To promote code reuse, To use polymorphism</w:t>
      </w:r>
    </w:p>
    <w:p w:rsidR="00C63AC1" w:rsidRPr="008F6E9A" w:rsidRDefault="00C63AC1" w:rsidP="00C63AC1">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The class which inherits the properties of other is known as subclass (derived class, child class) and the class whose properties are inherited is known as superclass (base class, parent class).</w:t>
      </w:r>
      <w:r w:rsidR="00293EA1" w:rsidRPr="008F6E9A">
        <w:rPr>
          <w:rFonts w:eastAsia="SimSun" w:cs="SimSun"/>
          <w:kern w:val="0"/>
          <w:szCs w:val="21"/>
        </w:rPr>
        <w:t xml:space="preserve"> And Java doesn’t support multiple inheritance.</w:t>
      </w:r>
    </w:p>
    <w:p w:rsidR="0044122E" w:rsidRPr="008F6E9A" w:rsidRDefault="00462322" w:rsidP="0044122E">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highlight w:val="yellow"/>
        </w:rPr>
        <w:t>E</w:t>
      </w:r>
      <w:r w:rsidR="0044122E" w:rsidRPr="008F6E9A">
        <w:rPr>
          <w:rFonts w:eastAsia="SimSun" w:cs="SimSun"/>
          <w:kern w:val="0"/>
          <w:szCs w:val="21"/>
          <w:highlight w:val="yellow"/>
        </w:rPr>
        <w:t>xtends</w:t>
      </w:r>
      <w:r w:rsidRPr="008F6E9A">
        <w:rPr>
          <w:rFonts w:eastAsia="SimSun" w:cs="SimSun"/>
          <w:kern w:val="0"/>
          <w:szCs w:val="21"/>
          <w:highlight w:val="yellow"/>
        </w:rPr>
        <w:t>/implements</w:t>
      </w:r>
      <w:r w:rsidR="0044122E" w:rsidRPr="008F6E9A">
        <w:rPr>
          <w:rFonts w:eastAsia="SimSun" w:cs="SimSun"/>
          <w:kern w:val="0"/>
          <w:szCs w:val="21"/>
          <w:highlight w:val="yellow"/>
        </w:rPr>
        <w:t xml:space="preserve"> Keyword</w:t>
      </w:r>
      <w:r w:rsidR="00F3212D" w:rsidRPr="008F6E9A">
        <w:rPr>
          <w:rFonts w:eastAsia="SimSun" w:cs="SimSun"/>
          <w:kern w:val="0"/>
          <w:szCs w:val="21"/>
        </w:rPr>
        <w:t xml:space="preserve"> </w:t>
      </w:r>
      <w:r w:rsidR="00F3212D" w:rsidRPr="008F6E9A">
        <w:rPr>
          <w:rFonts w:eastAsia="SimSun" w:cs="SimSun"/>
          <w:kern w:val="0"/>
          <w:szCs w:val="21"/>
        </w:rPr>
        <w:sym w:font="Wingdings" w:char="F0E0"/>
      </w:r>
      <w:r w:rsidR="00F3212D" w:rsidRPr="008F6E9A">
        <w:rPr>
          <w:rFonts w:eastAsia="SimSun" w:cs="SimSun"/>
          <w:kern w:val="0"/>
          <w:szCs w:val="21"/>
        </w:rPr>
        <w:t xml:space="preserve"> </w:t>
      </w:r>
      <w:r w:rsidR="00F3212D" w:rsidRPr="008F6E9A">
        <w:rPr>
          <w:rFonts w:eastAsia="SimSun" w:cs="SimSun"/>
          <w:kern w:val="0"/>
          <w:szCs w:val="21"/>
          <w:highlight w:val="yellow"/>
        </w:rPr>
        <w:t>IS-A relationship</w:t>
      </w:r>
    </w:p>
    <w:p w:rsidR="0044122E" w:rsidRPr="008F6E9A" w:rsidRDefault="0044122E" w:rsidP="0044122E">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extends is the keyword used to inherit the properties of a class. Below given is the syntax of extends keyword.</w:t>
      </w:r>
      <w:r w:rsidR="00CE2FF4" w:rsidRPr="008F6E9A">
        <w:rPr>
          <w:rFonts w:eastAsia="SimSun" w:cs="SimSun"/>
          <w:kern w:val="0"/>
          <w:szCs w:val="21"/>
        </w:rPr>
        <w:t xml:space="preserve"> Generally, the implements keyword is used with classes to inherit the properties of an interface. Interfaces can never be extended by a class</w:t>
      </w:r>
    </w:p>
    <w:p w:rsidR="00B94143" w:rsidRPr="008F6E9A" w:rsidRDefault="00B94143" w:rsidP="0044122E">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E.g</w:t>
      </w:r>
    </w:p>
    <w:p w:rsidR="00B94143" w:rsidRPr="008F6E9A" w:rsidRDefault="00B94143" w:rsidP="0044122E">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 xml:space="preserve">In the given program when an object to My_Calculation class is created, a copy of the contents of the super class is made with in it. </w:t>
      </w:r>
      <w:r w:rsidRPr="008F6E9A">
        <w:rPr>
          <w:rFonts w:eastAsia="SimSun" w:cs="SimSun"/>
          <w:kern w:val="0"/>
          <w:szCs w:val="21"/>
          <w:highlight w:val="magenta"/>
        </w:rPr>
        <w:t>That is why, using the object of the subclass you can access the members of a super class.</w:t>
      </w:r>
    </w:p>
    <w:p w:rsidR="00B94143" w:rsidRPr="008F6E9A" w:rsidRDefault="00B94143" w:rsidP="00B94143">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class Calculation{ }</w:t>
      </w:r>
    </w:p>
    <w:p w:rsidR="00B94143" w:rsidRPr="008F6E9A" w:rsidRDefault="00B94143" w:rsidP="00B94143">
      <w:pPr>
        <w:widowControl/>
        <w:shd w:val="clear" w:color="auto" w:fill="FCFCFC"/>
        <w:spacing w:after="360" w:line="360" w:lineRule="atLeast"/>
        <w:jc w:val="left"/>
        <w:textAlignment w:val="baseline"/>
        <w:rPr>
          <w:rFonts w:eastAsia="SimSun" w:cs="SimSun"/>
          <w:kern w:val="0"/>
          <w:szCs w:val="21"/>
        </w:rPr>
      </w:pPr>
      <w:r w:rsidRPr="008F6E9A">
        <w:rPr>
          <w:rFonts w:eastAsia="SimSun" w:cs="SimSun"/>
          <w:kern w:val="0"/>
          <w:szCs w:val="21"/>
        </w:rPr>
        <w:t xml:space="preserve">public class My_Calculation </w:t>
      </w:r>
      <w:r w:rsidRPr="008F6E9A">
        <w:rPr>
          <w:rFonts w:eastAsia="SimSun" w:cs="SimSun"/>
          <w:kern w:val="0"/>
          <w:szCs w:val="21"/>
          <w:highlight w:val="green"/>
        </w:rPr>
        <w:t>extends</w:t>
      </w:r>
      <w:r w:rsidRPr="008F6E9A">
        <w:rPr>
          <w:rFonts w:eastAsia="SimSun" w:cs="SimSun"/>
          <w:kern w:val="0"/>
          <w:szCs w:val="21"/>
        </w:rPr>
        <w:t xml:space="preserve"> Calculation{}</w:t>
      </w:r>
    </w:p>
    <w:p w:rsidR="00F302EE" w:rsidRPr="0044122E" w:rsidRDefault="00F302EE" w:rsidP="0044122E">
      <w:pPr>
        <w:widowControl/>
        <w:shd w:val="clear" w:color="auto" w:fill="FCFCFC"/>
        <w:spacing w:after="360" w:line="360" w:lineRule="atLeast"/>
        <w:jc w:val="left"/>
        <w:textAlignment w:val="baseline"/>
        <w:rPr>
          <w:rFonts w:eastAsia="SimSun" w:cs="SimSun"/>
          <w:kern w:val="0"/>
          <w:sz w:val="22"/>
        </w:rPr>
      </w:pPr>
      <w:r>
        <w:rPr>
          <w:noProof/>
        </w:rPr>
        <w:lastRenderedPageBreak/>
        <w:drawing>
          <wp:inline distT="0" distB="0" distL="0" distR="0">
            <wp:extent cx="4936490" cy="2333625"/>
            <wp:effectExtent l="0" t="0" r="0" b="9525"/>
            <wp:docPr id="10" name="图片 10"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heri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6490" cy="2333625"/>
                    </a:xfrm>
                    <a:prstGeom prst="rect">
                      <a:avLst/>
                    </a:prstGeom>
                    <a:noFill/>
                    <a:ln>
                      <a:noFill/>
                    </a:ln>
                  </pic:spPr>
                </pic:pic>
              </a:graphicData>
            </a:graphic>
          </wp:inline>
        </w:drawing>
      </w:r>
    </w:p>
    <w:p w:rsidR="00C63AC1" w:rsidRDefault="008C7637" w:rsidP="00C63AC1">
      <w:pPr>
        <w:widowControl/>
        <w:shd w:val="clear" w:color="auto" w:fill="FCFCFC"/>
        <w:spacing w:after="360" w:line="360" w:lineRule="atLeast"/>
        <w:jc w:val="left"/>
        <w:textAlignment w:val="baseline"/>
        <w:rPr>
          <w:rFonts w:ascii="Georgia" w:eastAsia="SimSun" w:hAnsi="Georgia" w:cs="SimSun"/>
          <w:color w:val="444444"/>
          <w:kern w:val="0"/>
          <w:sz w:val="24"/>
          <w:szCs w:val="24"/>
        </w:rPr>
      </w:pPr>
      <w:r>
        <w:rPr>
          <w:noProof/>
        </w:rPr>
        <w:drawing>
          <wp:inline distT="0" distB="0" distL="0" distR="0">
            <wp:extent cx="5274310" cy="4373775"/>
            <wp:effectExtent l="0" t="0" r="2540" b="8255"/>
            <wp:docPr id="9" name="图片 9" descr="Java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Tuto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373775"/>
                    </a:xfrm>
                    <a:prstGeom prst="rect">
                      <a:avLst/>
                    </a:prstGeom>
                    <a:noFill/>
                    <a:ln>
                      <a:noFill/>
                    </a:ln>
                  </pic:spPr>
                </pic:pic>
              </a:graphicData>
            </a:graphic>
          </wp:inline>
        </w:drawing>
      </w:r>
    </w:p>
    <w:p w:rsidR="00056D96" w:rsidRPr="00E85759" w:rsidRDefault="00056D96" w:rsidP="0097048E">
      <w:pPr>
        <w:widowControl/>
        <w:shd w:val="clear" w:color="auto" w:fill="FCFCFC"/>
        <w:spacing w:after="360" w:line="360" w:lineRule="atLeast"/>
        <w:jc w:val="left"/>
        <w:textAlignment w:val="baseline"/>
        <w:rPr>
          <w:rFonts w:eastAsia="SimSun" w:cs="SimSun"/>
          <w:kern w:val="0"/>
          <w:szCs w:val="21"/>
          <w:highlight w:val="yellow"/>
        </w:rPr>
      </w:pPr>
      <w:r w:rsidRPr="00E85759">
        <w:rPr>
          <w:rFonts w:eastAsia="SimSun" w:cs="SimSun" w:hint="eastAsia"/>
          <w:kern w:val="0"/>
          <w:szCs w:val="21"/>
          <w:highlight w:val="yellow"/>
        </w:rPr>
        <w:t xml:space="preserve">instanceOf keyword </w:t>
      </w:r>
      <w:r w:rsidRPr="00E85759">
        <w:rPr>
          <w:rFonts w:eastAsia="SimSun" w:cs="SimSun" w:hint="eastAsia"/>
          <w:kern w:val="0"/>
          <w:szCs w:val="21"/>
        </w:rPr>
        <w:t xml:space="preserve"> </w:t>
      </w:r>
      <w:r w:rsidRPr="00E85759">
        <w:rPr>
          <w:rFonts w:eastAsia="SimSun" w:cs="SimSun"/>
          <w:kern w:val="0"/>
          <w:szCs w:val="21"/>
        </w:rPr>
        <w:sym w:font="Wingdings" w:char="F0E0"/>
      </w:r>
      <w:r w:rsidRPr="00E85759">
        <w:rPr>
          <w:rFonts w:eastAsia="SimSun" w:cs="SimSun" w:hint="eastAsia"/>
          <w:kern w:val="0"/>
          <w:szCs w:val="21"/>
        </w:rPr>
        <w:t xml:space="preserve"> </w:t>
      </w:r>
      <w:r w:rsidRPr="00E85759">
        <w:rPr>
          <w:rFonts w:eastAsia="SimSun" w:cs="SimSun" w:hint="eastAsia"/>
          <w:kern w:val="0"/>
          <w:szCs w:val="21"/>
          <w:highlight w:val="yellow"/>
        </w:rPr>
        <w:t xml:space="preserve"> IS-A relationship</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hint="eastAsia"/>
          <w:kern w:val="0"/>
          <w:szCs w:val="21"/>
        </w:rPr>
        <w:t xml:space="preserve">E.g </w:t>
      </w:r>
      <w:r w:rsidRPr="00E85759">
        <w:rPr>
          <w:rFonts w:eastAsia="SimSun" w:cs="SimSun"/>
          <w:kern w:val="0"/>
          <w:szCs w:val="21"/>
        </w:rPr>
        <w:t>Let us use the instanceof operator to check determine whether Mammal is actually an Animal, and dog is actually an Animal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interface Animal{}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lastRenderedPageBreak/>
        <w:t>class Mammal implements Animal{}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public class Dog extends Mammal{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public static void main(String args[]){</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Mammal m = new Mammal();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Dog d = new Dog();</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System.out.println(m instanceof Animal);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System.out.println(d instanceof Mammal);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System.out.println(d instanceof Animal);</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w:t>
      </w:r>
    </w:p>
    <w:p w:rsidR="00462322" w:rsidRPr="00E85759" w:rsidRDefault="00462322" w:rsidP="00462322">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rPr>
        <w:t xml:space="preserve">} </w:t>
      </w:r>
    </w:p>
    <w:p w:rsidR="00462322" w:rsidRPr="00E85759" w:rsidRDefault="00462322" w:rsidP="0097048E">
      <w:pPr>
        <w:widowControl/>
        <w:shd w:val="clear" w:color="auto" w:fill="FCFCFC"/>
        <w:spacing w:after="360" w:line="360" w:lineRule="atLeast"/>
        <w:jc w:val="left"/>
        <w:textAlignment w:val="baseline"/>
        <w:rPr>
          <w:rFonts w:eastAsia="SimSun" w:cs="SimSun"/>
          <w:kern w:val="0"/>
          <w:szCs w:val="21"/>
        </w:rPr>
      </w:pPr>
      <w:r w:rsidRPr="00E85759">
        <w:rPr>
          <w:rFonts w:eastAsia="SimSun" w:cs="SimSun"/>
          <w:kern w:val="0"/>
          <w:szCs w:val="21"/>
          <w:highlight w:val="yellow"/>
        </w:rPr>
        <w:t>This would produce the following result:</w:t>
      </w:r>
      <w:r w:rsidRPr="00E85759">
        <w:rPr>
          <w:rFonts w:eastAsia="SimSun" w:cs="SimSun" w:hint="eastAsia"/>
          <w:kern w:val="0"/>
          <w:szCs w:val="21"/>
          <w:highlight w:val="yellow"/>
        </w:rPr>
        <w:t xml:space="preserve"> true / true / true</w:t>
      </w:r>
    </w:p>
    <w:p w:rsidR="0097048E" w:rsidRPr="0097048E" w:rsidRDefault="0097048E" w:rsidP="0097048E">
      <w:pPr>
        <w:widowControl/>
        <w:shd w:val="clear" w:color="auto" w:fill="FCFCFC"/>
        <w:spacing w:after="360" w:line="360" w:lineRule="atLeast"/>
        <w:jc w:val="left"/>
        <w:textAlignment w:val="baseline"/>
        <w:rPr>
          <w:rFonts w:eastAsia="SimSun" w:cs="SimSun"/>
          <w:kern w:val="0"/>
          <w:sz w:val="22"/>
        </w:rPr>
      </w:pPr>
      <w:r w:rsidRPr="0097048E">
        <w:rPr>
          <w:rFonts w:eastAsia="SimSun" w:cs="SimSun"/>
          <w:kern w:val="0"/>
          <w:sz w:val="22"/>
          <w:highlight w:val="yellow"/>
        </w:rPr>
        <w:t>super keyword</w:t>
      </w:r>
    </w:p>
    <w:p w:rsidR="0097048E" w:rsidRPr="0097048E" w:rsidRDefault="0097048E" w:rsidP="0097048E">
      <w:pPr>
        <w:widowControl/>
        <w:shd w:val="clear" w:color="auto" w:fill="FCFCFC"/>
        <w:spacing w:after="360" w:line="360" w:lineRule="atLeast"/>
        <w:jc w:val="left"/>
        <w:textAlignment w:val="baseline"/>
        <w:rPr>
          <w:rFonts w:eastAsia="SimSun" w:cs="SimSun"/>
          <w:kern w:val="0"/>
          <w:sz w:val="22"/>
        </w:rPr>
      </w:pPr>
      <w:r w:rsidRPr="0097048E">
        <w:rPr>
          <w:rFonts w:eastAsia="SimSun" w:cs="SimSun"/>
          <w:kern w:val="0"/>
          <w:sz w:val="22"/>
        </w:rPr>
        <w:t>The super keyword is similar to this keyword following are the scenarios where the super keyword is used.</w:t>
      </w:r>
    </w:p>
    <w:p w:rsidR="0097048E" w:rsidRPr="0097048E" w:rsidRDefault="0097048E" w:rsidP="0097048E">
      <w:pPr>
        <w:widowControl/>
        <w:shd w:val="clear" w:color="auto" w:fill="FCFCFC"/>
        <w:spacing w:after="360" w:line="360" w:lineRule="atLeast"/>
        <w:jc w:val="left"/>
        <w:textAlignment w:val="baseline"/>
        <w:rPr>
          <w:rFonts w:eastAsia="SimSun" w:cs="SimSun"/>
          <w:kern w:val="0"/>
          <w:sz w:val="22"/>
        </w:rPr>
      </w:pPr>
      <w:r w:rsidRPr="0097048E">
        <w:rPr>
          <w:rFonts w:eastAsia="SimSun" w:cs="SimSun" w:hint="eastAsia"/>
          <w:kern w:val="0"/>
          <w:sz w:val="22"/>
        </w:rPr>
        <w:t>(a)</w:t>
      </w:r>
      <w:r w:rsidRPr="0097048E">
        <w:rPr>
          <w:rFonts w:eastAsia="SimSun" w:cs="SimSun"/>
          <w:kern w:val="0"/>
          <w:sz w:val="22"/>
        </w:rPr>
        <w:t xml:space="preserve">It is used to differentiate the members of superclass from the members of subclass, </w:t>
      </w:r>
      <w:r w:rsidRPr="00232415">
        <w:rPr>
          <w:rFonts w:eastAsia="SimSun" w:cs="SimSun"/>
          <w:kern w:val="0"/>
          <w:sz w:val="22"/>
          <w:highlight w:val="magenta"/>
        </w:rPr>
        <w:t>if they have same names</w:t>
      </w:r>
      <w:r w:rsidRPr="00232415">
        <w:rPr>
          <w:rFonts w:eastAsia="SimSun" w:cs="SimSun" w:hint="eastAsia"/>
          <w:kern w:val="0"/>
          <w:sz w:val="22"/>
          <w:highlight w:val="magenta"/>
        </w:rPr>
        <w:t>.</w:t>
      </w:r>
    </w:p>
    <w:p w:rsidR="00C63AC1" w:rsidRDefault="0097048E" w:rsidP="0097048E">
      <w:pPr>
        <w:widowControl/>
        <w:shd w:val="clear" w:color="auto" w:fill="FCFCFC"/>
        <w:spacing w:after="360" w:line="360" w:lineRule="atLeast"/>
        <w:jc w:val="left"/>
        <w:textAlignment w:val="baseline"/>
        <w:rPr>
          <w:rFonts w:eastAsia="SimSun" w:cs="SimSun"/>
          <w:kern w:val="0"/>
          <w:sz w:val="22"/>
        </w:rPr>
      </w:pPr>
      <w:r w:rsidRPr="0097048E">
        <w:rPr>
          <w:rFonts w:eastAsia="SimSun" w:cs="SimSun" w:hint="eastAsia"/>
          <w:kern w:val="0"/>
          <w:sz w:val="22"/>
        </w:rPr>
        <w:t>(b)</w:t>
      </w:r>
      <w:r w:rsidRPr="0097048E">
        <w:rPr>
          <w:rFonts w:eastAsia="SimSun" w:cs="SimSun"/>
          <w:kern w:val="0"/>
          <w:sz w:val="22"/>
        </w:rPr>
        <w:t>It is used to invoke the superclass constructor from subclass.</w:t>
      </w:r>
    </w:p>
    <w:p w:rsidR="00232415" w:rsidRPr="00232415" w:rsidRDefault="00232415" w:rsidP="00232415">
      <w:pPr>
        <w:widowControl/>
        <w:shd w:val="clear" w:color="auto" w:fill="FCFCFC"/>
        <w:spacing w:after="360" w:line="360" w:lineRule="atLeast"/>
        <w:jc w:val="left"/>
        <w:textAlignment w:val="baseline"/>
        <w:rPr>
          <w:rFonts w:eastAsia="SimSun" w:cs="SimSun"/>
          <w:kern w:val="0"/>
          <w:sz w:val="22"/>
        </w:rPr>
      </w:pPr>
      <w:r>
        <w:rPr>
          <w:rFonts w:eastAsia="SimSun" w:cs="SimSun" w:hint="eastAsia"/>
          <w:kern w:val="0"/>
          <w:sz w:val="22"/>
        </w:rPr>
        <w:t xml:space="preserve">E.g </w:t>
      </w:r>
      <w:r w:rsidRPr="00232415">
        <w:rPr>
          <w:rFonts w:eastAsia="SimSun" w:cs="SimSun"/>
          <w:kern w:val="0"/>
          <w:sz w:val="22"/>
        </w:rPr>
        <w:t>If a class is inheriting the properties of another class, the subclass automatically acquires the default constructor of the super class. But if you want to call a parametrized constructor of the super class, you need to use th</w:t>
      </w:r>
      <w:r>
        <w:rPr>
          <w:rFonts w:eastAsia="SimSun" w:cs="SimSun"/>
          <w:kern w:val="0"/>
          <w:sz w:val="22"/>
        </w:rPr>
        <w:t>e super keyword as shown below</w:t>
      </w:r>
    </w:p>
    <w:p w:rsidR="0097048E" w:rsidRDefault="00232415" w:rsidP="00C63AC1">
      <w:pPr>
        <w:widowControl/>
        <w:shd w:val="clear" w:color="auto" w:fill="FCFCFC"/>
        <w:spacing w:after="360" w:line="360" w:lineRule="atLeast"/>
        <w:jc w:val="left"/>
        <w:textAlignment w:val="baseline"/>
        <w:rPr>
          <w:rFonts w:eastAsia="SimSun" w:cs="SimSun"/>
          <w:kern w:val="0"/>
          <w:sz w:val="22"/>
        </w:rPr>
      </w:pPr>
      <w:r>
        <w:rPr>
          <w:rFonts w:eastAsia="SimSun" w:cs="SimSun"/>
          <w:kern w:val="0"/>
          <w:sz w:val="22"/>
          <w:highlight w:val="green"/>
        </w:rPr>
        <w:t>super(values)</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lastRenderedPageBreak/>
        <w:t>class Superclass{</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int 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Superclass(int 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this.age = age; </w:t>
      </w:r>
      <w:r w:rsidRPr="00E85759">
        <w:rPr>
          <w:rFonts w:eastAsia="SimSun" w:cs="SimSun"/>
          <w:kern w:val="0"/>
          <w:sz w:val="22"/>
        </w:rPr>
        <w:tab/>
      </w:r>
      <w:r w:rsidRPr="00E85759">
        <w:rPr>
          <w:rFonts w:eastAsia="SimSun" w:cs="SimSun"/>
          <w:kern w:val="0"/>
          <w:sz w:val="22"/>
        </w:rPr>
        <w:tab/>
        <w:t xml:space="preserve"> </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public void getAge(){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System.out.println("</w:t>
      </w:r>
      <w:r w:rsidRPr="00E85759">
        <w:rPr>
          <w:rFonts w:eastAsia="SimSun" w:cs="SimSun"/>
          <w:kern w:val="0"/>
          <w:sz w:val="22"/>
          <w:highlight w:val="green"/>
        </w:rPr>
        <w:t>The value of the variable named age in super class is:</w:t>
      </w:r>
      <w:r w:rsidRPr="00E85759">
        <w:rPr>
          <w:rFonts w:eastAsia="SimSun" w:cs="SimSun"/>
          <w:kern w:val="0"/>
          <w:sz w:val="22"/>
        </w:rPr>
        <w:t xml:space="preserve"> " +age);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public class Subclass extends Superclass {</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Subclass(int 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w:t>
      </w:r>
      <w:r w:rsidRPr="00E85759">
        <w:rPr>
          <w:rFonts w:eastAsia="SimSun" w:cs="SimSun"/>
          <w:kern w:val="0"/>
          <w:sz w:val="22"/>
          <w:highlight w:val="green"/>
        </w:rPr>
        <w:t>super(age);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public static void main(String argd[]){</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w:t>
      </w:r>
      <w:r w:rsidRPr="00E85759">
        <w:rPr>
          <w:rFonts w:eastAsia="SimSun" w:cs="SimSun"/>
          <w:kern w:val="0"/>
          <w:sz w:val="22"/>
          <w:highlight w:val="green"/>
        </w:rPr>
        <w:t>Subclass s = new Subclass(24);</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s.getAge();</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 xml:space="preserve">   }</w:t>
      </w:r>
    </w:p>
    <w:p w:rsidR="0097048E" w:rsidRPr="00E85759" w:rsidRDefault="00232415" w:rsidP="00C63AC1">
      <w:pPr>
        <w:widowControl/>
        <w:shd w:val="clear" w:color="auto" w:fill="FCFCFC"/>
        <w:spacing w:after="360" w:line="360" w:lineRule="atLeast"/>
        <w:jc w:val="left"/>
        <w:textAlignment w:val="baseline"/>
        <w:rPr>
          <w:rFonts w:eastAsia="SimSun" w:cs="SimSun"/>
          <w:kern w:val="0"/>
          <w:sz w:val="22"/>
        </w:rPr>
      </w:pPr>
      <w:r w:rsidRPr="00E85759">
        <w:rPr>
          <w:rFonts w:eastAsia="SimSun" w:cs="SimSun" w:hint="eastAsia"/>
          <w:kern w:val="0"/>
          <w:sz w:val="22"/>
        </w:rPr>
        <w:t>}</w:t>
      </w:r>
    </w:p>
    <w:p w:rsidR="00232415" w:rsidRPr="00E85759" w:rsidRDefault="00232415" w:rsidP="00232415">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rPr>
        <w:t>On executing the program you will get the following result −</w:t>
      </w:r>
    </w:p>
    <w:p w:rsidR="00142C93" w:rsidRPr="005B5EF1" w:rsidRDefault="00232415" w:rsidP="00F83486">
      <w:pPr>
        <w:widowControl/>
        <w:shd w:val="clear" w:color="auto" w:fill="FCFCFC"/>
        <w:spacing w:after="360" w:line="360" w:lineRule="atLeast"/>
        <w:jc w:val="left"/>
        <w:textAlignment w:val="baseline"/>
        <w:rPr>
          <w:rFonts w:eastAsia="SimSun" w:cs="SimSun"/>
          <w:kern w:val="0"/>
          <w:sz w:val="22"/>
        </w:rPr>
      </w:pPr>
      <w:r w:rsidRPr="00E85759">
        <w:rPr>
          <w:rFonts w:eastAsia="SimSun" w:cs="SimSun"/>
          <w:kern w:val="0"/>
          <w:sz w:val="22"/>
          <w:highlight w:val="green"/>
        </w:rPr>
        <w:lastRenderedPageBreak/>
        <w:t>The value of the variable named age in super class is: 24</w:t>
      </w:r>
    </w:p>
    <w:p w:rsidR="00F83486" w:rsidRDefault="00F83486" w:rsidP="00F83486">
      <w:pPr>
        <w:widowControl/>
        <w:shd w:val="clear" w:color="auto" w:fill="FCFCFC"/>
        <w:spacing w:after="360" w:line="360" w:lineRule="atLeast"/>
        <w:jc w:val="left"/>
        <w:textAlignment w:val="baseline"/>
        <w:rPr>
          <w:rFonts w:eastAsia="SimSun" w:cs="SimSun"/>
          <w:kern w:val="0"/>
          <w:sz w:val="22"/>
        </w:rPr>
      </w:pPr>
      <w:r w:rsidRPr="00142C93">
        <w:rPr>
          <w:rFonts w:eastAsia="SimSun" w:cs="SimSun" w:hint="eastAsia"/>
          <w:kern w:val="0"/>
          <w:sz w:val="22"/>
          <w:highlight w:val="yellow"/>
        </w:rPr>
        <w:t>HAS-A relationship</w:t>
      </w:r>
    </w:p>
    <w:p w:rsidR="00F83486" w:rsidRPr="00F83486" w:rsidRDefault="00F83486" w:rsidP="00F83486">
      <w:pPr>
        <w:widowControl/>
        <w:shd w:val="clear" w:color="auto" w:fill="FCFCFC"/>
        <w:spacing w:after="360" w:line="360" w:lineRule="atLeast"/>
        <w:jc w:val="left"/>
        <w:textAlignment w:val="baseline"/>
        <w:rPr>
          <w:rFonts w:eastAsia="SimSun" w:cs="SimSun"/>
          <w:kern w:val="0"/>
          <w:sz w:val="22"/>
        </w:rPr>
      </w:pPr>
      <w:r w:rsidRPr="00F83486">
        <w:rPr>
          <w:rFonts w:eastAsia="SimSun" w:cs="SimSun"/>
          <w:kern w:val="0"/>
          <w:sz w:val="22"/>
        </w:rPr>
        <w:t xml:space="preserve">These relationships are mainly based on the usage. This determines whether a certain class HAS-A certain thing. </w:t>
      </w:r>
      <w:r w:rsidRPr="00142C93">
        <w:rPr>
          <w:rFonts w:eastAsia="SimSun" w:cs="SimSun"/>
          <w:kern w:val="0"/>
          <w:sz w:val="22"/>
          <w:highlight w:val="magenta"/>
        </w:rPr>
        <w:t>This relationship helps to reduce duplication of code as well as bugs</w:t>
      </w:r>
      <w:r w:rsidRPr="00F83486">
        <w:rPr>
          <w:rFonts w:eastAsia="SimSun" w:cs="SimSun"/>
          <w:kern w:val="0"/>
          <w:sz w:val="22"/>
        </w:rPr>
        <w:t>.</w:t>
      </w:r>
    </w:p>
    <w:p w:rsidR="00F83486" w:rsidRPr="00142C93" w:rsidRDefault="00142C93" w:rsidP="00F83486">
      <w:pPr>
        <w:widowControl/>
        <w:shd w:val="clear" w:color="auto" w:fill="FCFCFC"/>
        <w:spacing w:after="360" w:line="360" w:lineRule="atLeast"/>
        <w:jc w:val="left"/>
        <w:textAlignment w:val="baseline"/>
        <w:rPr>
          <w:rFonts w:eastAsia="SimSun" w:cs="SimSun"/>
          <w:kern w:val="0"/>
          <w:sz w:val="22"/>
        </w:rPr>
      </w:pPr>
      <w:r>
        <w:rPr>
          <w:rFonts w:eastAsia="SimSun" w:cs="SimSun"/>
          <w:kern w:val="0"/>
          <w:sz w:val="22"/>
        </w:rPr>
        <w:t>Lets us look into an example −</w:t>
      </w:r>
    </w:p>
    <w:p w:rsidR="00F83486" w:rsidRPr="00142C93" w:rsidRDefault="00F83486" w:rsidP="00F83486">
      <w:pPr>
        <w:widowControl/>
        <w:shd w:val="clear" w:color="auto" w:fill="FCFCFC"/>
        <w:spacing w:after="360" w:line="360" w:lineRule="atLeast"/>
        <w:jc w:val="left"/>
        <w:textAlignment w:val="baseline"/>
        <w:rPr>
          <w:rFonts w:eastAsia="SimSun" w:cs="SimSun"/>
          <w:kern w:val="0"/>
          <w:sz w:val="22"/>
          <w:highlight w:val="green"/>
        </w:rPr>
      </w:pPr>
      <w:r w:rsidRPr="00142C93">
        <w:rPr>
          <w:rFonts w:eastAsia="SimSun" w:cs="SimSun"/>
          <w:kern w:val="0"/>
          <w:sz w:val="22"/>
          <w:highlight w:val="green"/>
        </w:rPr>
        <w:t>public class Vehicle{}</w:t>
      </w:r>
    </w:p>
    <w:p w:rsidR="00F83486" w:rsidRPr="00142C93" w:rsidRDefault="00142C93" w:rsidP="00F83486">
      <w:pPr>
        <w:widowControl/>
        <w:shd w:val="clear" w:color="auto" w:fill="FCFCFC"/>
        <w:spacing w:after="360" w:line="360" w:lineRule="atLeast"/>
        <w:jc w:val="left"/>
        <w:textAlignment w:val="baseline"/>
        <w:rPr>
          <w:rFonts w:eastAsia="SimSun" w:cs="SimSun"/>
          <w:kern w:val="0"/>
          <w:sz w:val="22"/>
          <w:highlight w:val="magenta"/>
        </w:rPr>
      </w:pPr>
      <w:r w:rsidRPr="00142C93">
        <w:rPr>
          <w:rFonts w:eastAsia="SimSun" w:cs="SimSun"/>
          <w:kern w:val="0"/>
          <w:sz w:val="22"/>
          <w:highlight w:val="magenta"/>
        </w:rPr>
        <w:t>public class Speed{}</w:t>
      </w:r>
    </w:p>
    <w:p w:rsidR="00F83486" w:rsidRPr="00142C93" w:rsidRDefault="00F83486" w:rsidP="00F83486">
      <w:pPr>
        <w:widowControl/>
        <w:shd w:val="clear" w:color="auto" w:fill="FCFCFC"/>
        <w:spacing w:after="360" w:line="360" w:lineRule="atLeast"/>
        <w:jc w:val="left"/>
        <w:textAlignment w:val="baseline"/>
        <w:rPr>
          <w:rFonts w:eastAsia="SimSun" w:cs="SimSun"/>
          <w:kern w:val="0"/>
          <w:sz w:val="22"/>
          <w:highlight w:val="green"/>
        </w:rPr>
      </w:pPr>
      <w:r w:rsidRPr="00142C93">
        <w:rPr>
          <w:rFonts w:eastAsia="SimSun" w:cs="SimSun"/>
          <w:kern w:val="0"/>
          <w:sz w:val="22"/>
          <w:highlight w:val="green"/>
        </w:rPr>
        <w:t>public class Van extends Vehicle{</w:t>
      </w:r>
    </w:p>
    <w:p w:rsidR="00F83486" w:rsidRPr="00142C93" w:rsidRDefault="00F83486" w:rsidP="00F83486">
      <w:pPr>
        <w:widowControl/>
        <w:shd w:val="clear" w:color="auto" w:fill="FCFCFC"/>
        <w:spacing w:after="360" w:line="360" w:lineRule="atLeast"/>
        <w:jc w:val="left"/>
        <w:textAlignment w:val="baseline"/>
        <w:rPr>
          <w:rFonts w:eastAsia="SimSun" w:cs="SimSun"/>
          <w:kern w:val="0"/>
          <w:sz w:val="22"/>
          <w:highlight w:val="magenta"/>
        </w:rPr>
      </w:pPr>
      <w:r w:rsidRPr="00142C93">
        <w:rPr>
          <w:rFonts w:eastAsia="SimSun" w:cs="SimSun"/>
          <w:kern w:val="0"/>
          <w:sz w:val="22"/>
          <w:highlight w:val="green"/>
        </w:rPr>
        <w:tab/>
      </w:r>
      <w:r w:rsidRPr="00142C93">
        <w:rPr>
          <w:rFonts w:eastAsia="SimSun" w:cs="SimSun"/>
          <w:kern w:val="0"/>
          <w:sz w:val="22"/>
          <w:highlight w:val="magenta"/>
        </w:rPr>
        <w:t>private Speed sp;</w:t>
      </w:r>
    </w:p>
    <w:p w:rsidR="00F83486" w:rsidRPr="00F83486" w:rsidRDefault="00F83486" w:rsidP="00F83486">
      <w:pPr>
        <w:widowControl/>
        <w:shd w:val="clear" w:color="auto" w:fill="FCFCFC"/>
        <w:spacing w:after="360" w:line="360" w:lineRule="atLeast"/>
        <w:jc w:val="left"/>
        <w:textAlignment w:val="baseline"/>
        <w:rPr>
          <w:rFonts w:eastAsia="SimSun" w:cs="SimSun"/>
          <w:kern w:val="0"/>
          <w:sz w:val="22"/>
        </w:rPr>
      </w:pPr>
      <w:r w:rsidRPr="00142C93">
        <w:rPr>
          <w:rFonts w:eastAsia="SimSun" w:cs="SimSun"/>
          <w:kern w:val="0"/>
          <w:sz w:val="22"/>
          <w:highlight w:val="green"/>
        </w:rPr>
        <w:t>}</w:t>
      </w:r>
      <w:r w:rsidRPr="00F83486">
        <w:rPr>
          <w:rFonts w:eastAsia="SimSun" w:cs="SimSun"/>
          <w:kern w:val="0"/>
          <w:sz w:val="22"/>
        </w:rPr>
        <w:t xml:space="preserve"> </w:t>
      </w:r>
    </w:p>
    <w:p w:rsidR="00F83486" w:rsidRPr="00F83486" w:rsidRDefault="00F83486" w:rsidP="00F83486">
      <w:pPr>
        <w:widowControl/>
        <w:shd w:val="clear" w:color="auto" w:fill="FCFCFC"/>
        <w:spacing w:after="360" w:line="360" w:lineRule="atLeast"/>
        <w:jc w:val="left"/>
        <w:textAlignment w:val="baseline"/>
        <w:rPr>
          <w:rFonts w:eastAsia="SimSun" w:cs="SimSun"/>
          <w:kern w:val="0"/>
          <w:sz w:val="22"/>
        </w:rPr>
      </w:pPr>
      <w:r w:rsidRPr="00142C93">
        <w:rPr>
          <w:rFonts w:eastAsia="SimSun" w:cs="SimSun"/>
          <w:kern w:val="0"/>
          <w:sz w:val="22"/>
          <w:highlight w:val="magenta"/>
        </w:rPr>
        <w:t>This shows that class Van HAS-A Speed. By having a separate class for Speed, we do not have to put the entire code that belong</w:t>
      </w:r>
      <w:r w:rsidR="00142C93" w:rsidRPr="00142C93">
        <w:rPr>
          <w:rFonts w:eastAsia="SimSun" w:cs="SimSun"/>
          <w:kern w:val="0"/>
          <w:sz w:val="22"/>
          <w:highlight w:val="magenta"/>
        </w:rPr>
        <w:t>s to speed inside the Van class</w:t>
      </w:r>
      <w:r w:rsidRPr="00142C93">
        <w:rPr>
          <w:rFonts w:eastAsia="SimSun" w:cs="SimSun"/>
          <w:kern w:val="0"/>
          <w:sz w:val="22"/>
          <w:highlight w:val="magenta"/>
        </w:rPr>
        <w:t>, which makes it possible to reuse the Speed class in multiple applications.</w:t>
      </w:r>
    </w:p>
    <w:p w:rsidR="00645F6B" w:rsidRPr="005B5EF1" w:rsidRDefault="00F83486" w:rsidP="00C63AC1">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In Object-Oriented feature, the users do not need to bother about which object is doing the real work. To achieve this, the Van class hides the implementation details from the users of the Van class. So basically what happens is the users would ask the Van class to do a certain action and the Van class will either do the work by itself or ask another class to perform the action.</w:t>
      </w:r>
    </w:p>
    <w:p w:rsidR="00C3282C" w:rsidRPr="005B5EF1" w:rsidRDefault="00C3282C" w:rsidP="00C3282C">
      <w:pPr>
        <w:widowControl/>
        <w:shd w:val="clear" w:color="auto" w:fill="FCFCFC"/>
        <w:spacing w:line="360" w:lineRule="atLeast"/>
        <w:jc w:val="left"/>
        <w:textAlignment w:val="baseline"/>
        <w:rPr>
          <w:rFonts w:eastAsia="SimSun" w:cs="SimSun"/>
          <w:color w:val="FF0000"/>
          <w:kern w:val="0"/>
          <w:szCs w:val="21"/>
        </w:rPr>
      </w:pPr>
      <w:r w:rsidRPr="005B5EF1">
        <w:rPr>
          <w:rFonts w:eastAsia="SimSun" w:cs="SimSun"/>
          <w:b/>
          <w:bCs/>
          <w:color w:val="FF0000"/>
          <w:kern w:val="0"/>
          <w:szCs w:val="21"/>
          <w:bdr w:val="none" w:sz="0" w:space="0" w:color="auto" w:frame="1"/>
        </w:rPr>
        <w:t>Polymorphism</w:t>
      </w:r>
    </w:p>
    <w:p w:rsidR="000928DC" w:rsidRPr="005B5EF1" w:rsidRDefault="00D640E9" w:rsidP="00C3282C">
      <w:pPr>
        <w:widowControl/>
        <w:shd w:val="clear" w:color="auto" w:fill="FCFCFC"/>
        <w:spacing w:after="360" w:line="360" w:lineRule="atLeast"/>
        <w:jc w:val="left"/>
        <w:textAlignment w:val="baseline"/>
        <w:rPr>
          <w:szCs w:val="21"/>
          <w:shd w:val="clear" w:color="auto" w:fill="FFFFFF"/>
        </w:rPr>
      </w:pPr>
      <w:r w:rsidRPr="005B5EF1">
        <w:rPr>
          <w:szCs w:val="21"/>
          <w:shd w:val="clear" w:color="auto" w:fill="FFFFFF"/>
        </w:rPr>
        <w:t>Polymorphism in Java has two types: Compile time polymorphism (static binding) and Runtime polymorphism (dynamic binding). Method overloading is an example of static polymorphism, while method overriding is an example of dynamic polymorphism.</w:t>
      </w:r>
    </w:p>
    <w:p w:rsidR="00B96485" w:rsidRPr="005B5EF1" w:rsidRDefault="00B96485" w:rsidP="00B96485">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highlight w:val="yellow"/>
        </w:rPr>
        <w:t>An important example of polymorphism is how a parent class refers to a child class object.  In fact, any object that satisfies more than one IS-A relationship is polymorphic in nature.</w:t>
      </w:r>
    </w:p>
    <w:p w:rsidR="00B96485" w:rsidRPr="005B5EF1" w:rsidRDefault="00B96485" w:rsidP="00B96485">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For instance, let’s consider a class Animal and let Cat be a subclass of Animal. So, any cat IS animal. Here, Cat satisfies the IS-A relationship for its own type as well as its super class Animal.</w:t>
      </w:r>
    </w:p>
    <w:p w:rsidR="00D640E9" w:rsidRPr="005B5EF1" w:rsidRDefault="00B96485" w:rsidP="00B96485">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highlight w:val="yellow"/>
        </w:rPr>
        <w:lastRenderedPageBreak/>
        <w:t>Note: It’s also legal to say every object in Java is polymorphic in nature, as each one passes an IS-A test for itself and also for Object class.</w:t>
      </w:r>
    </w:p>
    <w:p w:rsidR="00B96485" w:rsidRPr="005B5EF1" w:rsidRDefault="00B96485" w:rsidP="00B96485">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highlight w:val="green"/>
        </w:rPr>
        <w:t>Static Polymorphism:</w:t>
      </w:r>
      <w:r w:rsidRPr="005B5EF1">
        <w:rPr>
          <w:rFonts w:eastAsia="SimSun" w:cs="SimSun"/>
          <w:kern w:val="0"/>
          <w:szCs w:val="21"/>
        </w:rPr>
        <w:t xml:space="preserve"> </w:t>
      </w:r>
    </w:p>
    <w:p w:rsidR="00B96485" w:rsidRPr="005B5EF1" w:rsidRDefault="00B96485" w:rsidP="00B96485">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In Java, static polymorphism is achieved through method overloading. Method overloading means there are several methods present in a class having the same name but different types/order/number of parameters.</w:t>
      </w:r>
    </w:p>
    <w:p w:rsidR="00D640E9" w:rsidRPr="005B5EF1" w:rsidRDefault="00B96485" w:rsidP="00B96485">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highlight w:val="magenta"/>
        </w:rPr>
        <w:t xml:space="preserve">At compile time, Java knows which method to invoke by checking the </w:t>
      </w:r>
      <w:r w:rsidRPr="005B5EF1">
        <w:rPr>
          <w:rFonts w:eastAsia="SimSun" w:cs="SimSun"/>
          <w:kern w:val="0"/>
          <w:szCs w:val="21"/>
          <w:highlight w:val="cyan"/>
        </w:rPr>
        <w:t>method signatures</w:t>
      </w:r>
      <w:r w:rsidRPr="005B5EF1">
        <w:rPr>
          <w:rFonts w:eastAsia="SimSun" w:cs="SimSun"/>
          <w:kern w:val="0"/>
          <w:szCs w:val="21"/>
          <w:highlight w:val="magenta"/>
        </w:rPr>
        <w:t>.</w:t>
      </w:r>
      <w:r w:rsidRPr="005B5EF1">
        <w:rPr>
          <w:rFonts w:eastAsia="SimSun" w:cs="SimSun"/>
          <w:kern w:val="0"/>
          <w:szCs w:val="21"/>
        </w:rPr>
        <w:t xml:space="preserve">  So, this is called compile time polymorphism or static binding. The concept will be clear from the following example: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highlight w:val="green"/>
        </w:rPr>
        <w:t>Dynamic Polymorphism:</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Suppose a sub class overrides a particular method of the super class. Let’s say, in the program we create an object of the subclass and assign it to the super class reference. Now, if we call the overridden method on the super class reference then the sub class version of the method will be called.</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class Vehicle{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public void move(){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System.out.println(“Vehicles can move!!”);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class MotorBike extends Vehicle{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public void move(){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System.out.println(“MotorBike can move and accelerate too!!”);</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lastRenderedPageBreak/>
        <w:t>}</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class Test{</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public static void main(String[] args){</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w:t>
      </w:r>
      <w:r w:rsidRPr="005B5EF1">
        <w:rPr>
          <w:rFonts w:eastAsia="SimSun" w:cs="SimSun"/>
          <w:kern w:val="0"/>
          <w:szCs w:val="21"/>
          <w:highlight w:val="cyan"/>
        </w:rPr>
        <w:t>Vehicle vh=new MotorBike();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vh.move();    // prints MotorBike can move and accelerate too!!</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vh=new Vehicle();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vh.move();    // prints Vehicles can move!!</w:t>
      </w:r>
    </w:p>
    <w:p w:rsidR="005C5A1C"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    }</w:t>
      </w:r>
    </w:p>
    <w:p w:rsidR="00B96485" w:rsidRPr="005B5EF1" w:rsidRDefault="005C5A1C" w:rsidP="005C5A1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w:t>
      </w:r>
    </w:p>
    <w:p w:rsidR="004154C3" w:rsidRPr="005B5EF1" w:rsidRDefault="004154C3" w:rsidP="004154C3">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 xml:space="preserve">It should be noted that in the first call to move(), </w:t>
      </w:r>
      <w:r w:rsidRPr="005B5EF1">
        <w:rPr>
          <w:rFonts w:eastAsia="SimSun" w:cs="SimSun"/>
          <w:kern w:val="0"/>
          <w:szCs w:val="21"/>
          <w:highlight w:val="magenta"/>
        </w:rPr>
        <w:t>the reference type is Vehicle and the object being referenced is MotorBike</w:t>
      </w:r>
      <w:r w:rsidR="00030118" w:rsidRPr="005B5EF1">
        <w:rPr>
          <w:rFonts w:eastAsia="SimSun" w:cs="SimSun"/>
          <w:kern w:val="0"/>
          <w:szCs w:val="21"/>
          <w:highlight w:val="cyan"/>
        </w:rPr>
        <w:t>(Parent class reference point to child class object)</w:t>
      </w:r>
      <w:r w:rsidRPr="005B5EF1">
        <w:rPr>
          <w:rFonts w:eastAsia="SimSun" w:cs="SimSun"/>
          <w:kern w:val="0"/>
          <w:szCs w:val="21"/>
        </w:rPr>
        <w:t xml:space="preserve">. So, when a call to move() is made, </w:t>
      </w:r>
      <w:r w:rsidRPr="005B5EF1">
        <w:rPr>
          <w:rFonts w:eastAsia="SimSun" w:cs="SimSun"/>
          <w:kern w:val="0"/>
          <w:szCs w:val="21"/>
          <w:highlight w:val="magenta"/>
        </w:rPr>
        <w:t>Java waits until runtime to determine which object is actually being pointed to by the reference.</w:t>
      </w:r>
      <w:r w:rsidR="003B6887" w:rsidRPr="005B5EF1">
        <w:rPr>
          <w:rFonts w:eastAsia="SimSun" w:cs="SimSun"/>
          <w:kern w:val="0"/>
          <w:szCs w:val="21"/>
        </w:rPr>
        <w:t xml:space="preserve"> </w:t>
      </w:r>
      <w:r w:rsidRPr="005B5EF1">
        <w:rPr>
          <w:rFonts w:eastAsia="SimSun" w:cs="SimSun"/>
          <w:kern w:val="0"/>
          <w:szCs w:val="21"/>
        </w:rPr>
        <w:t>In this case, the object is of the class MotorBike. So, the move() method of MotorBike class will be called. In the second call to move(), the object is of the class Vehicle. So, the move() method of Vehicle will be called.</w:t>
      </w:r>
    </w:p>
    <w:p w:rsidR="00D640E9" w:rsidRPr="005B5EF1" w:rsidRDefault="004154C3" w:rsidP="00C3282C">
      <w:pPr>
        <w:widowControl/>
        <w:shd w:val="clear" w:color="auto" w:fill="FCFCFC"/>
        <w:spacing w:after="360" w:line="360" w:lineRule="atLeast"/>
        <w:jc w:val="left"/>
        <w:textAlignment w:val="baseline"/>
        <w:rPr>
          <w:rFonts w:eastAsia="SimSun" w:cs="SimSun"/>
          <w:kern w:val="0"/>
          <w:szCs w:val="21"/>
        </w:rPr>
      </w:pPr>
      <w:r w:rsidRPr="005B5EF1">
        <w:rPr>
          <w:rFonts w:eastAsia="SimSun" w:cs="SimSun"/>
          <w:kern w:val="0"/>
          <w:szCs w:val="21"/>
        </w:rPr>
        <w:t>As the method to call is determined at runtime, this is called dynamic binding or late binding.</w:t>
      </w:r>
    </w:p>
    <w:p w:rsidR="00481847" w:rsidRPr="005B5EF1" w:rsidRDefault="00481847" w:rsidP="00481847">
      <w:pPr>
        <w:widowControl/>
        <w:jc w:val="left"/>
        <w:rPr>
          <w:rFonts w:cs="SimSun"/>
          <w:color w:val="FF0000"/>
          <w:kern w:val="0"/>
          <w:szCs w:val="21"/>
        </w:rPr>
      </w:pPr>
      <w:r w:rsidRPr="005B5EF1">
        <w:rPr>
          <w:rFonts w:cs="SimSun"/>
          <w:b/>
          <w:bCs/>
          <w:color w:val="FF0000"/>
          <w:kern w:val="0"/>
          <w:szCs w:val="21"/>
        </w:rPr>
        <w:t>What are the differences between method overloading and method overriding?</w:t>
      </w:r>
    </w:p>
    <w:tbl>
      <w:tblPr>
        <w:tblW w:w="9250" w:type="dxa"/>
        <w:tblBorders>
          <w:top w:val="single" w:sz="4" w:space="0" w:color="EFEFEF"/>
          <w:left w:val="single" w:sz="4" w:space="0" w:color="EFEFEF"/>
          <w:bottom w:val="single" w:sz="4" w:space="0" w:color="EFEFEF"/>
          <w:right w:val="single" w:sz="4" w:space="0" w:color="EFEFEF"/>
        </w:tblBorders>
        <w:tblCellMar>
          <w:top w:w="75" w:type="dxa"/>
          <w:left w:w="75" w:type="dxa"/>
          <w:bottom w:w="75" w:type="dxa"/>
          <w:right w:w="75" w:type="dxa"/>
        </w:tblCellMar>
        <w:tblLook w:val="04A0" w:firstRow="1" w:lastRow="0" w:firstColumn="1" w:lastColumn="0" w:noHBand="0" w:noVBand="1"/>
      </w:tblPr>
      <w:tblGrid>
        <w:gridCol w:w="1664"/>
        <w:gridCol w:w="3793"/>
        <w:gridCol w:w="3793"/>
      </w:tblGrid>
      <w:tr w:rsidR="00481847" w:rsidRPr="005B5EF1" w:rsidTr="008315F6">
        <w:tc>
          <w:tcPr>
            <w:tcW w:w="899" w:type="pct"/>
            <w:tcBorders>
              <w:top w:val="single" w:sz="4" w:space="0" w:color="ADD2E2"/>
              <w:left w:val="single" w:sz="4" w:space="0" w:color="ADD2E2"/>
              <w:bottom w:val="single" w:sz="4" w:space="0" w:color="ADD2E2"/>
              <w:right w:val="single" w:sz="4" w:space="0" w:color="ADD2E2"/>
            </w:tcBorders>
            <w:shd w:val="clear" w:color="auto" w:fill="EFF3F7"/>
            <w:tcMar>
              <w:top w:w="40" w:type="dxa"/>
              <w:left w:w="40" w:type="dxa"/>
              <w:bottom w:w="40" w:type="dxa"/>
              <w:right w:w="40" w:type="dxa"/>
            </w:tcMar>
            <w:vAlign w:val="center"/>
            <w:hideMark/>
          </w:tcPr>
          <w:p w:rsidR="00481847" w:rsidRPr="005B5EF1" w:rsidRDefault="00481847" w:rsidP="009845A9">
            <w:pPr>
              <w:widowControl/>
              <w:jc w:val="center"/>
              <w:rPr>
                <w:rFonts w:cs="SimSun"/>
                <w:b/>
                <w:bCs/>
                <w:kern w:val="0"/>
                <w:szCs w:val="21"/>
              </w:rPr>
            </w:pPr>
            <w:r w:rsidRPr="005B5EF1">
              <w:rPr>
                <w:rFonts w:cs="SimSun"/>
                <w:b/>
                <w:bCs/>
                <w:kern w:val="0"/>
                <w:szCs w:val="21"/>
              </w:rPr>
              <w:t> </w:t>
            </w:r>
          </w:p>
        </w:tc>
        <w:tc>
          <w:tcPr>
            <w:tcW w:w="2050" w:type="pct"/>
            <w:tcBorders>
              <w:top w:val="single" w:sz="4" w:space="0" w:color="ADD2E2"/>
              <w:left w:val="single" w:sz="4" w:space="0" w:color="ADD2E2"/>
              <w:bottom w:val="single" w:sz="4" w:space="0" w:color="ADD2E2"/>
              <w:right w:val="single" w:sz="4" w:space="0" w:color="ADD2E2"/>
            </w:tcBorders>
            <w:shd w:val="clear" w:color="auto" w:fill="EFF3F7"/>
            <w:tcMar>
              <w:top w:w="40" w:type="dxa"/>
              <w:left w:w="40" w:type="dxa"/>
              <w:bottom w:w="40" w:type="dxa"/>
              <w:right w:w="40" w:type="dxa"/>
            </w:tcMar>
            <w:vAlign w:val="center"/>
            <w:hideMark/>
          </w:tcPr>
          <w:p w:rsidR="00481847" w:rsidRPr="005B5EF1" w:rsidRDefault="00481847" w:rsidP="009845A9">
            <w:pPr>
              <w:widowControl/>
              <w:jc w:val="center"/>
              <w:rPr>
                <w:rFonts w:cs="SimSun"/>
                <w:b/>
                <w:bCs/>
                <w:kern w:val="0"/>
                <w:szCs w:val="21"/>
              </w:rPr>
            </w:pPr>
            <w:r w:rsidRPr="005B5EF1">
              <w:rPr>
                <w:rFonts w:cs="SimSun"/>
                <w:b/>
                <w:bCs/>
                <w:kern w:val="0"/>
                <w:szCs w:val="21"/>
              </w:rPr>
              <w:t>Overloaded Method</w:t>
            </w:r>
          </w:p>
        </w:tc>
        <w:tc>
          <w:tcPr>
            <w:tcW w:w="2050" w:type="pct"/>
            <w:tcBorders>
              <w:top w:val="single" w:sz="4" w:space="0" w:color="ADD2E2"/>
              <w:left w:val="single" w:sz="4" w:space="0" w:color="ADD2E2"/>
              <w:bottom w:val="single" w:sz="4" w:space="0" w:color="ADD2E2"/>
              <w:right w:val="single" w:sz="4" w:space="0" w:color="ADD2E2"/>
            </w:tcBorders>
            <w:shd w:val="clear" w:color="auto" w:fill="EFF3F7"/>
            <w:tcMar>
              <w:top w:w="40" w:type="dxa"/>
              <w:left w:w="40" w:type="dxa"/>
              <w:bottom w:w="40" w:type="dxa"/>
              <w:right w:w="40" w:type="dxa"/>
            </w:tcMar>
            <w:vAlign w:val="center"/>
            <w:hideMark/>
          </w:tcPr>
          <w:p w:rsidR="00481847" w:rsidRPr="005B5EF1" w:rsidRDefault="00481847" w:rsidP="009845A9">
            <w:pPr>
              <w:widowControl/>
              <w:jc w:val="center"/>
              <w:rPr>
                <w:rFonts w:cs="SimSun"/>
                <w:b/>
                <w:bCs/>
                <w:kern w:val="0"/>
                <w:szCs w:val="21"/>
              </w:rPr>
            </w:pPr>
            <w:r w:rsidRPr="005B5EF1">
              <w:rPr>
                <w:rFonts w:cs="SimSun"/>
                <w:b/>
                <w:bCs/>
                <w:kern w:val="0"/>
                <w:szCs w:val="21"/>
              </w:rPr>
              <w:t>Overridden Method</w:t>
            </w:r>
          </w:p>
        </w:tc>
      </w:tr>
      <w:tr w:rsidR="00481847" w:rsidRPr="005B5EF1" w:rsidTr="008315F6">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vAlign w:val="center"/>
            <w:hideMark/>
          </w:tcPr>
          <w:p w:rsidR="00481847" w:rsidRPr="005B5EF1" w:rsidRDefault="00481847" w:rsidP="009845A9">
            <w:pPr>
              <w:widowControl/>
              <w:jc w:val="left"/>
              <w:rPr>
                <w:rFonts w:cs="SimSun"/>
                <w:kern w:val="0"/>
                <w:szCs w:val="21"/>
              </w:rPr>
            </w:pPr>
            <w:r w:rsidRPr="005B5EF1">
              <w:rPr>
                <w:rFonts w:cs="SimSun"/>
                <w:b/>
                <w:bCs/>
                <w:kern w:val="0"/>
                <w:szCs w:val="21"/>
              </w:rPr>
              <w:t>Arguments</w:t>
            </w:r>
          </w:p>
        </w:tc>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Must change</w:t>
            </w:r>
          </w:p>
        </w:tc>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Must not change</w:t>
            </w:r>
          </w:p>
        </w:tc>
      </w:tr>
      <w:tr w:rsidR="00481847" w:rsidRPr="005B5EF1" w:rsidTr="008315F6">
        <w:tc>
          <w:tcPr>
            <w:tcW w:w="0" w:type="auto"/>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b/>
                <w:bCs/>
                <w:kern w:val="0"/>
                <w:szCs w:val="21"/>
              </w:rPr>
              <w:t>Return type</w:t>
            </w:r>
          </w:p>
        </w:tc>
        <w:tc>
          <w:tcPr>
            <w:tcW w:w="0" w:type="auto"/>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Can change</w:t>
            </w:r>
          </w:p>
        </w:tc>
        <w:tc>
          <w:tcPr>
            <w:tcW w:w="0" w:type="auto"/>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Can’t change except for covariant returns</w:t>
            </w:r>
          </w:p>
        </w:tc>
      </w:tr>
      <w:tr w:rsidR="00481847" w:rsidRPr="005B5EF1" w:rsidTr="008315F6">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b/>
                <w:bCs/>
                <w:kern w:val="0"/>
                <w:szCs w:val="21"/>
              </w:rPr>
              <w:t>Exceptions</w:t>
            </w:r>
          </w:p>
        </w:tc>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Can change</w:t>
            </w:r>
          </w:p>
        </w:tc>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Can reduce or eliminate. Must not throw new or broader checked exceptions</w:t>
            </w:r>
          </w:p>
        </w:tc>
      </w:tr>
      <w:tr w:rsidR="00481847" w:rsidRPr="005B5EF1" w:rsidTr="008315F6">
        <w:tc>
          <w:tcPr>
            <w:tcW w:w="0" w:type="auto"/>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b/>
                <w:bCs/>
                <w:kern w:val="0"/>
                <w:szCs w:val="21"/>
              </w:rPr>
              <w:t>Access</w:t>
            </w:r>
          </w:p>
        </w:tc>
        <w:tc>
          <w:tcPr>
            <w:tcW w:w="0" w:type="auto"/>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Can change</w:t>
            </w:r>
          </w:p>
        </w:tc>
        <w:tc>
          <w:tcPr>
            <w:tcW w:w="0" w:type="auto"/>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Must not make more restrictive (can be less restrictive)</w:t>
            </w:r>
          </w:p>
        </w:tc>
      </w:tr>
      <w:tr w:rsidR="00481847" w:rsidRPr="005B5EF1" w:rsidTr="008315F6">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b/>
                <w:bCs/>
                <w:kern w:val="0"/>
                <w:szCs w:val="21"/>
              </w:rPr>
              <w:t>Invocation</w:t>
            </w:r>
          </w:p>
        </w:tc>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Reference type determines which overloaded version is selected. Happens at compile time.</w:t>
            </w:r>
          </w:p>
        </w:tc>
        <w:tc>
          <w:tcPr>
            <w:tcW w:w="0" w:type="auto"/>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hideMark/>
          </w:tcPr>
          <w:p w:rsidR="00481847" w:rsidRPr="005B5EF1" w:rsidRDefault="00481847" w:rsidP="009845A9">
            <w:pPr>
              <w:widowControl/>
              <w:spacing w:before="100" w:beforeAutospacing="1" w:after="100" w:afterAutospacing="1"/>
              <w:jc w:val="left"/>
              <w:rPr>
                <w:rFonts w:cs="SimSun"/>
                <w:kern w:val="0"/>
                <w:szCs w:val="21"/>
              </w:rPr>
            </w:pPr>
            <w:r w:rsidRPr="005B5EF1">
              <w:rPr>
                <w:rFonts w:cs="SimSun"/>
                <w:kern w:val="0"/>
                <w:szCs w:val="21"/>
              </w:rPr>
              <w:t>Object type determines which method is selected. Happens at runtime.</w:t>
            </w:r>
          </w:p>
        </w:tc>
      </w:tr>
    </w:tbl>
    <w:p w:rsidR="00481847" w:rsidRPr="005B5EF1" w:rsidRDefault="00481847" w:rsidP="008315F6">
      <w:pPr>
        <w:pStyle w:val="NormalWeb"/>
        <w:numPr>
          <w:ilvl w:val="0"/>
          <w:numId w:val="13"/>
        </w:numPr>
        <w:shd w:val="clear" w:color="auto" w:fill="FFFFFF"/>
        <w:spacing w:after="390" w:line="390" w:lineRule="atLeast"/>
        <w:ind w:leftChars="100" w:left="570"/>
        <w:rPr>
          <w:rFonts w:asciiTheme="minorHAnsi" w:hAnsiTheme="minorHAnsi"/>
          <w:b/>
          <w:color w:val="FF0000"/>
          <w:sz w:val="21"/>
          <w:szCs w:val="21"/>
        </w:rPr>
      </w:pPr>
      <w:r w:rsidRPr="005B5EF1">
        <w:rPr>
          <w:rFonts w:asciiTheme="minorHAnsi" w:hAnsiTheme="minorHAnsi"/>
          <w:b/>
          <w:color w:val="FF0000"/>
          <w:sz w:val="21"/>
          <w:szCs w:val="21"/>
        </w:rPr>
        <w:lastRenderedPageBreak/>
        <w:t>Upcasting and Downcasting(Polymorphism)</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b/>
          <w:bCs/>
          <w:color w:val="7F0055"/>
          <w:kern w:val="0"/>
          <w:szCs w:val="21"/>
        </w:rPr>
        <w:t>public</w:t>
      </w:r>
      <w:r w:rsidRPr="005B5EF1">
        <w:rPr>
          <w:rFonts w:cs="Consolas"/>
          <w:color w:val="000000"/>
          <w:kern w:val="0"/>
          <w:szCs w:val="21"/>
        </w:rPr>
        <w:t xml:space="preserve"> </w:t>
      </w:r>
      <w:r w:rsidRPr="005B5EF1">
        <w:rPr>
          <w:rFonts w:cs="Consolas"/>
          <w:b/>
          <w:bCs/>
          <w:color w:val="7F0055"/>
          <w:kern w:val="0"/>
          <w:szCs w:val="21"/>
        </w:rPr>
        <w:t>class</w:t>
      </w:r>
      <w:r w:rsidRPr="005B5EF1">
        <w:rPr>
          <w:rFonts w:cs="Consolas"/>
          <w:color w:val="000000"/>
          <w:kern w:val="0"/>
          <w:szCs w:val="21"/>
        </w:rPr>
        <w:t xml:space="preserve"> UpCastingTest{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b/>
          <w:bCs/>
          <w:color w:val="7F0055"/>
          <w:kern w:val="0"/>
          <w:szCs w:val="21"/>
        </w:rPr>
        <w:t>class</w:t>
      </w:r>
      <w:r w:rsidRPr="005B5EF1">
        <w:rPr>
          <w:rFonts w:cs="Consolas"/>
          <w:color w:val="000000"/>
          <w:kern w:val="0"/>
          <w:szCs w:val="21"/>
        </w:rPr>
        <w:t xml:space="preserve"> Apple{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 xml:space="preserve">String </w:t>
      </w:r>
      <w:r w:rsidRPr="005B5EF1">
        <w:rPr>
          <w:rFonts w:cs="Consolas"/>
          <w:color w:val="0000C0"/>
          <w:kern w:val="0"/>
          <w:szCs w:val="21"/>
        </w:rPr>
        <w:t>type</w:t>
      </w:r>
      <w:r w:rsidRPr="005B5EF1">
        <w:rPr>
          <w:rFonts w:cs="Consolas"/>
          <w:color w:val="000000"/>
          <w:kern w:val="0"/>
          <w:szCs w:val="21"/>
        </w:rPr>
        <w:t xml:space="preserve"> = </w:t>
      </w:r>
      <w:r w:rsidRPr="005B5EF1">
        <w:rPr>
          <w:rFonts w:cs="Consolas"/>
          <w:color w:val="2A00FF"/>
          <w:kern w:val="0"/>
          <w:szCs w:val="21"/>
        </w:rPr>
        <w:t>"apple"</w:t>
      </w:r>
      <w:r w:rsidRPr="005B5EF1">
        <w:rPr>
          <w:rFonts w:cs="Consolas"/>
          <w:color w:val="000000"/>
          <w:kern w:val="0"/>
          <w:szCs w:val="21"/>
        </w:rPr>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b/>
          <w:bCs/>
          <w:color w:val="7F0055"/>
          <w:kern w:val="0"/>
          <w:szCs w:val="21"/>
        </w:rPr>
        <w:t>void</w:t>
      </w:r>
      <w:r w:rsidRPr="005B5EF1">
        <w:rPr>
          <w:rFonts w:cs="Consolas"/>
          <w:color w:val="000000"/>
          <w:kern w:val="0"/>
          <w:szCs w:val="21"/>
        </w:rPr>
        <w:t xml:space="preserve"> setType(){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color w:val="000000"/>
          <w:kern w:val="0"/>
          <w:szCs w:val="21"/>
        </w:rPr>
        <w:tab/>
        <w:t>System.</w:t>
      </w:r>
      <w:r w:rsidRPr="005B5EF1">
        <w:rPr>
          <w:rFonts w:cs="Consolas"/>
          <w:i/>
          <w:iCs/>
          <w:color w:val="0000C0"/>
          <w:kern w:val="0"/>
          <w:szCs w:val="21"/>
        </w:rPr>
        <w:t>out</w:t>
      </w:r>
      <w:r w:rsidRPr="005B5EF1">
        <w:rPr>
          <w:rFonts w:cs="Consolas"/>
          <w:color w:val="000000"/>
          <w:kern w:val="0"/>
          <w:szCs w:val="21"/>
        </w:rPr>
        <w:t>.println(</w:t>
      </w:r>
      <w:r w:rsidRPr="005B5EF1">
        <w:rPr>
          <w:rFonts w:cs="Consolas"/>
          <w:color w:val="2A00FF"/>
          <w:kern w:val="0"/>
          <w:szCs w:val="21"/>
        </w:rPr>
        <w:t>"inside apple class"</w:t>
      </w:r>
      <w:r w:rsidRPr="005B5EF1">
        <w:rPr>
          <w:rFonts w:cs="Consolas"/>
          <w:color w:val="000000"/>
          <w:kern w:val="0"/>
          <w:szCs w:val="21"/>
        </w:rPr>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color w:val="000000"/>
          <w:kern w:val="0"/>
          <w:szCs w:val="21"/>
        </w:rPr>
        <w:tab/>
      </w:r>
      <w:r w:rsidRPr="005B5EF1">
        <w:rPr>
          <w:rFonts w:cs="Consolas"/>
          <w:b/>
          <w:bCs/>
          <w:color w:val="7F0055"/>
          <w:kern w:val="0"/>
          <w:szCs w:val="21"/>
        </w:rPr>
        <w:t>this</w:t>
      </w:r>
      <w:r w:rsidRPr="005B5EF1">
        <w:rPr>
          <w:rFonts w:cs="Consolas"/>
          <w:color w:val="000000"/>
          <w:kern w:val="0"/>
          <w:szCs w:val="21"/>
        </w:rPr>
        <w:t>.</w:t>
      </w:r>
      <w:r w:rsidRPr="005B5EF1">
        <w:rPr>
          <w:rFonts w:cs="Consolas"/>
          <w:color w:val="0000C0"/>
          <w:kern w:val="0"/>
          <w:szCs w:val="21"/>
        </w:rPr>
        <w:t>type</w:t>
      </w:r>
      <w:r w:rsidRPr="005B5EF1">
        <w:rPr>
          <w:rFonts w:cs="Consolas"/>
          <w:color w:val="000000"/>
          <w:kern w:val="0"/>
          <w:szCs w:val="21"/>
        </w:rPr>
        <w:t xml:space="preserve"> = </w:t>
      </w:r>
      <w:r w:rsidRPr="005B5EF1">
        <w:rPr>
          <w:rFonts w:cs="Consolas"/>
          <w:color w:val="2A00FF"/>
          <w:kern w:val="0"/>
          <w:szCs w:val="21"/>
        </w:rPr>
        <w:t>"apple"</w:t>
      </w:r>
      <w:r w:rsidRPr="005B5EF1">
        <w:rPr>
          <w:rFonts w:cs="Consolas"/>
          <w:color w:val="000000"/>
          <w:kern w:val="0"/>
          <w:szCs w:val="21"/>
        </w:rPr>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b/>
          <w:bCs/>
          <w:color w:val="7F0055"/>
          <w:kern w:val="0"/>
          <w:szCs w:val="21"/>
        </w:rPr>
        <w:t>class</w:t>
      </w:r>
      <w:r w:rsidRPr="005B5EF1">
        <w:rPr>
          <w:rFonts w:cs="Consolas"/>
          <w:color w:val="000000"/>
          <w:kern w:val="0"/>
          <w:szCs w:val="21"/>
        </w:rPr>
        <w:t xml:space="preserve"> RedApple </w:t>
      </w:r>
      <w:r w:rsidRPr="005B5EF1">
        <w:rPr>
          <w:rFonts w:cs="Consolas"/>
          <w:b/>
          <w:bCs/>
          <w:color w:val="7F0055"/>
          <w:kern w:val="0"/>
          <w:szCs w:val="21"/>
        </w:rPr>
        <w:t>extends</w:t>
      </w:r>
      <w:r w:rsidRPr="005B5EF1">
        <w:rPr>
          <w:rFonts w:cs="Consolas"/>
          <w:color w:val="000000"/>
          <w:kern w:val="0"/>
          <w:szCs w:val="21"/>
        </w:rPr>
        <w:t xml:space="preserve"> Apple{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 xml:space="preserve">String </w:t>
      </w:r>
      <w:r w:rsidRPr="005B5EF1">
        <w:rPr>
          <w:rFonts w:cs="Consolas"/>
          <w:color w:val="0000C0"/>
          <w:kern w:val="0"/>
          <w:szCs w:val="21"/>
        </w:rPr>
        <w:t>type</w:t>
      </w:r>
      <w:r w:rsidRPr="005B5EF1">
        <w:rPr>
          <w:rFonts w:cs="Consolas"/>
          <w:color w:val="000000"/>
          <w:kern w:val="0"/>
          <w:szCs w:val="21"/>
        </w:rPr>
        <w:t xml:space="preserve"> = </w:t>
      </w:r>
      <w:r w:rsidRPr="005B5EF1">
        <w:rPr>
          <w:rFonts w:cs="Consolas"/>
          <w:color w:val="2A00FF"/>
          <w:kern w:val="0"/>
          <w:szCs w:val="21"/>
        </w:rPr>
        <w:t>"redapple"</w:t>
      </w:r>
      <w:r w:rsidRPr="005B5EF1">
        <w:rPr>
          <w:rFonts w:cs="Consolas"/>
          <w:color w:val="000000"/>
          <w:kern w:val="0"/>
          <w:szCs w:val="21"/>
        </w:rPr>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b/>
          <w:bCs/>
          <w:color w:val="7F0055"/>
          <w:kern w:val="0"/>
          <w:szCs w:val="21"/>
        </w:rPr>
        <w:t>void</w:t>
      </w:r>
      <w:r w:rsidRPr="005B5EF1">
        <w:rPr>
          <w:rFonts w:cs="Consolas"/>
          <w:color w:val="000000"/>
          <w:kern w:val="0"/>
          <w:szCs w:val="21"/>
        </w:rPr>
        <w:t xml:space="preserve"> setType(){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color w:val="000000"/>
          <w:kern w:val="0"/>
          <w:szCs w:val="21"/>
        </w:rPr>
        <w:tab/>
        <w:t>System.</w:t>
      </w:r>
      <w:r w:rsidRPr="005B5EF1">
        <w:rPr>
          <w:rFonts w:cs="Consolas"/>
          <w:i/>
          <w:iCs/>
          <w:color w:val="0000C0"/>
          <w:kern w:val="0"/>
          <w:szCs w:val="21"/>
        </w:rPr>
        <w:t>out</w:t>
      </w:r>
      <w:r w:rsidRPr="005B5EF1">
        <w:rPr>
          <w:rFonts w:cs="Consolas"/>
          <w:color w:val="000000"/>
          <w:kern w:val="0"/>
          <w:szCs w:val="21"/>
        </w:rPr>
        <w:t>.println(</w:t>
      </w:r>
      <w:r w:rsidRPr="005B5EF1">
        <w:rPr>
          <w:rFonts w:cs="Consolas"/>
          <w:color w:val="2A00FF"/>
          <w:kern w:val="0"/>
          <w:szCs w:val="21"/>
        </w:rPr>
        <w:t>"inside redapple class"</w:t>
      </w:r>
      <w:r w:rsidRPr="005B5EF1">
        <w:rPr>
          <w:rFonts w:cs="Consolas"/>
          <w:color w:val="000000"/>
          <w:kern w:val="0"/>
          <w:szCs w:val="21"/>
        </w:rPr>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color w:val="000000"/>
          <w:kern w:val="0"/>
          <w:szCs w:val="21"/>
        </w:rPr>
        <w:tab/>
      </w:r>
      <w:r w:rsidRPr="005B5EF1">
        <w:rPr>
          <w:rFonts w:cs="Consolas"/>
          <w:b/>
          <w:bCs/>
          <w:color w:val="7F0055"/>
          <w:kern w:val="0"/>
          <w:szCs w:val="21"/>
        </w:rPr>
        <w:t>this</w:t>
      </w:r>
      <w:r w:rsidRPr="005B5EF1">
        <w:rPr>
          <w:rFonts w:cs="Consolas"/>
          <w:color w:val="000000"/>
          <w:kern w:val="0"/>
          <w:szCs w:val="21"/>
        </w:rPr>
        <w:t>.</w:t>
      </w:r>
      <w:r w:rsidRPr="005B5EF1">
        <w:rPr>
          <w:rFonts w:cs="Consolas"/>
          <w:color w:val="0000C0"/>
          <w:kern w:val="0"/>
          <w:szCs w:val="21"/>
        </w:rPr>
        <w:t>type</w:t>
      </w:r>
      <w:r w:rsidRPr="005B5EF1">
        <w:rPr>
          <w:rFonts w:cs="Consolas"/>
          <w:color w:val="000000"/>
          <w:kern w:val="0"/>
          <w:szCs w:val="21"/>
        </w:rPr>
        <w:t xml:space="preserve"> = </w:t>
      </w:r>
      <w:r w:rsidRPr="005B5EF1">
        <w:rPr>
          <w:rFonts w:cs="Consolas"/>
          <w:color w:val="2A00FF"/>
          <w:kern w:val="0"/>
          <w:szCs w:val="21"/>
        </w:rPr>
        <w:t>"redapple"</w:t>
      </w:r>
      <w:r w:rsidRPr="005B5EF1">
        <w:rPr>
          <w:rFonts w:cs="Consolas"/>
          <w:color w:val="000000"/>
          <w:kern w:val="0"/>
          <w:szCs w:val="21"/>
        </w:rPr>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b/>
          <w:bCs/>
          <w:color w:val="7F0055"/>
          <w:kern w:val="0"/>
          <w:szCs w:val="21"/>
        </w:rPr>
        <w:t>public</w:t>
      </w:r>
      <w:r w:rsidRPr="005B5EF1">
        <w:rPr>
          <w:rFonts w:cs="Consolas"/>
          <w:color w:val="000000"/>
          <w:kern w:val="0"/>
          <w:szCs w:val="21"/>
        </w:rPr>
        <w:t xml:space="preserve"> </w:t>
      </w:r>
      <w:r w:rsidRPr="005B5EF1">
        <w:rPr>
          <w:rFonts w:cs="Consolas"/>
          <w:b/>
          <w:bCs/>
          <w:color w:val="7F0055"/>
          <w:kern w:val="0"/>
          <w:szCs w:val="21"/>
        </w:rPr>
        <w:t>static</w:t>
      </w:r>
      <w:r w:rsidRPr="005B5EF1">
        <w:rPr>
          <w:rFonts w:cs="Consolas"/>
          <w:color w:val="000000"/>
          <w:kern w:val="0"/>
          <w:szCs w:val="21"/>
        </w:rPr>
        <w:t xml:space="preserve"> </w:t>
      </w:r>
      <w:r w:rsidRPr="005B5EF1">
        <w:rPr>
          <w:rFonts w:cs="Consolas"/>
          <w:b/>
          <w:bCs/>
          <w:color w:val="7F0055"/>
          <w:kern w:val="0"/>
          <w:szCs w:val="21"/>
        </w:rPr>
        <w:t>void</w:t>
      </w:r>
      <w:r w:rsidRPr="005B5EF1">
        <w:rPr>
          <w:rFonts w:cs="Consolas"/>
          <w:color w:val="000000"/>
          <w:kern w:val="0"/>
          <w:szCs w:val="21"/>
        </w:rPr>
        <w:t xml:space="preserve"> main(String[] args){</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 xml:space="preserve">UpCastingTest.Apple apple = </w:t>
      </w:r>
      <w:r w:rsidRPr="005B5EF1">
        <w:rPr>
          <w:rFonts w:cs="Consolas"/>
          <w:b/>
          <w:bCs/>
          <w:color w:val="7F0055"/>
          <w:kern w:val="0"/>
          <w:szCs w:val="21"/>
        </w:rPr>
        <w:t>new</w:t>
      </w:r>
      <w:r w:rsidRPr="005B5EF1">
        <w:rPr>
          <w:rFonts w:cs="Consolas"/>
          <w:color w:val="000000"/>
          <w:kern w:val="0"/>
          <w:szCs w:val="21"/>
        </w:rPr>
        <w:t xml:space="preserve"> UpCastingTest().</w:t>
      </w:r>
      <w:r w:rsidRPr="005B5EF1">
        <w:rPr>
          <w:rFonts w:cs="Consolas"/>
          <w:b/>
          <w:bCs/>
          <w:color w:val="7F0055"/>
          <w:kern w:val="0"/>
          <w:szCs w:val="21"/>
        </w:rPr>
        <w:t>new</w:t>
      </w:r>
      <w:r w:rsidRPr="005B5EF1">
        <w:rPr>
          <w:rFonts w:cs="Consolas"/>
          <w:color w:val="000000"/>
          <w:kern w:val="0"/>
          <w:szCs w:val="21"/>
        </w:rPr>
        <w:t xml:space="preserve"> Apple();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apple.setType();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 xml:space="preserve">UpCastingTest.RedApple redApple = </w:t>
      </w:r>
      <w:r w:rsidRPr="005B5EF1">
        <w:rPr>
          <w:rFonts w:cs="Consolas"/>
          <w:b/>
          <w:bCs/>
          <w:color w:val="7F0055"/>
          <w:kern w:val="0"/>
          <w:szCs w:val="21"/>
        </w:rPr>
        <w:t>new</w:t>
      </w:r>
      <w:r w:rsidRPr="005B5EF1">
        <w:rPr>
          <w:rFonts w:cs="Consolas"/>
          <w:color w:val="000000"/>
          <w:kern w:val="0"/>
          <w:szCs w:val="21"/>
        </w:rPr>
        <w:t xml:space="preserve"> UpCastingTest().</w:t>
      </w:r>
      <w:r w:rsidRPr="005B5EF1">
        <w:rPr>
          <w:rFonts w:cs="Consolas"/>
          <w:b/>
          <w:bCs/>
          <w:color w:val="7F0055"/>
          <w:kern w:val="0"/>
          <w:szCs w:val="21"/>
        </w:rPr>
        <w:t>new</w:t>
      </w:r>
      <w:r w:rsidRPr="005B5EF1">
        <w:rPr>
          <w:rFonts w:cs="Consolas"/>
          <w:color w:val="000000"/>
          <w:kern w:val="0"/>
          <w:szCs w:val="21"/>
        </w:rPr>
        <w:t xml:space="preserve"> RedApple();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redApple.setType();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Apple newRedApple = (Apple)redApple;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r>
      <w:r w:rsidRPr="005B5EF1">
        <w:rPr>
          <w:rFonts w:cs="Consolas"/>
          <w:color w:val="000000"/>
          <w:kern w:val="0"/>
          <w:szCs w:val="21"/>
        </w:rPr>
        <w:tab/>
        <w:t>newRedApple.setType();</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ab/>
        <w:t>}</w:t>
      </w:r>
    </w:p>
    <w:p w:rsidR="00481847" w:rsidRPr="005B5EF1" w:rsidRDefault="00481847" w:rsidP="008315F6">
      <w:pPr>
        <w:pStyle w:val="ListParagraph"/>
        <w:autoSpaceDE w:val="0"/>
        <w:autoSpaceDN w:val="0"/>
        <w:adjustRightInd w:val="0"/>
        <w:ind w:leftChars="271" w:left="569" w:firstLineChars="0" w:firstLine="0"/>
        <w:jc w:val="left"/>
        <w:rPr>
          <w:rFonts w:cs="Consolas"/>
          <w:kern w:val="0"/>
          <w:szCs w:val="21"/>
        </w:rPr>
      </w:pPr>
      <w:r w:rsidRPr="005B5EF1">
        <w:rPr>
          <w:rFonts w:cs="Consolas"/>
          <w:color w:val="000000"/>
          <w:kern w:val="0"/>
          <w:szCs w:val="21"/>
        </w:rPr>
        <w:t>}</w:t>
      </w:r>
    </w:p>
    <w:p w:rsidR="00481847" w:rsidRPr="005B5EF1" w:rsidRDefault="00481847" w:rsidP="008315F6">
      <w:pPr>
        <w:pStyle w:val="NormalWeb"/>
        <w:shd w:val="clear" w:color="auto" w:fill="FFFFFF"/>
        <w:spacing w:after="390" w:line="390" w:lineRule="atLeast"/>
        <w:ind w:leftChars="271" w:left="569"/>
        <w:rPr>
          <w:rFonts w:asciiTheme="minorHAnsi" w:hAnsiTheme="minorHAnsi"/>
          <w:b/>
          <w:color w:val="FF0000"/>
          <w:sz w:val="21"/>
          <w:szCs w:val="21"/>
        </w:rPr>
      </w:pPr>
      <w:r w:rsidRPr="005B5EF1">
        <w:rPr>
          <w:rFonts w:asciiTheme="minorHAnsi" w:hAnsiTheme="minorHAnsi"/>
          <w:b/>
          <w:color w:val="FF0000"/>
          <w:sz w:val="21"/>
          <w:szCs w:val="21"/>
        </w:rPr>
        <w:t>The result is: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kern w:val="0"/>
          <w:szCs w:val="21"/>
        </w:rPr>
        <w:t>inside apple class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kern w:val="0"/>
          <w:szCs w:val="21"/>
        </w:rPr>
        <w:t>inside redapple class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kern w:val="0"/>
          <w:szCs w:val="21"/>
        </w:rPr>
        <w:t>inside redapple class</w:t>
      </w:r>
    </w:p>
    <w:p w:rsidR="00481847" w:rsidRPr="005B5EF1" w:rsidRDefault="00481847" w:rsidP="008315F6">
      <w:pPr>
        <w:autoSpaceDE w:val="0"/>
        <w:autoSpaceDN w:val="0"/>
        <w:adjustRightInd w:val="0"/>
        <w:ind w:leftChars="100" w:left="210"/>
        <w:jc w:val="left"/>
        <w:rPr>
          <w:rFonts w:cs="Consolas"/>
          <w:color w:val="FF0000"/>
          <w:kern w:val="0"/>
          <w:szCs w:val="21"/>
        </w:rPr>
      </w:pPr>
    </w:p>
    <w:p w:rsidR="00481847" w:rsidRPr="005B5EF1" w:rsidRDefault="00481847" w:rsidP="008315F6">
      <w:pPr>
        <w:autoSpaceDE w:val="0"/>
        <w:autoSpaceDN w:val="0"/>
        <w:adjustRightInd w:val="0"/>
        <w:ind w:leftChars="100" w:left="210"/>
        <w:jc w:val="left"/>
        <w:rPr>
          <w:rFonts w:cs="Arial"/>
          <w:color w:val="000000"/>
          <w:szCs w:val="21"/>
          <w:shd w:val="clear" w:color="auto" w:fill="FFFFFF"/>
        </w:rPr>
      </w:pPr>
      <w:r w:rsidRPr="005B5EF1">
        <w:rPr>
          <w:rFonts w:cs="Arial"/>
          <w:b/>
          <w:color w:val="FF0000"/>
          <w:szCs w:val="21"/>
          <w:shd w:val="clear" w:color="auto" w:fill="FFFFFF"/>
        </w:rPr>
        <w:t>That's because that's how polymorphism works in Java</w:t>
      </w:r>
      <w:r w:rsidRPr="005B5EF1">
        <w:rPr>
          <w:rFonts w:cs="Arial"/>
          <w:color w:val="000000"/>
          <w:szCs w:val="21"/>
          <w:shd w:val="clear" w:color="auto" w:fill="FFFFFF"/>
        </w:rPr>
        <w:t>: it always uses the most-derived version of the method, which </w:t>
      </w:r>
      <w:r w:rsidRPr="005B5EF1">
        <w:rPr>
          <w:rFonts w:cs="Arial"/>
          <w:i/>
          <w:iCs/>
          <w:color w:val="000000"/>
          <w:szCs w:val="21"/>
          <w:bdr w:val="none" w:sz="0" w:space="0" w:color="auto" w:frame="1"/>
          <w:shd w:val="clear" w:color="auto" w:fill="FFFFFF"/>
        </w:rPr>
        <w:t>overrides</w:t>
      </w:r>
      <w:r w:rsidRPr="005B5EF1">
        <w:rPr>
          <w:rFonts w:cs="Arial"/>
          <w:color w:val="000000"/>
          <w:szCs w:val="21"/>
          <w:shd w:val="clear" w:color="auto" w:fill="FFFFFF"/>
        </w:rPr>
        <w:t> other versions(</w:t>
      </w:r>
      <w:r w:rsidRPr="005B5EF1">
        <w:rPr>
          <w:rFonts w:cs="Arial"/>
          <w:color w:val="FF0000"/>
          <w:szCs w:val="21"/>
          <w:shd w:val="clear" w:color="auto" w:fill="FFFFFF"/>
        </w:rPr>
        <w:t>even if it's cast to a super class, the child-most method will be called.</w:t>
      </w:r>
      <w:r w:rsidRPr="005B5EF1">
        <w:rPr>
          <w:rFonts w:cs="Arial"/>
          <w:color w:val="000000"/>
          <w:szCs w:val="21"/>
          <w:shd w:val="clear" w:color="auto" w:fill="FFFFFF"/>
        </w:rPr>
        <w:t>).</w:t>
      </w:r>
      <w:r w:rsidRPr="005B5EF1">
        <w:rPr>
          <w:rFonts w:cs="Arial"/>
          <w:color w:val="FF0000"/>
          <w:szCs w:val="21"/>
          <w:shd w:val="clear" w:color="auto" w:fill="FFFFFF"/>
        </w:rPr>
        <w:t xml:space="preserve"> The only way to get the base-class version is to use </w:t>
      </w:r>
      <w:r w:rsidRPr="005B5EF1">
        <w:rPr>
          <w:rFonts w:eastAsia="SimSun" w:cs="Consolas"/>
          <w:color w:val="FF0000"/>
          <w:szCs w:val="21"/>
          <w:bdr w:val="none" w:sz="0" w:space="0" w:color="auto" w:frame="1"/>
          <w:shd w:val="clear" w:color="auto" w:fill="EEEEEE"/>
        </w:rPr>
        <w:t>super.setType</w:t>
      </w:r>
      <w:r w:rsidRPr="005B5EF1">
        <w:rPr>
          <w:rFonts w:cs="Arial"/>
          <w:color w:val="FF0000"/>
          <w:szCs w:val="21"/>
          <w:shd w:val="clear" w:color="auto" w:fill="FFFFFF"/>
        </w:rPr>
        <w:t> within the most-derived override</w:t>
      </w:r>
      <w:r w:rsidRPr="005B5EF1">
        <w:rPr>
          <w:rFonts w:cs="Arial"/>
          <w:color w:val="000000"/>
          <w:szCs w:val="21"/>
          <w:shd w:val="clear" w:color="auto" w:fill="FFFFFF"/>
        </w:rPr>
        <w:t>.</w:t>
      </w:r>
    </w:p>
    <w:p w:rsidR="00481847" w:rsidRPr="005B5EF1" w:rsidRDefault="00481847" w:rsidP="008315F6">
      <w:pPr>
        <w:autoSpaceDE w:val="0"/>
        <w:autoSpaceDN w:val="0"/>
        <w:adjustRightInd w:val="0"/>
        <w:ind w:leftChars="100" w:left="210"/>
        <w:jc w:val="left"/>
        <w:rPr>
          <w:rFonts w:cs="Arial"/>
          <w:color w:val="000000"/>
          <w:szCs w:val="21"/>
          <w:shd w:val="clear" w:color="auto" w:fill="FFFFFF"/>
        </w:rPr>
      </w:pPr>
      <w:r w:rsidRPr="005B5EF1">
        <w:rPr>
          <w:rFonts w:cs="Arial"/>
          <w:color w:val="000000"/>
          <w:szCs w:val="21"/>
          <w:shd w:val="clear" w:color="auto" w:fill="FFFFFF"/>
        </w:rPr>
        <w:t>Like this: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b/>
          <w:bCs/>
          <w:color w:val="7F0055"/>
          <w:kern w:val="0"/>
          <w:szCs w:val="21"/>
        </w:rPr>
        <w:t>class</w:t>
      </w:r>
      <w:r w:rsidRPr="005B5EF1">
        <w:rPr>
          <w:rFonts w:cs="Consolas"/>
          <w:color w:val="000000"/>
          <w:kern w:val="0"/>
          <w:szCs w:val="21"/>
        </w:rPr>
        <w:t xml:space="preserve"> RedApple </w:t>
      </w:r>
      <w:r w:rsidRPr="005B5EF1">
        <w:rPr>
          <w:rFonts w:cs="Consolas"/>
          <w:b/>
          <w:bCs/>
          <w:color w:val="7F0055"/>
          <w:kern w:val="0"/>
          <w:szCs w:val="21"/>
        </w:rPr>
        <w:t>extends</w:t>
      </w:r>
      <w:r w:rsidRPr="005B5EF1">
        <w:rPr>
          <w:rFonts w:cs="Consolas"/>
          <w:color w:val="000000"/>
          <w:kern w:val="0"/>
          <w:szCs w:val="21"/>
        </w:rPr>
        <w:t xml:space="preserve"> Apple{</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000000"/>
          <w:kern w:val="0"/>
          <w:szCs w:val="21"/>
        </w:rPr>
        <w:tab/>
      </w:r>
      <w:r w:rsidRPr="005B5EF1">
        <w:rPr>
          <w:rFonts w:cs="Consolas"/>
          <w:color w:val="000000"/>
          <w:kern w:val="0"/>
          <w:szCs w:val="21"/>
        </w:rPr>
        <w:tab/>
        <w:t xml:space="preserve">String </w:t>
      </w:r>
      <w:r w:rsidRPr="005B5EF1">
        <w:rPr>
          <w:rFonts w:cs="Consolas"/>
          <w:color w:val="0000C0"/>
          <w:kern w:val="0"/>
          <w:szCs w:val="21"/>
        </w:rPr>
        <w:t>type</w:t>
      </w:r>
      <w:r w:rsidRPr="005B5EF1">
        <w:rPr>
          <w:rFonts w:cs="Consolas"/>
          <w:color w:val="000000"/>
          <w:kern w:val="0"/>
          <w:szCs w:val="21"/>
        </w:rPr>
        <w:t xml:space="preserve"> = </w:t>
      </w:r>
      <w:r w:rsidRPr="005B5EF1">
        <w:rPr>
          <w:rFonts w:cs="Consolas"/>
          <w:color w:val="2A00FF"/>
          <w:kern w:val="0"/>
          <w:szCs w:val="21"/>
        </w:rPr>
        <w:t>"redapple"</w:t>
      </w:r>
      <w:r w:rsidRPr="005B5EF1">
        <w:rPr>
          <w:rFonts w:cs="Consolas"/>
          <w:color w:val="000000"/>
          <w:kern w:val="0"/>
          <w:szCs w:val="21"/>
        </w:rPr>
        <w:t>;</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b/>
          <w:bCs/>
          <w:color w:val="7F0055"/>
          <w:kern w:val="0"/>
          <w:szCs w:val="21"/>
        </w:rPr>
        <w:t>void</w:t>
      </w:r>
      <w:r w:rsidRPr="005B5EF1">
        <w:rPr>
          <w:rFonts w:cs="Consolas"/>
          <w:color w:val="000000"/>
          <w:kern w:val="0"/>
          <w:szCs w:val="21"/>
        </w:rPr>
        <w:t xml:space="preserve"> setType(){</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3F7F5F"/>
          <w:kern w:val="0"/>
          <w:szCs w:val="21"/>
        </w:rPr>
        <w:t>//</w:t>
      </w:r>
      <w:r w:rsidRPr="005B5EF1">
        <w:rPr>
          <w:rFonts w:cs="Consolas"/>
          <w:color w:val="3F7F5F"/>
          <w:kern w:val="0"/>
          <w:szCs w:val="21"/>
        </w:rPr>
        <w:tab/>
      </w:r>
      <w:r w:rsidRPr="005B5EF1">
        <w:rPr>
          <w:rFonts w:cs="Consolas"/>
          <w:color w:val="3F7F5F"/>
          <w:kern w:val="0"/>
          <w:szCs w:val="21"/>
        </w:rPr>
        <w:tab/>
      </w:r>
      <w:r w:rsidRPr="005B5EF1">
        <w:rPr>
          <w:rFonts w:cs="Consolas"/>
          <w:color w:val="3F7F5F"/>
          <w:kern w:val="0"/>
          <w:szCs w:val="21"/>
        </w:rPr>
        <w:tab/>
        <w:t xml:space="preserve">System.out.println("inside </w:t>
      </w:r>
      <w:r w:rsidRPr="005B5EF1">
        <w:rPr>
          <w:rFonts w:cs="Consolas"/>
          <w:color w:val="3F7F5F"/>
          <w:kern w:val="0"/>
          <w:szCs w:val="21"/>
          <w:u w:val="single"/>
        </w:rPr>
        <w:t>redapple</w:t>
      </w:r>
      <w:r w:rsidRPr="005B5EF1">
        <w:rPr>
          <w:rFonts w:cs="Consolas"/>
          <w:color w:val="3F7F5F"/>
          <w:kern w:val="0"/>
          <w:szCs w:val="21"/>
        </w:rPr>
        <w:t xml:space="preserve"> class");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3F7F5F"/>
          <w:kern w:val="0"/>
          <w:szCs w:val="21"/>
        </w:rPr>
        <w:lastRenderedPageBreak/>
        <w:t>//</w:t>
      </w:r>
      <w:r w:rsidRPr="005B5EF1">
        <w:rPr>
          <w:rFonts w:cs="Consolas"/>
          <w:color w:val="3F7F5F"/>
          <w:kern w:val="0"/>
          <w:szCs w:val="21"/>
        </w:rPr>
        <w:tab/>
      </w:r>
      <w:r w:rsidRPr="005B5EF1">
        <w:rPr>
          <w:rFonts w:cs="Consolas"/>
          <w:color w:val="3F7F5F"/>
          <w:kern w:val="0"/>
          <w:szCs w:val="21"/>
        </w:rPr>
        <w:tab/>
      </w:r>
      <w:r w:rsidRPr="005B5EF1">
        <w:rPr>
          <w:rFonts w:cs="Consolas"/>
          <w:color w:val="3F7F5F"/>
          <w:kern w:val="0"/>
          <w:szCs w:val="21"/>
        </w:rPr>
        <w:tab/>
        <w:t>this.type = "</w:t>
      </w:r>
      <w:r w:rsidRPr="005B5EF1">
        <w:rPr>
          <w:rFonts w:cs="Consolas"/>
          <w:color w:val="3F7F5F"/>
          <w:kern w:val="0"/>
          <w:szCs w:val="21"/>
          <w:u w:val="single"/>
        </w:rPr>
        <w:t>redapple</w:t>
      </w:r>
      <w:r w:rsidRPr="005B5EF1">
        <w:rPr>
          <w:rFonts w:cs="Consolas"/>
          <w:color w:val="3F7F5F"/>
          <w:kern w:val="0"/>
          <w:szCs w:val="21"/>
        </w:rPr>
        <w:t>";</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000000"/>
          <w:kern w:val="0"/>
          <w:szCs w:val="21"/>
        </w:rPr>
        <w:tab/>
      </w:r>
      <w:r w:rsidRPr="005B5EF1">
        <w:rPr>
          <w:rFonts w:cs="Consolas"/>
          <w:color w:val="000000"/>
          <w:kern w:val="0"/>
          <w:szCs w:val="21"/>
        </w:rPr>
        <w:tab/>
      </w:r>
      <w:r w:rsidRPr="005B5EF1">
        <w:rPr>
          <w:rFonts w:cs="Consolas"/>
          <w:color w:val="000000"/>
          <w:kern w:val="0"/>
          <w:szCs w:val="21"/>
        </w:rPr>
        <w:tab/>
      </w:r>
      <w:r w:rsidRPr="005B5EF1">
        <w:rPr>
          <w:rFonts w:cs="Consolas"/>
          <w:b/>
          <w:bCs/>
          <w:color w:val="7F0055"/>
          <w:kern w:val="0"/>
          <w:szCs w:val="21"/>
        </w:rPr>
        <w:t>super</w:t>
      </w:r>
      <w:r w:rsidRPr="005B5EF1">
        <w:rPr>
          <w:rFonts w:cs="Consolas"/>
          <w:color w:val="000000"/>
          <w:kern w:val="0"/>
          <w:szCs w:val="21"/>
        </w:rPr>
        <w:t>.setType();</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000000"/>
          <w:kern w:val="0"/>
          <w:szCs w:val="21"/>
        </w:rPr>
        <w:tab/>
      </w:r>
      <w:r w:rsidRPr="005B5EF1">
        <w:rPr>
          <w:rFonts w:cs="Consolas"/>
          <w:color w:val="000000"/>
          <w:kern w:val="0"/>
          <w:szCs w:val="21"/>
        </w:rPr>
        <w:tab/>
        <w:t>}</w:t>
      </w:r>
    </w:p>
    <w:p w:rsidR="00481847" w:rsidRPr="005B5EF1" w:rsidRDefault="00481847" w:rsidP="008315F6">
      <w:pPr>
        <w:autoSpaceDE w:val="0"/>
        <w:autoSpaceDN w:val="0"/>
        <w:adjustRightInd w:val="0"/>
        <w:ind w:leftChars="100" w:left="210"/>
        <w:jc w:val="left"/>
        <w:rPr>
          <w:rFonts w:cs="Consolas"/>
          <w:color w:val="000000"/>
          <w:kern w:val="0"/>
          <w:szCs w:val="21"/>
        </w:rPr>
      </w:pPr>
      <w:r w:rsidRPr="005B5EF1">
        <w:rPr>
          <w:rFonts w:cs="Consolas"/>
          <w:color w:val="000000"/>
          <w:kern w:val="0"/>
          <w:szCs w:val="21"/>
        </w:rPr>
        <w:tab/>
        <w:t>}</w:t>
      </w:r>
    </w:p>
    <w:p w:rsidR="00481847" w:rsidRPr="005B5EF1" w:rsidRDefault="00481847" w:rsidP="008315F6">
      <w:pPr>
        <w:autoSpaceDE w:val="0"/>
        <w:autoSpaceDN w:val="0"/>
        <w:adjustRightInd w:val="0"/>
        <w:ind w:leftChars="100" w:left="210"/>
        <w:jc w:val="left"/>
        <w:rPr>
          <w:rFonts w:cs="Consolas"/>
          <w:color w:val="FF0000"/>
          <w:kern w:val="0"/>
          <w:szCs w:val="21"/>
        </w:rPr>
      </w:pPr>
      <w:r w:rsidRPr="005B5EF1">
        <w:rPr>
          <w:rFonts w:cs="Consolas"/>
          <w:color w:val="FF0000"/>
          <w:kern w:val="0"/>
          <w:szCs w:val="21"/>
        </w:rPr>
        <w:t>The result is: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000000"/>
          <w:kern w:val="0"/>
          <w:szCs w:val="21"/>
        </w:rPr>
        <w:t>inside apple class</w:t>
      </w:r>
    </w:p>
    <w:p w:rsidR="00481847" w:rsidRPr="005B5EF1" w:rsidRDefault="00481847" w:rsidP="008315F6">
      <w:pPr>
        <w:autoSpaceDE w:val="0"/>
        <w:autoSpaceDN w:val="0"/>
        <w:adjustRightInd w:val="0"/>
        <w:ind w:leftChars="100" w:left="210"/>
        <w:jc w:val="left"/>
        <w:rPr>
          <w:rFonts w:cs="Consolas"/>
          <w:kern w:val="0"/>
          <w:szCs w:val="21"/>
        </w:rPr>
      </w:pPr>
      <w:r w:rsidRPr="005B5EF1">
        <w:rPr>
          <w:rFonts w:cs="Consolas"/>
          <w:color w:val="000000"/>
          <w:kern w:val="0"/>
          <w:szCs w:val="21"/>
        </w:rPr>
        <w:t>inside apple class</w:t>
      </w:r>
    </w:p>
    <w:p w:rsidR="00481847" w:rsidRPr="005B5EF1" w:rsidRDefault="00481847" w:rsidP="008315F6">
      <w:pPr>
        <w:autoSpaceDE w:val="0"/>
        <w:autoSpaceDN w:val="0"/>
        <w:adjustRightInd w:val="0"/>
        <w:ind w:leftChars="100" w:left="210"/>
        <w:jc w:val="left"/>
        <w:rPr>
          <w:rFonts w:cs="Consolas"/>
          <w:color w:val="000000"/>
          <w:kern w:val="0"/>
          <w:szCs w:val="21"/>
        </w:rPr>
      </w:pPr>
      <w:r w:rsidRPr="005B5EF1">
        <w:rPr>
          <w:rFonts w:cs="Consolas"/>
          <w:color w:val="000000"/>
          <w:kern w:val="0"/>
          <w:szCs w:val="21"/>
        </w:rPr>
        <w:t>inside apple class</w:t>
      </w:r>
    </w:p>
    <w:p w:rsidR="00481847" w:rsidRPr="005B5EF1" w:rsidRDefault="00481847" w:rsidP="008315F6">
      <w:pPr>
        <w:widowControl/>
        <w:shd w:val="clear" w:color="auto" w:fill="FFFFFF"/>
        <w:spacing w:after="240" w:line="267" w:lineRule="atLeast"/>
        <w:ind w:leftChars="100" w:left="210"/>
        <w:jc w:val="left"/>
        <w:textAlignment w:val="baseline"/>
        <w:rPr>
          <w:rFonts w:eastAsia="SimSun" w:cs="Arial"/>
          <w:b/>
          <w:color w:val="000000"/>
          <w:kern w:val="0"/>
          <w:szCs w:val="21"/>
        </w:rPr>
      </w:pPr>
      <w:r w:rsidRPr="005B5EF1">
        <w:rPr>
          <w:rFonts w:eastAsia="SimSun" w:cs="Arial"/>
          <w:b/>
          <w:color w:val="FF0000"/>
          <w:kern w:val="0"/>
          <w:szCs w:val="21"/>
        </w:rPr>
        <w:t>However, an example of where the upcasting DOES make a difference is here:</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00008B"/>
          <w:kern w:val="0"/>
          <w:szCs w:val="21"/>
          <w:bdr w:val="none" w:sz="0" w:space="0" w:color="auto" w:frame="1"/>
        </w:rPr>
        <w:t>class</w:t>
      </w:r>
      <w:r w:rsidRPr="005B5EF1">
        <w:rPr>
          <w:rFonts w:eastAsia="SimSun" w:cs="Consolas"/>
          <w:color w:val="000000"/>
          <w:kern w:val="0"/>
          <w:szCs w:val="21"/>
          <w:bdr w:val="none" w:sz="0" w:space="0" w:color="auto" w:frame="1"/>
        </w:rPr>
        <w:t xml:space="preserve"> </w:t>
      </w:r>
      <w:r w:rsidRPr="005B5EF1">
        <w:rPr>
          <w:rFonts w:eastAsia="SimSun" w:cs="Consolas"/>
          <w:color w:val="2B91AF"/>
          <w:kern w:val="0"/>
          <w:szCs w:val="21"/>
          <w:bdr w:val="none" w:sz="0" w:space="0" w:color="auto" w:frame="1"/>
        </w:rPr>
        <w:t>MyClass</w:t>
      </w:r>
      <w:r w:rsidRPr="005B5EF1">
        <w:rPr>
          <w:rFonts w:eastAsia="SimSun" w:cs="Consolas"/>
          <w:color w:val="000000"/>
          <w:kern w:val="0"/>
          <w:szCs w:val="21"/>
          <w:bdr w:val="none" w:sz="0" w:space="0" w:color="auto" w:frame="1"/>
        </w:rPr>
        <w:t xml:space="preserve"> {</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000000"/>
          <w:kern w:val="0"/>
          <w:szCs w:val="21"/>
          <w:bdr w:val="none" w:sz="0" w:space="0" w:color="auto" w:frame="1"/>
        </w:rPr>
        <w:t xml:space="preserve">    </w:t>
      </w:r>
      <w:r w:rsidRPr="005B5EF1">
        <w:rPr>
          <w:rFonts w:eastAsia="SimSun" w:cs="Consolas"/>
          <w:color w:val="00008B"/>
          <w:kern w:val="0"/>
          <w:szCs w:val="21"/>
          <w:bdr w:val="none" w:sz="0" w:space="0" w:color="auto" w:frame="1"/>
        </w:rPr>
        <w:t>static</w:t>
      </w:r>
      <w:r w:rsidRPr="005B5EF1">
        <w:rPr>
          <w:rFonts w:eastAsia="SimSun" w:cs="Consolas"/>
          <w:color w:val="000000"/>
          <w:kern w:val="0"/>
          <w:szCs w:val="21"/>
          <w:bdr w:val="none" w:sz="0" w:space="0" w:color="auto" w:frame="1"/>
        </w:rPr>
        <w:t xml:space="preserve"> </w:t>
      </w:r>
      <w:r w:rsidRPr="005B5EF1">
        <w:rPr>
          <w:rFonts w:eastAsia="SimSun" w:cs="Consolas"/>
          <w:color w:val="00008B"/>
          <w:kern w:val="0"/>
          <w:szCs w:val="21"/>
          <w:bdr w:val="none" w:sz="0" w:space="0" w:color="auto" w:frame="1"/>
        </w:rPr>
        <w:t>void</w:t>
      </w:r>
      <w:r w:rsidRPr="005B5EF1">
        <w:rPr>
          <w:rFonts w:eastAsia="SimSun" w:cs="Consolas"/>
          <w:color w:val="000000"/>
          <w:kern w:val="0"/>
          <w:szCs w:val="21"/>
          <w:bdr w:val="none" w:sz="0" w:space="0" w:color="auto" w:frame="1"/>
        </w:rPr>
        <w:t xml:space="preserve"> doSomething(</w:t>
      </w:r>
      <w:r w:rsidRPr="005B5EF1">
        <w:rPr>
          <w:rFonts w:eastAsia="SimSun" w:cs="Consolas"/>
          <w:color w:val="2B91AF"/>
          <w:kern w:val="0"/>
          <w:szCs w:val="21"/>
          <w:bdr w:val="none" w:sz="0" w:space="0" w:color="auto" w:frame="1"/>
        </w:rPr>
        <w:t>Apple</w:t>
      </w:r>
      <w:r w:rsidRPr="005B5EF1">
        <w:rPr>
          <w:rFonts w:eastAsia="SimSun" w:cs="Consolas"/>
          <w:color w:val="000000"/>
          <w:kern w:val="0"/>
          <w:szCs w:val="21"/>
          <w:bdr w:val="none" w:sz="0" w:space="0" w:color="auto" w:frame="1"/>
        </w:rPr>
        <w:t xml:space="preserve"> apple) { </w:t>
      </w:r>
      <w:r w:rsidRPr="005B5EF1">
        <w:rPr>
          <w:rFonts w:eastAsia="SimSun" w:cs="Consolas"/>
          <w:color w:val="2B91AF"/>
          <w:kern w:val="0"/>
          <w:szCs w:val="21"/>
          <w:bdr w:val="none" w:sz="0" w:space="0" w:color="auto" w:frame="1"/>
        </w:rPr>
        <w:t>System</w:t>
      </w:r>
      <w:r w:rsidRPr="005B5EF1">
        <w:rPr>
          <w:rFonts w:eastAsia="SimSun" w:cs="Consolas"/>
          <w:color w:val="000000"/>
          <w:kern w:val="0"/>
          <w:szCs w:val="21"/>
          <w:bdr w:val="none" w:sz="0" w:space="0" w:color="auto" w:frame="1"/>
        </w:rPr>
        <w:t>.out.println(</w:t>
      </w:r>
      <w:r w:rsidRPr="005B5EF1">
        <w:rPr>
          <w:rFonts w:eastAsia="SimSun" w:cs="Consolas"/>
          <w:color w:val="800000"/>
          <w:kern w:val="0"/>
          <w:szCs w:val="21"/>
          <w:bdr w:val="none" w:sz="0" w:space="0" w:color="auto" w:frame="1"/>
        </w:rPr>
        <w:t>"Apple"</w:t>
      </w:r>
      <w:r w:rsidRPr="005B5EF1">
        <w:rPr>
          <w:rFonts w:eastAsia="SimSun" w:cs="Consolas"/>
          <w:color w:val="000000"/>
          <w:kern w:val="0"/>
          <w:szCs w:val="21"/>
          <w:bdr w:val="none" w:sz="0" w:space="0" w:color="auto" w:frame="1"/>
        </w:rPr>
        <w:t>); }</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000000"/>
          <w:kern w:val="0"/>
          <w:szCs w:val="21"/>
          <w:bdr w:val="none" w:sz="0" w:space="0" w:color="auto" w:frame="1"/>
        </w:rPr>
        <w:t xml:space="preserve">    </w:t>
      </w:r>
      <w:r w:rsidRPr="005B5EF1">
        <w:rPr>
          <w:rFonts w:eastAsia="SimSun" w:cs="Consolas"/>
          <w:color w:val="00008B"/>
          <w:kern w:val="0"/>
          <w:szCs w:val="21"/>
          <w:bdr w:val="none" w:sz="0" w:space="0" w:color="auto" w:frame="1"/>
        </w:rPr>
        <w:t>static</w:t>
      </w:r>
      <w:r w:rsidRPr="005B5EF1">
        <w:rPr>
          <w:rFonts w:eastAsia="SimSun" w:cs="Consolas"/>
          <w:color w:val="000000"/>
          <w:kern w:val="0"/>
          <w:szCs w:val="21"/>
          <w:bdr w:val="none" w:sz="0" w:space="0" w:color="auto" w:frame="1"/>
        </w:rPr>
        <w:t xml:space="preserve"> </w:t>
      </w:r>
      <w:r w:rsidRPr="005B5EF1">
        <w:rPr>
          <w:rFonts w:eastAsia="SimSun" w:cs="Consolas"/>
          <w:color w:val="00008B"/>
          <w:kern w:val="0"/>
          <w:szCs w:val="21"/>
          <w:bdr w:val="none" w:sz="0" w:space="0" w:color="auto" w:frame="1"/>
        </w:rPr>
        <w:t>void</w:t>
      </w:r>
      <w:r w:rsidRPr="005B5EF1">
        <w:rPr>
          <w:rFonts w:eastAsia="SimSun" w:cs="Consolas"/>
          <w:color w:val="000000"/>
          <w:kern w:val="0"/>
          <w:szCs w:val="21"/>
          <w:bdr w:val="none" w:sz="0" w:space="0" w:color="auto" w:frame="1"/>
        </w:rPr>
        <w:t xml:space="preserve"> doSomething(</w:t>
      </w:r>
      <w:r w:rsidRPr="005B5EF1">
        <w:rPr>
          <w:rFonts w:eastAsia="SimSun" w:cs="Consolas"/>
          <w:color w:val="2B91AF"/>
          <w:kern w:val="0"/>
          <w:szCs w:val="21"/>
          <w:bdr w:val="none" w:sz="0" w:space="0" w:color="auto" w:frame="1"/>
        </w:rPr>
        <w:t>RedApple</w:t>
      </w:r>
      <w:r w:rsidRPr="005B5EF1">
        <w:rPr>
          <w:rFonts w:eastAsia="SimSun" w:cs="Consolas"/>
          <w:color w:val="000000"/>
          <w:kern w:val="0"/>
          <w:szCs w:val="21"/>
          <w:bdr w:val="none" w:sz="0" w:space="0" w:color="auto" w:frame="1"/>
        </w:rPr>
        <w:t xml:space="preserve"> apple) { </w:t>
      </w:r>
      <w:r w:rsidRPr="005B5EF1">
        <w:rPr>
          <w:rFonts w:eastAsia="SimSun" w:cs="Consolas"/>
          <w:color w:val="2B91AF"/>
          <w:kern w:val="0"/>
          <w:szCs w:val="21"/>
          <w:bdr w:val="none" w:sz="0" w:space="0" w:color="auto" w:frame="1"/>
        </w:rPr>
        <w:t>System</w:t>
      </w:r>
      <w:r w:rsidRPr="005B5EF1">
        <w:rPr>
          <w:rFonts w:eastAsia="SimSun" w:cs="Consolas"/>
          <w:color w:val="000000"/>
          <w:kern w:val="0"/>
          <w:szCs w:val="21"/>
          <w:bdr w:val="none" w:sz="0" w:space="0" w:color="auto" w:frame="1"/>
        </w:rPr>
        <w:t>.out.println(</w:t>
      </w:r>
      <w:r w:rsidRPr="005B5EF1">
        <w:rPr>
          <w:rFonts w:eastAsia="SimSun" w:cs="Consolas"/>
          <w:color w:val="800000"/>
          <w:kern w:val="0"/>
          <w:szCs w:val="21"/>
          <w:bdr w:val="none" w:sz="0" w:space="0" w:color="auto" w:frame="1"/>
        </w:rPr>
        <w:t>"RedApple"</w:t>
      </w:r>
      <w:r w:rsidRPr="005B5EF1">
        <w:rPr>
          <w:rFonts w:eastAsia="SimSun" w:cs="Consolas"/>
          <w:color w:val="000000"/>
          <w:kern w:val="0"/>
          <w:szCs w:val="21"/>
          <w:bdr w:val="none" w:sz="0" w:space="0" w:color="auto" w:frame="1"/>
        </w:rPr>
        <w:t>); }</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000000"/>
          <w:kern w:val="0"/>
          <w:szCs w:val="21"/>
          <w:bdr w:val="none" w:sz="0" w:space="0" w:color="auto" w:frame="1"/>
        </w:rPr>
        <w:t>}</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000000"/>
          <w:kern w:val="0"/>
          <w:szCs w:val="21"/>
          <w:bdr w:val="none" w:sz="0" w:space="0" w:color="auto" w:frame="1"/>
        </w:rPr>
        <w:t>...</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2B91AF"/>
          <w:kern w:val="0"/>
          <w:szCs w:val="21"/>
          <w:bdr w:val="none" w:sz="0" w:space="0" w:color="auto" w:frame="1"/>
        </w:rPr>
        <w:t>RedApple</w:t>
      </w:r>
      <w:r w:rsidRPr="005B5EF1">
        <w:rPr>
          <w:rFonts w:eastAsia="SimSun" w:cs="Consolas"/>
          <w:color w:val="000000"/>
          <w:kern w:val="0"/>
          <w:szCs w:val="21"/>
          <w:bdr w:val="none" w:sz="0" w:space="0" w:color="auto" w:frame="1"/>
        </w:rPr>
        <w:t xml:space="preserve"> apple = </w:t>
      </w:r>
      <w:r w:rsidRPr="005B5EF1">
        <w:rPr>
          <w:rFonts w:eastAsia="SimSun" w:cs="Consolas"/>
          <w:color w:val="00008B"/>
          <w:kern w:val="0"/>
          <w:szCs w:val="21"/>
          <w:bdr w:val="none" w:sz="0" w:space="0" w:color="auto" w:frame="1"/>
        </w:rPr>
        <w:t>new</w:t>
      </w:r>
      <w:r w:rsidRPr="005B5EF1">
        <w:rPr>
          <w:rFonts w:eastAsia="SimSun" w:cs="Consolas"/>
          <w:color w:val="000000"/>
          <w:kern w:val="0"/>
          <w:szCs w:val="21"/>
          <w:bdr w:val="none" w:sz="0" w:space="0" w:color="auto" w:frame="1"/>
        </w:rPr>
        <w:t xml:space="preserve"> </w:t>
      </w:r>
      <w:r w:rsidRPr="005B5EF1">
        <w:rPr>
          <w:rFonts w:eastAsia="SimSun" w:cs="Consolas"/>
          <w:color w:val="2B91AF"/>
          <w:kern w:val="0"/>
          <w:szCs w:val="21"/>
          <w:bdr w:val="none" w:sz="0" w:space="0" w:color="auto" w:frame="1"/>
        </w:rPr>
        <w:t>RedApple</w:t>
      </w:r>
      <w:r w:rsidRPr="005B5EF1">
        <w:rPr>
          <w:rFonts w:eastAsia="SimSun" w:cs="Consolas"/>
          <w:color w:val="000000"/>
          <w:kern w:val="0"/>
          <w:szCs w:val="21"/>
          <w:bdr w:val="none" w:sz="0" w:space="0" w:color="auto" w:frame="1"/>
        </w:rPr>
        <w:t>();</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2B91AF"/>
          <w:kern w:val="0"/>
          <w:szCs w:val="21"/>
          <w:bdr w:val="none" w:sz="0" w:space="0" w:color="auto" w:frame="1"/>
        </w:rPr>
        <w:t>MyClass</w:t>
      </w:r>
      <w:r w:rsidRPr="005B5EF1">
        <w:rPr>
          <w:rFonts w:eastAsia="SimSun" w:cs="Consolas"/>
          <w:color w:val="000000"/>
          <w:kern w:val="0"/>
          <w:szCs w:val="21"/>
          <w:bdr w:val="none" w:sz="0" w:space="0" w:color="auto" w:frame="1"/>
        </w:rPr>
        <w:t>.doSomething(apple);</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rPr>
      </w:pPr>
      <w:r w:rsidRPr="005B5EF1">
        <w:rPr>
          <w:rFonts w:eastAsia="SimSun" w:cs="Consolas"/>
          <w:color w:val="2B91AF"/>
          <w:kern w:val="0"/>
          <w:szCs w:val="21"/>
          <w:bdr w:val="none" w:sz="0" w:space="0" w:color="auto" w:frame="1"/>
        </w:rPr>
        <w:t>MyClass</w:t>
      </w:r>
      <w:r w:rsidRPr="005B5EF1">
        <w:rPr>
          <w:rFonts w:eastAsia="SimSun" w:cs="Consolas"/>
          <w:color w:val="000000"/>
          <w:kern w:val="0"/>
          <w:szCs w:val="21"/>
          <w:bdr w:val="none" w:sz="0" w:space="0" w:color="auto" w:frame="1"/>
        </w:rPr>
        <w:t>.doSomething((</w:t>
      </w:r>
      <w:r w:rsidRPr="005B5EF1">
        <w:rPr>
          <w:rFonts w:eastAsia="SimSun" w:cs="Consolas"/>
          <w:color w:val="2B91AF"/>
          <w:kern w:val="0"/>
          <w:szCs w:val="21"/>
          <w:bdr w:val="none" w:sz="0" w:space="0" w:color="auto" w:frame="1"/>
        </w:rPr>
        <w:t>Apple</w:t>
      </w:r>
      <w:r w:rsidRPr="005B5EF1">
        <w:rPr>
          <w:rFonts w:eastAsia="SimSun" w:cs="Consolas"/>
          <w:color w:val="000000"/>
          <w:kern w:val="0"/>
          <w:szCs w:val="21"/>
          <w:bdr w:val="none" w:sz="0" w:space="0" w:color="auto" w:frame="1"/>
        </w:rPr>
        <w:t>)apple);</w:t>
      </w:r>
    </w:p>
    <w:p w:rsidR="00481847" w:rsidRPr="005B5EF1" w:rsidRDefault="00481847" w:rsidP="008315F6">
      <w:pPr>
        <w:widowControl/>
        <w:shd w:val="clear" w:color="auto" w:fill="FFFFFF"/>
        <w:spacing w:after="240" w:line="267" w:lineRule="atLeast"/>
        <w:ind w:leftChars="100" w:left="210"/>
        <w:jc w:val="left"/>
        <w:textAlignment w:val="baseline"/>
        <w:rPr>
          <w:rFonts w:eastAsia="SimSun" w:cs="Arial"/>
          <w:color w:val="000000"/>
          <w:kern w:val="0"/>
          <w:szCs w:val="21"/>
        </w:rPr>
      </w:pPr>
      <w:r w:rsidRPr="005B5EF1">
        <w:rPr>
          <w:rFonts w:eastAsia="SimSun" w:cs="Arial"/>
          <w:color w:val="000000"/>
          <w:kern w:val="0"/>
          <w:szCs w:val="21"/>
        </w:rPr>
        <w:t>Output:</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bdr w:val="none" w:sz="0" w:space="0" w:color="auto" w:frame="1"/>
        </w:rPr>
      </w:pPr>
      <w:r w:rsidRPr="005B5EF1">
        <w:rPr>
          <w:rFonts w:eastAsia="SimSun" w:cs="Consolas"/>
          <w:color w:val="2B91AF"/>
          <w:kern w:val="0"/>
          <w:szCs w:val="21"/>
          <w:bdr w:val="none" w:sz="0" w:space="0" w:color="auto" w:frame="1"/>
        </w:rPr>
        <w:t>RedApple</w:t>
      </w:r>
    </w:p>
    <w:p w:rsidR="00481847" w:rsidRPr="005B5EF1" w:rsidRDefault="0048184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100" w:left="210"/>
        <w:jc w:val="left"/>
        <w:textAlignment w:val="baseline"/>
        <w:rPr>
          <w:rFonts w:eastAsia="SimSun" w:cs="Consolas"/>
          <w:color w:val="000000"/>
          <w:kern w:val="0"/>
          <w:szCs w:val="21"/>
        </w:rPr>
      </w:pPr>
      <w:r w:rsidRPr="005B5EF1">
        <w:rPr>
          <w:rFonts w:eastAsia="SimSun" w:cs="Consolas"/>
          <w:color w:val="2B91AF"/>
          <w:kern w:val="0"/>
          <w:szCs w:val="21"/>
          <w:bdr w:val="none" w:sz="0" w:space="0" w:color="auto" w:frame="1"/>
        </w:rPr>
        <w:t>Apple</w:t>
      </w:r>
    </w:p>
    <w:p w:rsidR="00481847" w:rsidRPr="005B5EF1" w:rsidRDefault="00481847" w:rsidP="008315F6">
      <w:pPr>
        <w:widowControl/>
        <w:shd w:val="clear" w:color="auto" w:fill="FFFFFF"/>
        <w:spacing w:after="240" w:line="267" w:lineRule="atLeast"/>
        <w:ind w:leftChars="100" w:left="210"/>
        <w:jc w:val="left"/>
        <w:textAlignment w:val="baseline"/>
        <w:rPr>
          <w:rFonts w:eastAsia="SimSun" w:cs="Arial"/>
          <w:color w:val="000000"/>
          <w:kern w:val="0"/>
          <w:szCs w:val="21"/>
        </w:rPr>
      </w:pPr>
      <w:r w:rsidRPr="005B5EF1">
        <w:rPr>
          <w:rFonts w:eastAsia="SimSun" w:cs="Arial"/>
          <w:color w:val="000000"/>
          <w:kern w:val="0"/>
          <w:szCs w:val="21"/>
        </w:rPr>
        <w:t>Since we upcast it to an Apple the best matched method is the one with the Apple parameter.</w:t>
      </w:r>
    </w:p>
    <w:p w:rsidR="00481847" w:rsidRPr="005B5EF1" w:rsidRDefault="00BA47EA" w:rsidP="008315F6">
      <w:pPr>
        <w:autoSpaceDE w:val="0"/>
        <w:autoSpaceDN w:val="0"/>
        <w:adjustRightInd w:val="0"/>
        <w:ind w:leftChars="100" w:left="210"/>
        <w:jc w:val="left"/>
        <w:rPr>
          <w:rFonts w:cs="Consolas"/>
          <w:kern w:val="0"/>
          <w:szCs w:val="21"/>
        </w:rPr>
      </w:pPr>
      <w:hyperlink r:id="rId12" w:history="1">
        <w:r w:rsidR="00481847" w:rsidRPr="005B5EF1">
          <w:rPr>
            <w:rStyle w:val="Hyperlink"/>
            <w:rFonts w:cs="Consolas"/>
            <w:kern w:val="0"/>
            <w:szCs w:val="21"/>
          </w:rPr>
          <w:t>http://stackoverflow.com/questions/6729039/problem-in-upcasting-in-java</w:t>
        </w:r>
      </w:hyperlink>
    </w:p>
    <w:p w:rsidR="00481847" w:rsidRPr="005B5EF1" w:rsidRDefault="00481847" w:rsidP="008315F6">
      <w:pPr>
        <w:widowControl/>
        <w:shd w:val="clear" w:color="auto" w:fill="FFFFFF"/>
        <w:spacing w:line="336" w:lineRule="atLeast"/>
        <w:ind w:leftChars="100" w:left="210"/>
        <w:jc w:val="left"/>
        <w:rPr>
          <w:rFonts w:eastAsia="SimSun" w:cs="SimSun"/>
          <w:color w:val="FF0000"/>
          <w:kern w:val="0"/>
          <w:szCs w:val="21"/>
        </w:rPr>
      </w:pPr>
      <w:r w:rsidRPr="005B5EF1">
        <w:rPr>
          <w:rFonts w:eastAsia="SimSun" w:cs="SimSun"/>
          <w:color w:val="FF0000"/>
          <w:kern w:val="0"/>
          <w:szCs w:val="21"/>
        </w:rPr>
        <w:t>But downcasting must always be done manually:</w:t>
      </w:r>
    </w:p>
    <w:p w:rsidR="00481847" w:rsidRPr="005B5EF1" w:rsidRDefault="00481847" w:rsidP="008315F6">
      <w:pPr>
        <w:widowControl/>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leftChars="100" w:left="210"/>
        <w:jc w:val="left"/>
        <w:rPr>
          <w:rFonts w:eastAsia="SimSun" w:cs="SimSun"/>
          <w:color w:val="000000"/>
          <w:kern w:val="0"/>
          <w:szCs w:val="21"/>
        </w:rPr>
      </w:pPr>
      <w:r w:rsidRPr="005B5EF1">
        <w:rPr>
          <w:rFonts w:eastAsia="SimSun" w:cs="SimSun"/>
          <w:color w:val="660066"/>
          <w:kern w:val="0"/>
          <w:szCs w:val="21"/>
        </w:rPr>
        <w:t>Cat</w:t>
      </w:r>
      <w:r w:rsidRPr="005B5EF1">
        <w:rPr>
          <w:rFonts w:eastAsia="SimSun" w:cs="SimSun"/>
          <w:color w:val="000000"/>
          <w:kern w:val="0"/>
          <w:szCs w:val="21"/>
        </w:rPr>
        <w:t xml:space="preserve"> c1 </w:t>
      </w:r>
      <w:r w:rsidRPr="005B5EF1">
        <w:rPr>
          <w:rFonts w:eastAsia="SimSun" w:cs="SimSun"/>
          <w:color w:val="666600"/>
          <w:kern w:val="0"/>
          <w:szCs w:val="21"/>
        </w:rPr>
        <w:t>=</w:t>
      </w:r>
      <w:r w:rsidRPr="005B5EF1">
        <w:rPr>
          <w:rFonts w:eastAsia="SimSun" w:cs="SimSun"/>
          <w:color w:val="000000"/>
          <w:kern w:val="0"/>
          <w:szCs w:val="21"/>
        </w:rPr>
        <w:t xml:space="preserve"> </w:t>
      </w:r>
      <w:r w:rsidRPr="005B5EF1">
        <w:rPr>
          <w:rFonts w:eastAsia="SimSun" w:cs="SimSun"/>
          <w:color w:val="000088"/>
          <w:kern w:val="0"/>
          <w:szCs w:val="21"/>
        </w:rPr>
        <w:t>new</w:t>
      </w:r>
      <w:r w:rsidRPr="005B5EF1">
        <w:rPr>
          <w:rFonts w:eastAsia="SimSun" w:cs="SimSun"/>
          <w:color w:val="000000"/>
          <w:kern w:val="0"/>
          <w:szCs w:val="21"/>
        </w:rPr>
        <w:t xml:space="preserve"> </w:t>
      </w:r>
      <w:r w:rsidRPr="005B5EF1">
        <w:rPr>
          <w:rFonts w:eastAsia="SimSun" w:cs="SimSun"/>
          <w:color w:val="660066"/>
          <w:kern w:val="0"/>
          <w:szCs w:val="21"/>
        </w:rPr>
        <w:t>Cat</w:t>
      </w:r>
      <w:r w:rsidRPr="005B5EF1">
        <w:rPr>
          <w:rFonts w:eastAsia="SimSun" w:cs="SimSun"/>
          <w:color w:val="666600"/>
          <w:kern w:val="0"/>
          <w:szCs w:val="21"/>
        </w:rPr>
        <w:t>();</w:t>
      </w:r>
    </w:p>
    <w:p w:rsidR="00481847" w:rsidRPr="005B5EF1" w:rsidRDefault="00481847" w:rsidP="008315F6">
      <w:pPr>
        <w:widowControl/>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leftChars="100" w:left="210"/>
        <w:jc w:val="left"/>
        <w:rPr>
          <w:rFonts w:eastAsia="SimSun" w:cs="SimSun"/>
          <w:color w:val="000000"/>
          <w:kern w:val="0"/>
          <w:szCs w:val="21"/>
        </w:rPr>
      </w:pPr>
      <w:r w:rsidRPr="005B5EF1">
        <w:rPr>
          <w:rFonts w:eastAsia="SimSun" w:cs="SimSun"/>
          <w:color w:val="660066"/>
          <w:kern w:val="0"/>
          <w:szCs w:val="21"/>
        </w:rPr>
        <w:t>Animal</w:t>
      </w:r>
      <w:r w:rsidRPr="005B5EF1">
        <w:rPr>
          <w:rFonts w:eastAsia="SimSun" w:cs="SimSun"/>
          <w:color w:val="000000"/>
          <w:kern w:val="0"/>
          <w:szCs w:val="21"/>
        </w:rPr>
        <w:t xml:space="preserve"> a </w:t>
      </w:r>
      <w:r w:rsidRPr="005B5EF1">
        <w:rPr>
          <w:rFonts w:eastAsia="SimSun" w:cs="SimSun"/>
          <w:color w:val="666600"/>
          <w:kern w:val="0"/>
          <w:szCs w:val="21"/>
        </w:rPr>
        <w:t>=</w:t>
      </w:r>
      <w:r w:rsidRPr="005B5EF1">
        <w:rPr>
          <w:rFonts w:eastAsia="SimSun" w:cs="SimSun"/>
          <w:color w:val="000000"/>
          <w:kern w:val="0"/>
          <w:szCs w:val="21"/>
        </w:rPr>
        <w:t xml:space="preserve"> c1</w:t>
      </w:r>
      <w:r w:rsidRPr="005B5EF1">
        <w:rPr>
          <w:rFonts w:eastAsia="SimSun" w:cs="SimSun"/>
          <w:color w:val="666600"/>
          <w:kern w:val="0"/>
          <w:szCs w:val="21"/>
        </w:rPr>
        <w:t>;</w:t>
      </w:r>
      <w:r w:rsidRPr="005B5EF1">
        <w:rPr>
          <w:rFonts w:eastAsia="SimSun" w:cs="SimSun"/>
          <w:color w:val="000000"/>
          <w:kern w:val="0"/>
          <w:szCs w:val="21"/>
        </w:rPr>
        <w:t xml:space="preserve"> </w:t>
      </w:r>
      <w:r w:rsidRPr="005B5EF1">
        <w:rPr>
          <w:rFonts w:eastAsia="SimSun" w:cs="SimSun"/>
          <w:color w:val="880000"/>
          <w:kern w:val="0"/>
          <w:szCs w:val="21"/>
        </w:rPr>
        <w:t>//automatic upcasting to Animal</w:t>
      </w:r>
    </w:p>
    <w:p w:rsidR="00481847" w:rsidRPr="005B5EF1" w:rsidRDefault="00481847" w:rsidP="008315F6">
      <w:pPr>
        <w:widowControl/>
        <w:pBdr>
          <w:top w:val="single" w:sz="6" w:space="12" w:color="C9C9C9"/>
          <w:left w:val="single" w:sz="6" w:space="12" w:color="C9C9C9"/>
          <w:bottom w:val="single" w:sz="6" w:space="12" w:color="C9C9C9"/>
          <w:right w:val="single" w:sz="6" w:space="12"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3" w:lineRule="atLeast"/>
        <w:ind w:leftChars="100" w:left="210"/>
        <w:jc w:val="left"/>
        <w:rPr>
          <w:rFonts w:eastAsia="SimSun" w:cs="SimSun"/>
          <w:color w:val="000000"/>
          <w:kern w:val="0"/>
          <w:szCs w:val="21"/>
        </w:rPr>
      </w:pPr>
      <w:r w:rsidRPr="005B5EF1">
        <w:rPr>
          <w:rFonts w:eastAsia="SimSun" w:cs="SimSun"/>
          <w:color w:val="660066"/>
          <w:kern w:val="0"/>
          <w:szCs w:val="21"/>
        </w:rPr>
        <w:t>Cat</w:t>
      </w:r>
      <w:r w:rsidRPr="005B5EF1">
        <w:rPr>
          <w:rFonts w:eastAsia="SimSun" w:cs="SimSun"/>
          <w:color w:val="000000"/>
          <w:kern w:val="0"/>
          <w:szCs w:val="21"/>
        </w:rPr>
        <w:t xml:space="preserve"> c2 </w:t>
      </w:r>
      <w:r w:rsidRPr="005B5EF1">
        <w:rPr>
          <w:rFonts w:eastAsia="SimSun" w:cs="SimSun"/>
          <w:color w:val="666600"/>
          <w:kern w:val="0"/>
          <w:szCs w:val="21"/>
        </w:rPr>
        <w:t>=</w:t>
      </w:r>
      <w:r w:rsidRPr="005B5EF1">
        <w:rPr>
          <w:rFonts w:eastAsia="SimSun" w:cs="SimSun"/>
          <w:color w:val="000000"/>
          <w:kern w:val="0"/>
          <w:szCs w:val="21"/>
        </w:rPr>
        <w:t xml:space="preserve"> </w:t>
      </w:r>
      <w:r w:rsidRPr="005B5EF1">
        <w:rPr>
          <w:rFonts w:eastAsia="SimSun" w:cs="SimSun"/>
          <w:color w:val="666600"/>
          <w:kern w:val="0"/>
          <w:szCs w:val="21"/>
        </w:rPr>
        <w:t>(</w:t>
      </w:r>
      <w:r w:rsidRPr="005B5EF1">
        <w:rPr>
          <w:rFonts w:eastAsia="SimSun" w:cs="SimSun"/>
          <w:color w:val="660066"/>
          <w:kern w:val="0"/>
          <w:szCs w:val="21"/>
        </w:rPr>
        <w:t>Cat</w:t>
      </w:r>
      <w:r w:rsidRPr="005B5EF1">
        <w:rPr>
          <w:rFonts w:eastAsia="SimSun" w:cs="SimSun"/>
          <w:color w:val="666600"/>
          <w:kern w:val="0"/>
          <w:szCs w:val="21"/>
        </w:rPr>
        <w:t>)</w:t>
      </w:r>
      <w:r w:rsidRPr="005B5EF1">
        <w:rPr>
          <w:rFonts w:eastAsia="SimSun" w:cs="SimSun"/>
          <w:color w:val="000000"/>
          <w:kern w:val="0"/>
          <w:szCs w:val="21"/>
        </w:rPr>
        <w:t xml:space="preserve"> a</w:t>
      </w:r>
      <w:r w:rsidRPr="005B5EF1">
        <w:rPr>
          <w:rFonts w:eastAsia="SimSun" w:cs="SimSun"/>
          <w:color w:val="666600"/>
          <w:kern w:val="0"/>
          <w:szCs w:val="21"/>
        </w:rPr>
        <w:t>;</w:t>
      </w:r>
      <w:r w:rsidRPr="005B5EF1">
        <w:rPr>
          <w:rFonts w:eastAsia="SimSun" w:cs="SimSun"/>
          <w:color w:val="000000"/>
          <w:kern w:val="0"/>
          <w:szCs w:val="21"/>
        </w:rPr>
        <w:t xml:space="preserve"> </w:t>
      </w:r>
      <w:r w:rsidRPr="005B5EF1">
        <w:rPr>
          <w:rFonts w:eastAsia="SimSun" w:cs="SimSun"/>
          <w:color w:val="880000"/>
          <w:kern w:val="0"/>
          <w:szCs w:val="21"/>
        </w:rPr>
        <w:t>//manual downcasting back to a Cat</w:t>
      </w:r>
    </w:p>
    <w:p w:rsidR="00481847" w:rsidRPr="005B5EF1" w:rsidRDefault="00481847" w:rsidP="008315F6">
      <w:pPr>
        <w:widowControl/>
        <w:shd w:val="clear" w:color="auto" w:fill="FFFFFF"/>
        <w:spacing w:line="336" w:lineRule="atLeast"/>
        <w:ind w:leftChars="100" w:left="210"/>
        <w:jc w:val="left"/>
        <w:rPr>
          <w:rFonts w:eastAsia="SimSun" w:cs="SimSun"/>
          <w:color w:val="282828"/>
          <w:kern w:val="0"/>
          <w:szCs w:val="21"/>
        </w:rPr>
      </w:pPr>
      <w:r w:rsidRPr="005B5EF1">
        <w:rPr>
          <w:rFonts w:eastAsia="SimSun" w:cs="SimSun"/>
          <w:color w:val="282828"/>
          <w:kern w:val="0"/>
          <w:szCs w:val="21"/>
        </w:rPr>
        <w:t xml:space="preserve">Why is that so, that upcasting is automatical, but downcasting must be manual? Well, you see, </w:t>
      </w:r>
      <w:r w:rsidRPr="005B5EF1">
        <w:rPr>
          <w:rFonts w:eastAsia="SimSun" w:cs="SimSun"/>
          <w:color w:val="FF0000"/>
          <w:kern w:val="0"/>
          <w:szCs w:val="21"/>
        </w:rPr>
        <w:t>upcasting can never fail</w:t>
      </w:r>
      <w:r w:rsidRPr="005B5EF1">
        <w:rPr>
          <w:rFonts w:eastAsia="SimSun" w:cs="SimSun"/>
          <w:color w:val="282828"/>
          <w:kern w:val="0"/>
          <w:szCs w:val="21"/>
        </w:rPr>
        <w:t>. But if you have a group of different Animals and want to downcast them all to a Cat, then there's a chance, that some of these Animals are actually Dogs, and process fails, by throwing ClassCastException.</w:t>
      </w:r>
    </w:p>
    <w:p w:rsidR="00481847" w:rsidRPr="005B5EF1" w:rsidRDefault="00BA47EA" w:rsidP="008315F6">
      <w:pPr>
        <w:widowControl/>
        <w:shd w:val="clear" w:color="auto" w:fill="FFFFFF"/>
        <w:spacing w:line="336" w:lineRule="atLeast"/>
        <w:ind w:leftChars="100" w:left="210"/>
        <w:jc w:val="left"/>
        <w:rPr>
          <w:rFonts w:eastAsia="SimSun" w:cs="SimSun"/>
          <w:color w:val="282828"/>
          <w:kern w:val="0"/>
          <w:szCs w:val="21"/>
        </w:rPr>
      </w:pPr>
      <w:hyperlink r:id="rId13" w:history="1">
        <w:r w:rsidR="00481847" w:rsidRPr="005B5EF1">
          <w:rPr>
            <w:rStyle w:val="Hyperlink"/>
            <w:rFonts w:eastAsia="SimSun" w:cs="SimSun"/>
            <w:kern w:val="0"/>
            <w:szCs w:val="21"/>
          </w:rPr>
          <w:t>http://forum.codecall.net/topic/50451-upcasting-downcasting/</w:t>
        </w:r>
      </w:hyperlink>
    </w:p>
    <w:p w:rsidR="00481847" w:rsidRPr="005B5EF1" w:rsidRDefault="00481847" w:rsidP="008315F6">
      <w:pPr>
        <w:widowControl/>
        <w:shd w:val="clear" w:color="auto" w:fill="FFFFFF"/>
        <w:spacing w:line="336" w:lineRule="atLeast"/>
        <w:ind w:leftChars="100" w:left="210"/>
        <w:jc w:val="left"/>
        <w:rPr>
          <w:rFonts w:eastAsia="SimSun" w:cs="SimSun"/>
          <w:color w:val="282828"/>
          <w:kern w:val="0"/>
          <w:szCs w:val="21"/>
        </w:rPr>
      </w:pPr>
    </w:p>
    <w:p w:rsidR="001371A4" w:rsidRPr="005B5EF1" w:rsidRDefault="001371A4" w:rsidP="008315F6">
      <w:pPr>
        <w:pStyle w:val="ListParagraph"/>
        <w:widowControl/>
        <w:numPr>
          <w:ilvl w:val="0"/>
          <w:numId w:val="26"/>
        </w:numPr>
        <w:shd w:val="clear" w:color="auto" w:fill="FCFCFC"/>
        <w:spacing w:after="360" w:line="360" w:lineRule="atLeast"/>
        <w:ind w:leftChars="100" w:left="570" w:firstLineChars="0"/>
        <w:jc w:val="left"/>
        <w:textAlignment w:val="baseline"/>
        <w:rPr>
          <w:rFonts w:eastAsia="SimSun" w:cs="SimSun"/>
          <w:kern w:val="0"/>
          <w:szCs w:val="21"/>
        </w:rPr>
      </w:pPr>
      <w:r w:rsidRPr="005B5EF1">
        <w:rPr>
          <w:rFonts w:eastAsia="SimSun" w:cs="SimSun"/>
          <w:kern w:val="0"/>
          <w:szCs w:val="21"/>
        </w:rPr>
        <w:t>What is difference between JDK and JRE ?</w:t>
      </w:r>
    </w:p>
    <w:p w:rsidR="00A2499A" w:rsidRPr="005B5EF1" w:rsidRDefault="00BA47EA" w:rsidP="008315F6">
      <w:pPr>
        <w:pStyle w:val="ListParagraph"/>
        <w:widowControl/>
        <w:shd w:val="clear" w:color="auto" w:fill="FCFCFC"/>
        <w:spacing w:after="360" w:line="360" w:lineRule="atLeast"/>
        <w:ind w:leftChars="271" w:left="569" w:firstLineChars="0" w:firstLine="0"/>
        <w:jc w:val="left"/>
        <w:textAlignment w:val="baseline"/>
        <w:rPr>
          <w:rFonts w:eastAsia="SimSun" w:cs="SimSun"/>
          <w:kern w:val="0"/>
          <w:szCs w:val="21"/>
        </w:rPr>
      </w:pPr>
      <w:hyperlink r:id="rId14" w:history="1">
        <w:r w:rsidR="00A2499A" w:rsidRPr="005B5EF1">
          <w:rPr>
            <w:rStyle w:val="Hyperlink"/>
            <w:rFonts w:eastAsia="SimSun" w:cs="SimSun"/>
            <w:kern w:val="0"/>
            <w:szCs w:val="21"/>
          </w:rPr>
          <w:t>http://stackoverflow.com/questions/1906445/what-is-the-difference-between-jdk-and-jre</w:t>
        </w:r>
      </w:hyperlink>
      <w:r w:rsidR="00A2499A" w:rsidRPr="005B5EF1">
        <w:rPr>
          <w:rFonts w:eastAsia="SimSun" w:cs="SimSun"/>
          <w:kern w:val="0"/>
          <w:szCs w:val="21"/>
        </w:rPr>
        <w:t xml:space="preserve"> </w:t>
      </w:r>
    </w:p>
    <w:p w:rsidR="00A2499A" w:rsidRPr="005B5EF1" w:rsidRDefault="00A2499A" w:rsidP="008315F6">
      <w:pPr>
        <w:pStyle w:val="ListParagraph"/>
        <w:widowControl/>
        <w:shd w:val="clear" w:color="auto" w:fill="FCFCFC"/>
        <w:spacing w:after="360" w:line="360" w:lineRule="atLeast"/>
        <w:ind w:leftChars="271" w:left="569" w:firstLineChars="0" w:firstLine="0"/>
        <w:jc w:val="left"/>
        <w:textAlignment w:val="baseline"/>
        <w:rPr>
          <w:rFonts w:eastAsia="SimSun" w:cs="SimSun"/>
          <w:kern w:val="0"/>
          <w:szCs w:val="21"/>
        </w:rPr>
      </w:pPr>
      <w:r w:rsidRPr="005B5EF1">
        <w:rPr>
          <w:rFonts w:eastAsia="SimSun" w:cs="SimSun"/>
          <w:kern w:val="0"/>
          <w:szCs w:val="21"/>
          <w:highlight w:val="yellow"/>
        </w:rPr>
        <w:lastRenderedPageBreak/>
        <w:t>JRE</w:t>
      </w:r>
      <w:r w:rsidRPr="005B5EF1">
        <w:rPr>
          <w:rFonts w:eastAsia="SimSun" w:cs="SimSun"/>
          <w:kern w:val="0"/>
          <w:szCs w:val="21"/>
        </w:rPr>
        <w:t>: Java Runtime Environment. It is basically the Java Virtual Machine where your Java programs run on. It also includes browser plugins for Applet execution.</w:t>
      </w:r>
    </w:p>
    <w:p w:rsidR="00A2499A" w:rsidRPr="005B5EF1" w:rsidRDefault="00A2499A" w:rsidP="008315F6">
      <w:pPr>
        <w:pStyle w:val="ListParagraph"/>
        <w:widowControl/>
        <w:shd w:val="clear" w:color="auto" w:fill="FCFCFC"/>
        <w:spacing w:after="360" w:line="360" w:lineRule="atLeast"/>
        <w:ind w:leftChars="271" w:left="569" w:firstLineChars="0" w:firstLine="0"/>
        <w:jc w:val="left"/>
        <w:textAlignment w:val="baseline"/>
        <w:rPr>
          <w:rFonts w:eastAsia="SimSun" w:cs="SimSun"/>
          <w:kern w:val="0"/>
          <w:szCs w:val="21"/>
        </w:rPr>
      </w:pPr>
      <w:r w:rsidRPr="005B5EF1">
        <w:rPr>
          <w:rFonts w:eastAsia="SimSun" w:cs="SimSun"/>
          <w:kern w:val="0"/>
          <w:szCs w:val="21"/>
          <w:highlight w:val="yellow"/>
        </w:rPr>
        <w:t>JDK</w:t>
      </w:r>
      <w:r w:rsidRPr="005B5EF1">
        <w:rPr>
          <w:rFonts w:eastAsia="SimSun" w:cs="SimSun"/>
          <w:kern w:val="0"/>
          <w:szCs w:val="21"/>
        </w:rPr>
        <w:t>: It's the full featured Software Development Kit for Java, including JRE, and the compilers and tools (like JavaDoc, and Java Debugger) to create and compile programs.</w:t>
      </w:r>
    </w:p>
    <w:p w:rsidR="00A2499A" w:rsidRPr="005B5EF1" w:rsidRDefault="00A2499A" w:rsidP="008315F6">
      <w:pPr>
        <w:pStyle w:val="ListParagraph"/>
        <w:widowControl/>
        <w:shd w:val="clear" w:color="auto" w:fill="FCFCFC"/>
        <w:spacing w:after="360" w:line="360" w:lineRule="atLeast"/>
        <w:ind w:leftChars="271" w:left="569" w:firstLineChars="0" w:firstLine="0"/>
        <w:jc w:val="left"/>
        <w:textAlignment w:val="baseline"/>
        <w:rPr>
          <w:rFonts w:eastAsia="SimSun" w:cs="SimSun"/>
          <w:kern w:val="0"/>
          <w:szCs w:val="21"/>
        </w:rPr>
      </w:pPr>
      <w:r w:rsidRPr="005B5EF1">
        <w:rPr>
          <w:rFonts w:eastAsia="SimSun" w:cs="SimSun"/>
          <w:kern w:val="0"/>
          <w:szCs w:val="21"/>
        </w:rPr>
        <w:t>Usually, when you only care about running Java programs on your browser or computer you will only install JRE. It's all you need. On the other hand, if you are planning to do some Java programming, you will also need JDK.</w:t>
      </w:r>
    </w:p>
    <w:p w:rsidR="001371A4" w:rsidRPr="005B5EF1" w:rsidRDefault="00A2499A" w:rsidP="008315F6">
      <w:pPr>
        <w:pStyle w:val="ListParagraph"/>
        <w:widowControl/>
        <w:shd w:val="clear" w:color="auto" w:fill="FCFCFC"/>
        <w:spacing w:after="360" w:line="360" w:lineRule="atLeast"/>
        <w:ind w:leftChars="271" w:left="569" w:firstLineChars="0" w:firstLine="0"/>
        <w:jc w:val="left"/>
        <w:textAlignment w:val="baseline"/>
        <w:rPr>
          <w:rFonts w:eastAsia="SimSun" w:cs="SimSun"/>
          <w:kern w:val="0"/>
          <w:szCs w:val="21"/>
        </w:rPr>
      </w:pPr>
      <w:r w:rsidRPr="005B5EF1">
        <w:rPr>
          <w:rFonts w:eastAsia="SimSun" w:cs="SimSun"/>
          <w:kern w:val="0"/>
          <w:szCs w:val="21"/>
        </w:rPr>
        <w:t xml:space="preserve">Sometimes, even though you are not planning to do any Java Development on a computer, you still need the JDK installed. </w:t>
      </w:r>
      <w:r w:rsidRPr="005B5EF1">
        <w:rPr>
          <w:rFonts w:eastAsia="SimSun" w:cs="SimSun"/>
          <w:kern w:val="0"/>
          <w:szCs w:val="21"/>
          <w:highlight w:val="cyan"/>
        </w:rPr>
        <w:t>For example, if you are deploying a WebApp with JSP, you are technically just running Java Programs inside the application server. Why would you need JDK then? Because application server will convert JSP into Servlets and use JDK to compile the servlets. I am sure there might be more examples.</w:t>
      </w:r>
    </w:p>
    <w:p w:rsidR="00774FD9" w:rsidRDefault="00774FD9" w:rsidP="008315F6">
      <w:pPr>
        <w:pStyle w:val="Heading1"/>
        <w:numPr>
          <w:ilvl w:val="0"/>
          <w:numId w:val="26"/>
        </w:numPr>
        <w:shd w:val="clear" w:color="auto" w:fill="FFFFFF"/>
        <w:spacing w:before="0" w:beforeAutospacing="0" w:after="0" w:afterAutospacing="0" w:line="375" w:lineRule="atLeast"/>
        <w:ind w:leftChars="100" w:left="570"/>
        <w:rPr>
          <w:rFonts w:asciiTheme="minorHAnsi" w:hAnsiTheme="minorHAnsi" w:cs="Arial"/>
          <w:color w:val="000000"/>
          <w:sz w:val="21"/>
          <w:szCs w:val="21"/>
        </w:rPr>
      </w:pPr>
      <w:r>
        <w:rPr>
          <w:rFonts w:asciiTheme="minorHAnsi" w:hAnsiTheme="minorHAnsi" w:cs="Arial" w:hint="eastAsia"/>
          <w:color w:val="000000"/>
          <w:sz w:val="21"/>
          <w:szCs w:val="21"/>
        </w:rPr>
        <w:t>What is side effect ?</w:t>
      </w:r>
    </w:p>
    <w:p w:rsidR="00774FD9" w:rsidRDefault="00BA47EA" w:rsidP="008315F6">
      <w:pPr>
        <w:pStyle w:val="Heading1"/>
        <w:shd w:val="clear" w:color="auto" w:fill="FFFFFF"/>
        <w:spacing w:before="0" w:beforeAutospacing="0" w:after="0" w:afterAutospacing="0" w:line="375" w:lineRule="atLeast"/>
        <w:ind w:leftChars="271" w:left="569"/>
        <w:rPr>
          <w:rFonts w:asciiTheme="minorHAnsi" w:hAnsiTheme="minorHAnsi" w:cs="Arial"/>
          <w:color w:val="000000"/>
          <w:sz w:val="21"/>
          <w:szCs w:val="21"/>
        </w:rPr>
      </w:pPr>
      <w:hyperlink r:id="rId15" w:history="1">
        <w:r w:rsidR="0020671E" w:rsidRPr="00AC59EA">
          <w:rPr>
            <w:rStyle w:val="Hyperlink"/>
            <w:rFonts w:asciiTheme="minorHAnsi" w:hAnsiTheme="minorHAnsi" w:cs="Arial"/>
            <w:sz w:val="21"/>
            <w:szCs w:val="21"/>
          </w:rPr>
          <w:t>http://stackoverflow.com/questions/1073909/side-effect-whats-this</w:t>
        </w:r>
      </w:hyperlink>
      <w:r w:rsidR="0020671E">
        <w:rPr>
          <w:rFonts w:asciiTheme="minorHAnsi" w:hAnsiTheme="minorHAnsi" w:cs="Arial" w:hint="eastAsia"/>
          <w:color w:val="000000"/>
          <w:sz w:val="21"/>
          <w:szCs w:val="21"/>
        </w:rPr>
        <w:t xml:space="preserve"> </w:t>
      </w:r>
    </w:p>
    <w:p w:rsidR="006A73FD" w:rsidRDefault="006A73FD"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5A2B32">
        <w:rPr>
          <w:rFonts w:asciiTheme="minorHAnsi" w:hAnsiTheme="minorHAnsi" w:cs="Arial"/>
          <w:b w:val="0"/>
          <w:color w:val="000000"/>
          <w:sz w:val="21"/>
          <w:szCs w:val="21"/>
          <w:highlight w:val="yellow"/>
        </w:rPr>
        <w:t>A side effect is anything a method does besides computing and returning a value.</w:t>
      </w:r>
      <w:r w:rsidRPr="006A73FD">
        <w:rPr>
          <w:rFonts w:asciiTheme="minorHAnsi" w:hAnsiTheme="minorHAnsi" w:cs="Arial"/>
          <w:b w:val="0"/>
          <w:color w:val="000000"/>
          <w:sz w:val="21"/>
          <w:szCs w:val="21"/>
        </w:rPr>
        <w:t xml:space="preserve"> Any change of instance or class field values is a side effect, as is drawing something on the screen, writing to a file or a network connection.</w:t>
      </w:r>
    </w:p>
    <w:p w:rsidR="006A73FD" w:rsidRDefault="006A73FD"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6A73FD">
        <w:rPr>
          <w:rFonts w:asciiTheme="minorHAnsi" w:hAnsiTheme="minorHAnsi" w:cs="Arial"/>
          <w:b w:val="0"/>
          <w:color w:val="000000"/>
          <w:sz w:val="21"/>
          <w:szCs w:val="21"/>
        </w:rPr>
        <w:t>Strictly speaking, a "function" is defined as not having side effects - which is why Java uses the word "method" instead. A real function with no return value would be pointless.</w:t>
      </w:r>
    </w:p>
    <w:p w:rsidR="0020671E" w:rsidRPr="006A73FD" w:rsidRDefault="006A73FD"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762EED">
        <w:rPr>
          <w:rFonts w:asciiTheme="minorHAnsi" w:hAnsiTheme="minorHAnsi" w:cs="Arial"/>
          <w:b w:val="0"/>
          <w:color w:val="000000"/>
          <w:sz w:val="21"/>
          <w:szCs w:val="21"/>
          <w:highlight w:val="yellow"/>
        </w:rPr>
        <w:t>Obviously, a method that does not have a return value must have some sort of side effect that justifies its existence.</w:t>
      </w:r>
      <w:r w:rsidRPr="006A73FD">
        <w:rPr>
          <w:rFonts w:asciiTheme="minorHAnsi" w:hAnsiTheme="minorHAnsi" w:cs="Arial"/>
          <w:b w:val="0"/>
          <w:color w:val="000000"/>
          <w:sz w:val="21"/>
          <w:szCs w:val="21"/>
        </w:rPr>
        <w:t xml:space="preserve"> Set methods are an example - the side effect is changing the object's internal state.</w:t>
      </w:r>
    </w:p>
    <w:p w:rsidR="0020671E" w:rsidRDefault="0020671E" w:rsidP="008315F6">
      <w:pPr>
        <w:pStyle w:val="Heading1"/>
        <w:shd w:val="clear" w:color="auto" w:fill="FFFFFF"/>
        <w:spacing w:before="0" w:beforeAutospacing="0" w:after="0" w:afterAutospacing="0" w:line="375" w:lineRule="atLeast"/>
        <w:ind w:leftChars="271" w:left="569"/>
        <w:rPr>
          <w:rFonts w:asciiTheme="minorHAnsi" w:hAnsiTheme="minorHAnsi" w:cs="Arial"/>
          <w:color w:val="000000"/>
          <w:sz w:val="21"/>
          <w:szCs w:val="21"/>
        </w:rPr>
      </w:pPr>
    </w:p>
    <w:p w:rsidR="003061DF" w:rsidRDefault="00D90C47" w:rsidP="008315F6">
      <w:pPr>
        <w:pStyle w:val="Heading1"/>
        <w:numPr>
          <w:ilvl w:val="0"/>
          <w:numId w:val="26"/>
        </w:numPr>
        <w:shd w:val="clear" w:color="auto" w:fill="FFFFFF"/>
        <w:spacing w:before="0" w:beforeAutospacing="0" w:after="0" w:afterAutospacing="0" w:line="375" w:lineRule="atLeast"/>
        <w:ind w:leftChars="100" w:left="570"/>
        <w:rPr>
          <w:rFonts w:asciiTheme="minorHAnsi" w:hAnsiTheme="minorHAnsi" w:cs="Arial"/>
          <w:color w:val="000000"/>
          <w:sz w:val="21"/>
          <w:szCs w:val="21"/>
        </w:rPr>
      </w:pPr>
      <w:r>
        <w:rPr>
          <w:rFonts w:asciiTheme="minorHAnsi" w:hAnsiTheme="minorHAnsi" w:cs="Arial" w:hint="eastAsia"/>
          <w:color w:val="000000"/>
          <w:sz w:val="21"/>
          <w:szCs w:val="21"/>
        </w:rPr>
        <w:t>What is wrapper class ?</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Q1.  What are the Wrapper classes</w:t>
      </w:r>
      <w:r>
        <w:rPr>
          <w:rFonts w:asciiTheme="minorHAnsi" w:hAnsiTheme="minorHAnsi" w:cs="Arial"/>
          <w:b w:val="0"/>
          <w:color w:val="000000"/>
          <w:sz w:val="21"/>
          <w:szCs w:val="21"/>
        </w:rPr>
        <w:t xml:space="preserve"> available for primitive types </w:t>
      </w:r>
      <w:r>
        <w:rPr>
          <w:rFonts w:asciiTheme="minorHAnsi" w:hAnsiTheme="minorHAnsi" w:cs="Arial" w:hint="eastAsia"/>
          <w:b w:val="0"/>
          <w:color w:val="000000"/>
          <w:sz w:val="21"/>
          <w:szCs w:val="21"/>
        </w:rPr>
        <w:t>?</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Pr>
          <w:rFonts w:asciiTheme="minorHAnsi" w:hAnsiTheme="minorHAnsi" w:cs="Arial"/>
          <w:b w:val="0"/>
          <w:color w:val="000000"/>
          <w:sz w:val="21"/>
          <w:szCs w:val="21"/>
        </w:rPr>
        <w:t>boolean</w:t>
      </w:r>
      <w:r w:rsidRPr="00D90C47">
        <w:rPr>
          <w:rFonts w:asciiTheme="minorHAnsi" w:hAnsiTheme="minorHAnsi" w:cs="Arial"/>
          <w:b w:val="0"/>
          <w:color w:val="000000"/>
          <w:sz w:val="21"/>
          <w:szCs w:val="21"/>
        </w:rPr>
        <w:t xml:space="preserve"> - java.lang.Boolean</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byte - java.lang.Byte</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lastRenderedPageBreak/>
        <w:t>char - java.lang.Character</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double - java.lang.Double</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float - java.lang.Float</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int - java.lang.Integer</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long - java.lang.Long</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short - java.lang.Short</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void - java.lang.Void</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Q2.  What are wrapper classes ?</w:t>
      </w:r>
    </w:p>
    <w:p w:rsid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They are wrappers to primitive data types. They allow us to access primitives as objects.</w:t>
      </w:r>
    </w:p>
    <w:p w:rsidR="00D72165" w:rsidRPr="00D90C47" w:rsidRDefault="00D72165"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5A03C8">
        <w:rPr>
          <w:rFonts w:asciiTheme="minorHAnsi" w:hAnsiTheme="minorHAnsi" w:cs="Arial"/>
          <w:b w:val="0"/>
          <w:color w:val="000000"/>
          <w:sz w:val="21"/>
          <w:szCs w:val="21"/>
          <w:highlight w:val="green"/>
        </w:rPr>
        <w:t>Java is an object-oriented language and as said everything in java is an object. But what about the primitives? They are sort of left out in the world of objects, that is, they cannot participate in the object activities, such as being returned from a method as an object, and being added to a Collection of objects, etc. . As a solution to this problem, Java allows you to include the primitives in the family of objects by using what are called</w:t>
      </w:r>
      <w:r w:rsidRPr="005A03C8">
        <w:rPr>
          <w:rFonts w:asciiTheme="minorHAnsi" w:hAnsiTheme="minorHAnsi" w:cs="Arial" w:hint="eastAsia"/>
          <w:b w:val="0"/>
          <w:color w:val="000000"/>
          <w:sz w:val="21"/>
          <w:szCs w:val="21"/>
          <w:highlight w:val="green"/>
        </w:rPr>
        <w:t xml:space="preserve"> - </w:t>
      </w:r>
      <w:r w:rsidRPr="005A03C8">
        <w:rPr>
          <w:rFonts w:asciiTheme="minorHAnsi" w:hAnsiTheme="minorHAnsi" w:cs="Arial"/>
          <w:b w:val="0"/>
          <w:color w:val="000000"/>
          <w:sz w:val="21"/>
          <w:szCs w:val="21"/>
          <w:highlight w:val="green"/>
        </w:rPr>
        <w:t>wrapper classes.</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Q3.  Difference between boolean and Boolean ?</w:t>
      </w:r>
    </w:p>
    <w:p w:rsidR="00D90C47" w:rsidRPr="00D90C47" w:rsidRDefault="00D90C47" w:rsidP="008315F6">
      <w:pPr>
        <w:pStyle w:val="Heading1"/>
        <w:shd w:val="clear" w:color="auto" w:fill="FFFFFF"/>
        <w:spacing w:line="375" w:lineRule="atLeast"/>
        <w:ind w:leftChars="100" w:left="210" w:firstLine="360"/>
        <w:rPr>
          <w:rFonts w:asciiTheme="minorHAnsi" w:hAnsiTheme="minorHAnsi" w:cs="Arial"/>
          <w:b w:val="0"/>
          <w:color w:val="000000"/>
          <w:sz w:val="21"/>
          <w:szCs w:val="21"/>
        </w:rPr>
      </w:pPr>
      <w:r w:rsidRPr="00D90C47">
        <w:rPr>
          <w:rFonts w:asciiTheme="minorHAnsi" w:hAnsiTheme="minorHAnsi" w:cs="Arial"/>
          <w:b w:val="0"/>
          <w:color w:val="000000"/>
          <w:sz w:val="21"/>
          <w:szCs w:val="21"/>
        </w:rPr>
        <w:t>boolean is a primitive type whereas Boolean is a class.</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Q4.  Explain Autoboxing ?</w:t>
      </w:r>
    </w:p>
    <w:p w:rsid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Autoboxing is the automatic conversion that the Java compiler makes between the primitive types and their corresponding object wrapper classes</w:t>
      </w:r>
    </w:p>
    <w:p w:rsidR="00CE2FCD" w:rsidRPr="00D90C47" w:rsidRDefault="00CE2FCD"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165EB9">
        <w:rPr>
          <w:rFonts w:asciiTheme="minorHAnsi" w:hAnsiTheme="minorHAnsi" w:cs="Arial"/>
          <w:b w:val="0"/>
          <w:color w:val="000000"/>
          <w:sz w:val="21"/>
          <w:szCs w:val="21"/>
          <w:highlight w:val="green"/>
        </w:rPr>
        <w:t>Boxing/Unboxing</w:t>
      </w:r>
      <w:r w:rsidRPr="00165EB9">
        <w:rPr>
          <w:rFonts w:asciiTheme="minorHAnsi" w:hAnsiTheme="minorHAnsi" w:cs="Arial" w:hint="eastAsia"/>
          <w:b w:val="0"/>
          <w:color w:val="000000"/>
          <w:sz w:val="21"/>
          <w:szCs w:val="21"/>
          <w:highlight w:val="green"/>
        </w:rPr>
        <w:t xml:space="preserve">: </w:t>
      </w:r>
      <w:r w:rsidRPr="00165EB9">
        <w:rPr>
          <w:rFonts w:asciiTheme="minorHAnsi" w:hAnsiTheme="minorHAnsi" w:cs="Arial"/>
          <w:b w:val="0"/>
          <w:color w:val="000000"/>
          <w:sz w:val="21"/>
          <w:szCs w:val="21"/>
          <w:highlight w:val="green"/>
        </w:rPr>
        <w:t>Java 5 (and hence AspectJ 1.5) supports automatic conversion of primitive types (int, float, double etc.) to their object equivalents (Integer, Float, Double,…) in assignments and method and constructor invocations. This conversion is know as autoboxing</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Q5.  What are Wrapper Classes ? What are Primitive Wrapper Classes ?</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lastRenderedPageBreak/>
        <w:t>A wrapper class is any class which "wraps" or "encapsulates" the functionality of another class or component. A Wrapper Class that wraps or encapsulates the primitive data type is called Primitive Wrapper Class.</w:t>
      </w:r>
    </w:p>
    <w:p w:rsidR="00D90C47" w:rsidRPr="00D90C47" w:rsidRDefault="00D90C47" w:rsidP="008315F6">
      <w:pPr>
        <w:pStyle w:val="Heading1"/>
        <w:shd w:val="clear" w:color="auto" w:fill="FFFFFF"/>
        <w:spacing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Q6.  What Design pattern Wrapper Classes implement ?</w:t>
      </w:r>
    </w:p>
    <w:p w:rsidR="00D90C47" w:rsidRDefault="00D90C47" w:rsidP="008315F6">
      <w:pPr>
        <w:pStyle w:val="Heading1"/>
        <w:shd w:val="clear" w:color="auto" w:fill="FFFFFF"/>
        <w:spacing w:before="0" w:beforeAutospacing="0" w:after="0" w:afterAutospacing="0" w:line="375" w:lineRule="atLeast"/>
        <w:ind w:leftChars="271" w:left="569"/>
        <w:rPr>
          <w:rFonts w:asciiTheme="minorHAnsi" w:hAnsiTheme="minorHAnsi" w:cs="Arial"/>
          <w:b w:val="0"/>
          <w:color w:val="000000"/>
          <w:sz w:val="21"/>
          <w:szCs w:val="21"/>
        </w:rPr>
      </w:pPr>
      <w:r w:rsidRPr="00D90C47">
        <w:rPr>
          <w:rFonts w:asciiTheme="minorHAnsi" w:hAnsiTheme="minorHAnsi" w:cs="Arial"/>
          <w:b w:val="0"/>
          <w:color w:val="000000"/>
          <w:sz w:val="21"/>
          <w:szCs w:val="21"/>
        </w:rPr>
        <w:t>Adapter.</w:t>
      </w:r>
    </w:p>
    <w:p w:rsidR="00D72165" w:rsidRDefault="00D72165" w:rsidP="008315F6">
      <w:pPr>
        <w:pStyle w:val="Heading1"/>
        <w:shd w:val="clear" w:color="auto" w:fill="FFFFFF"/>
        <w:spacing w:before="0" w:beforeAutospacing="0" w:after="0" w:afterAutospacing="0" w:line="375" w:lineRule="atLeast"/>
        <w:ind w:leftChars="271" w:left="569"/>
        <w:rPr>
          <w:rFonts w:asciiTheme="minorHAnsi" w:hAnsiTheme="minorHAnsi" w:cs="Arial"/>
          <w:b w:val="0"/>
          <w:color w:val="000000"/>
          <w:sz w:val="21"/>
          <w:szCs w:val="21"/>
        </w:rPr>
      </w:pPr>
    </w:p>
    <w:p w:rsidR="00D72165" w:rsidRDefault="00D72165" w:rsidP="008315F6">
      <w:pPr>
        <w:pStyle w:val="Heading1"/>
        <w:shd w:val="clear" w:color="auto" w:fill="FFFFFF"/>
        <w:spacing w:before="0" w:beforeAutospacing="0" w:after="0" w:afterAutospacing="0" w:line="375" w:lineRule="atLeast"/>
        <w:ind w:leftChars="100" w:left="210"/>
        <w:rPr>
          <w:rFonts w:asciiTheme="minorHAnsi" w:hAnsiTheme="minorHAnsi" w:cs="Arial"/>
          <w:b w:val="0"/>
          <w:color w:val="000000"/>
          <w:sz w:val="21"/>
          <w:szCs w:val="21"/>
        </w:rPr>
      </w:pPr>
    </w:p>
    <w:p w:rsidR="00BF66F2" w:rsidRPr="00BF66F2" w:rsidRDefault="00BF66F2" w:rsidP="008315F6">
      <w:pPr>
        <w:pStyle w:val="Heading1"/>
        <w:shd w:val="clear" w:color="auto" w:fill="FFFFFF"/>
        <w:spacing w:before="0" w:beforeAutospacing="0" w:after="0" w:afterAutospacing="0" w:line="375" w:lineRule="atLeast"/>
        <w:ind w:leftChars="100" w:left="210"/>
        <w:rPr>
          <w:rFonts w:asciiTheme="minorHAnsi" w:hAnsiTheme="minorHAnsi" w:cs="Arial"/>
          <w:color w:val="FF0000"/>
          <w:sz w:val="32"/>
          <w:szCs w:val="32"/>
        </w:rPr>
      </w:pPr>
      <w:r w:rsidRPr="00BF66F2">
        <w:rPr>
          <w:rFonts w:asciiTheme="minorHAnsi" w:hAnsiTheme="minorHAnsi" w:cs="Arial" w:hint="eastAsia"/>
          <w:color w:val="FF0000"/>
          <w:sz w:val="32"/>
          <w:szCs w:val="32"/>
        </w:rPr>
        <w:t>Java String Interview Question</w:t>
      </w:r>
    </w:p>
    <w:p w:rsidR="001865F1" w:rsidRDefault="00BA47EA" w:rsidP="008315F6">
      <w:pPr>
        <w:pStyle w:val="Heading1"/>
        <w:shd w:val="clear" w:color="auto" w:fill="FFFFFF"/>
        <w:spacing w:before="0" w:beforeAutospacing="0" w:after="0" w:afterAutospacing="0" w:line="375" w:lineRule="atLeast"/>
        <w:ind w:leftChars="100" w:left="210"/>
        <w:rPr>
          <w:rFonts w:asciiTheme="minorHAnsi" w:hAnsiTheme="minorHAnsi" w:cs="Arial"/>
          <w:b w:val="0"/>
          <w:color w:val="000000"/>
          <w:sz w:val="21"/>
          <w:szCs w:val="21"/>
        </w:rPr>
      </w:pPr>
      <w:hyperlink r:id="rId16" w:history="1">
        <w:r w:rsidR="001A5048" w:rsidRPr="00C42AC5">
          <w:rPr>
            <w:rStyle w:val="Hyperlink"/>
            <w:rFonts w:asciiTheme="minorHAnsi" w:hAnsiTheme="minorHAnsi" w:cs="Arial"/>
            <w:b w:val="0"/>
            <w:sz w:val="21"/>
            <w:szCs w:val="21"/>
          </w:rPr>
          <w:t>http://www.journaldev.com/1321/java-string-interview-questions-and-answers</w:t>
        </w:r>
      </w:hyperlink>
      <w:r w:rsidR="001A5048">
        <w:rPr>
          <w:rFonts w:asciiTheme="minorHAnsi" w:hAnsiTheme="minorHAnsi" w:cs="Arial" w:hint="eastAsia"/>
          <w:b w:val="0"/>
          <w:color w:val="000000"/>
          <w:sz w:val="21"/>
          <w:szCs w:val="21"/>
        </w:rPr>
        <w:t xml:space="preserve"> </w:t>
      </w:r>
    </w:p>
    <w:p w:rsidR="001865F1" w:rsidRDefault="001865F1" w:rsidP="008315F6">
      <w:pPr>
        <w:pStyle w:val="NormalWeb"/>
        <w:numPr>
          <w:ilvl w:val="0"/>
          <w:numId w:val="31"/>
        </w:numPr>
        <w:shd w:val="clear" w:color="auto" w:fill="FFFFFF"/>
        <w:spacing w:before="0" w:beforeAutospacing="0" w:after="0" w:afterAutospacing="0" w:line="365" w:lineRule="atLeast"/>
        <w:ind w:leftChars="100" w:left="57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What are 2 ways to create String ?</w:t>
      </w:r>
    </w:p>
    <w:p w:rsidR="001865F1" w:rsidRPr="001865F1" w:rsidRDefault="001865F1" w:rsidP="008315F6">
      <w:pPr>
        <w:pStyle w:val="NormalWeb"/>
        <w:shd w:val="clear" w:color="auto" w:fill="FFFFFF"/>
        <w:spacing w:before="0" w:beforeAutospacing="0" w:after="0" w:afterAutospacing="0" w:line="365" w:lineRule="atLeast"/>
        <w:ind w:leftChars="100" w:left="210"/>
        <w:textAlignment w:val="baseline"/>
        <w:rPr>
          <w:rFonts w:asciiTheme="minorHAnsi" w:hAnsiTheme="minorHAnsi" w:cs="Arial"/>
          <w:color w:val="333333"/>
          <w:sz w:val="22"/>
          <w:szCs w:val="22"/>
        </w:rPr>
      </w:pPr>
      <w:r w:rsidRPr="001865F1">
        <w:rPr>
          <w:rFonts w:asciiTheme="minorHAnsi" w:hAnsiTheme="minorHAnsi" w:cs="Arial"/>
          <w:color w:val="333333"/>
          <w:sz w:val="22"/>
          <w:szCs w:val="22"/>
        </w:rPr>
        <w:t>We can create String object using</w:t>
      </w:r>
      <w:r w:rsidRPr="001865F1">
        <w:rPr>
          <w:rStyle w:val="apple-converted-space"/>
          <w:rFonts w:asciiTheme="minorHAnsi" w:hAnsiTheme="minorHAnsi" w:cs="Arial"/>
          <w:color w:val="333333"/>
          <w:sz w:val="22"/>
          <w:szCs w:val="22"/>
        </w:rPr>
        <w:t> </w:t>
      </w:r>
      <w:r w:rsidRPr="001865F1">
        <w:rPr>
          <w:rStyle w:val="HTMLCode"/>
          <w:rFonts w:asciiTheme="minorHAnsi" w:hAnsiTheme="minorHAnsi" w:cs="Consolas" w:hint="default"/>
          <w:color w:val="333333"/>
          <w:sz w:val="22"/>
          <w:szCs w:val="22"/>
          <w:bdr w:val="none" w:sz="0" w:space="0" w:color="auto" w:frame="1"/>
        </w:rPr>
        <w:t>new</w:t>
      </w:r>
      <w:r w:rsidRPr="001865F1">
        <w:rPr>
          <w:rStyle w:val="apple-converted-space"/>
          <w:rFonts w:asciiTheme="minorHAnsi" w:hAnsiTheme="minorHAnsi" w:cs="Arial"/>
          <w:color w:val="333333"/>
          <w:sz w:val="22"/>
          <w:szCs w:val="22"/>
        </w:rPr>
        <w:t> </w:t>
      </w:r>
      <w:r w:rsidRPr="001865F1">
        <w:rPr>
          <w:rFonts w:asciiTheme="minorHAnsi" w:hAnsiTheme="minorHAnsi" w:cs="Arial"/>
          <w:color w:val="333333"/>
          <w:sz w:val="22"/>
          <w:szCs w:val="22"/>
        </w:rPr>
        <w:t>operator like any normal java class or we can use double quotes to create a String object. There are several constructors available in String class to get String from char array, byte array, StringBuffer and StringBuilder.</w:t>
      </w:r>
    </w:p>
    <w:tbl>
      <w:tblPr>
        <w:tblW w:w="11220" w:type="dxa"/>
        <w:tblCellMar>
          <w:left w:w="0" w:type="dxa"/>
          <w:right w:w="0" w:type="dxa"/>
        </w:tblCellMar>
        <w:tblLook w:val="04A0" w:firstRow="1" w:lastRow="0" w:firstColumn="1" w:lastColumn="0" w:noHBand="0" w:noVBand="1"/>
      </w:tblPr>
      <w:tblGrid>
        <w:gridCol w:w="510"/>
        <w:gridCol w:w="10710"/>
      </w:tblGrid>
      <w:tr w:rsidR="001865F1" w:rsidRPr="001865F1" w:rsidTr="008315F6">
        <w:tc>
          <w:tcPr>
            <w:tcW w:w="0" w:type="auto"/>
            <w:vAlign w:val="center"/>
            <w:hideMark/>
          </w:tcPr>
          <w:p w:rsidR="001865F1" w:rsidRPr="001865F1" w:rsidRDefault="001865F1" w:rsidP="001865F1">
            <w:pPr>
              <w:rPr>
                <w:sz w:val="22"/>
              </w:rPr>
            </w:pPr>
            <w:r>
              <w:rPr>
                <w:rFonts w:hint="eastAsia"/>
                <w:sz w:val="22"/>
              </w:rPr>
              <w:t>(1)</w:t>
            </w:r>
          </w:p>
          <w:p w:rsidR="001865F1" w:rsidRPr="001865F1" w:rsidRDefault="001865F1" w:rsidP="001865F1">
            <w:pPr>
              <w:rPr>
                <w:rFonts w:eastAsia="SimSun" w:cs="SimSun"/>
                <w:sz w:val="22"/>
              </w:rPr>
            </w:pPr>
            <w:r>
              <w:rPr>
                <w:rFonts w:hint="eastAsia"/>
                <w:sz w:val="22"/>
              </w:rPr>
              <w:t>(2)</w:t>
            </w:r>
          </w:p>
        </w:tc>
        <w:tc>
          <w:tcPr>
            <w:tcW w:w="10710" w:type="dxa"/>
            <w:vAlign w:val="center"/>
            <w:hideMark/>
          </w:tcPr>
          <w:p w:rsidR="001865F1" w:rsidRPr="001865F1" w:rsidRDefault="001865F1" w:rsidP="001865F1">
            <w:pPr>
              <w:rPr>
                <w:sz w:val="22"/>
              </w:rPr>
            </w:pPr>
            <w:r w:rsidRPr="001865F1">
              <w:rPr>
                <w:rStyle w:val="HTMLCode"/>
                <w:rFonts w:asciiTheme="minorHAnsi" w:hAnsiTheme="minorHAnsi" w:hint="default"/>
                <w:sz w:val="22"/>
                <w:szCs w:val="22"/>
              </w:rPr>
              <w:t>String str = new</w:t>
            </w:r>
            <w:r w:rsidRPr="001865F1">
              <w:rPr>
                <w:sz w:val="22"/>
              </w:rPr>
              <w:t xml:space="preserve"> </w:t>
            </w:r>
            <w:r w:rsidRPr="001865F1">
              <w:rPr>
                <w:rStyle w:val="HTMLCode"/>
                <w:rFonts w:asciiTheme="minorHAnsi" w:hAnsiTheme="minorHAnsi" w:hint="default"/>
                <w:sz w:val="22"/>
                <w:szCs w:val="22"/>
              </w:rPr>
              <w:t>String("abc");</w:t>
            </w:r>
          </w:p>
          <w:p w:rsidR="001865F1" w:rsidRPr="001865F1" w:rsidRDefault="001865F1" w:rsidP="001865F1">
            <w:pPr>
              <w:rPr>
                <w:rFonts w:eastAsia="SimSun" w:cs="SimSun"/>
                <w:sz w:val="22"/>
              </w:rPr>
            </w:pPr>
            <w:r w:rsidRPr="001865F1">
              <w:rPr>
                <w:rStyle w:val="HTMLCode"/>
                <w:rFonts w:asciiTheme="minorHAnsi" w:hAnsiTheme="minorHAnsi" w:hint="default"/>
                <w:sz w:val="22"/>
                <w:szCs w:val="22"/>
              </w:rPr>
              <w:t>String str1 = "abc";</w:t>
            </w:r>
          </w:p>
        </w:tc>
      </w:tr>
    </w:tbl>
    <w:p w:rsidR="001865F1" w:rsidRDefault="001865F1"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r w:rsidRPr="00E21BE2">
        <w:rPr>
          <w:rFonts w:asciiTheme="minorHAnsi" w:hAnsiTheme="minorHAnsi" w:cs="Arial"/>
          <w:color w:val="333333"/>
          <w:sz w:val="22"/>
          <w:szCs w:val="22"/>
          <w:highlight w:val="green"/>
        </w:rPr>
        <w:t xml:space="preserve">When we create a String using double quotes, JVM looks in the </w:t>
      </w:r>
      <w:r w:rsidRPr="00E21BE2">
        <w:rPr>
          <w:rFonts w:asciiTheme="minorHAnsi" w:hAnsiTheme="minorHAnsi" w:cs="Arial"/>
          <w:color w:val="333333"/>
          <w:sz w:val="22"/>
          <w:szCs w:val="22"/>
          <w:highlight w:val="yellow"/>
        </w:rPr>
        <w:t>String pool</w:t>
      </w:r>
      <w:r w:rsidRPr="00E21BE2">
        <w:rPr>
          <w:rFonts w:asciiTheme="minorHAnsi" w:hAnsiTheme="minorHAnsi" w:cs="Arial"/>
          <w:color w:val="333333"/>
          <w:sz w:val="22"/>
          <w:szCs w:val="22"/>
          <w:highlight w:val="green"/>
        </w:rPr>
        <w:t xml:space="preserve"> to find if any other String is stored with same value.</w:t>
      </w:r>
      <w:r w:rsidRPr="00E21BE2">
        <w:rPr>
          <w:rFonts w:asciiTheme="minorHAnsi" w:hAnsiTheme="minorHAnsi" w:cs="Arial"/>
          <w:color w:val="333333"/>
          <w:sz w:val="22"/>
          <w:szCs w:val="22"/>
          <w:highlight w:val="magenta"/>
        </w:rPr>
        <w:t xml:space="preserve"> If found, it just returns the reference to that String object else it creates a new String object with given value and stores it in the String pool.</w:t>
      </w:r>
      <w:r w:rsidRPr="001865F1">
        <w:rPr>
          <w:rFonts w:asciiTheme="minorHAnsi" w:hAnsiTheme="minorHAnsi" w:cs="Arial"/>
          <w:color w:val="333333"/>
          <w:sz w:val="22"/>
          <w:szCs w:val="22"/>
        </w:rPr>
        <w:br/>
      </w:r>
      <w:r w:rsidRPr="0078250A">
        <w:rPr>
          <w:rFonts w:asciiTheme="minorHAnsi" w:hAnsiTheme="minorHAnsi" w:cs="Arial"/>
          <w:color w:val="333333"/>
          <w:sz w:val="22"/>
          <w:szCs w:val="22"/>
          <w:highlight w:val="green"/>
        </w:rPr>
        <w:t xml:space="preserve">When we use new operator, JVM creates the String object </w:t>
      </w:r>
      <w:r w:rsidRPr="0078250A">
        <w:rPr>
          <w:rFonts w:asciiTheme="minorHAnsi" w:hAnsiTheme="minorHAnsi" w:cs="Arial"/>
          <w:color w:val="333333"/>
          <w:sz w:val="22"/>
          <w:szCs w:val="22"/>
          <w:highlight w:val="yellow"/>
        </w:rPr>
        <w:t>but don’t store it into the String Pool</w:t>
      </w:r>
      <w:r w:rsidR="006563EE">
        <w:rPr>
          <w:rFonts w:asciiTheme="minorHAnsi" w:hAnsiTheme="minorHAnsi" w:cs="Arial" w:hint="eastAsia"/>
          <w:color w:val="333333"/>
          <w:sz w:val="22"/>
          <w:szCs w:val="22"/>
          <w:highlight w:val="yellow"/>
        </w:rPr>
        <w:t>, instead it will store on heap</w:t>
      </w:r>
      <w:r w:rsidR="00260D84">
        <w:rPr>
          <w:rFonts w:asciiTheme="minorHAnsi" w:hAnsiTheme="minorHAnsi" w:cs="Arial" w:hint="eastAsia"/>
          <w:color w:val="333333"/>
          <w:sz w:val="22"/>
          <w:szCs w:val="22"/>
        </w:rPr>
        <w:t>.</w:t>
      </w:r>
      <w:r w:rsidRPr="001865F1">
        <w:rPr>
          <w:rFonts w:asciiTheme="minorHAnsi" w:hAnsiTheme="minorHAnsi" w:cs="Arial"/>
          <w:color w:val="333333"/>
          <w:sz w:val="22"/>
          <w:szCs w:val="22"/>
        </w:rPr>
        <w:t xml:space="preserve"> We can use</w:t>
      </w:r>
      <w:r w:rsidR="009B3F7B">
        <w:rPr>
          <w:rFonts w:asciiTheme="minorHAnsi" w:hAnsiTheme="minorHAnsi" w:cs="Arial" w:hint="eastAsia"/>
          <w:color w:val="333333"/>
          <w:sz w:val="22"/>
          <w:szCs w:val="22"/>
        </w:rPr>
        <w:t xml:space="preserve"> </w:t>
      </w:r>
      <w:r w:rsidRPr="001865F1">
        <w:rPr>
          <w:rStyle w:val="HTMLCode"/>
          <w:rFonts w:asciiTheme="minorHAnsi" w:hAnsiTheme="minorHAnsi" w:cs="Consolas" w:hint="default"/>
          <w:color w:val="333333"/>
          <w:sz w:val="22"/>
          <w:szCs w:val="22"/>
          <w:bdr w:val="none" w:sz="0" w:space="0" w:color="auto" w:frame="1"/>
        </w:rPr>
        <w:t>intern()</w:t>
      </w:r>
      <w:r w:rsidRPr="001865F1">
        <w:rPr>
          <w:rStyle w:val="apple-converted-space"/>
          <w:rFonts w:asciiTheme="minorHAnsi" w:hAnsiTheme="minorHAnsi" w:cs="Arial"/>
          <w:color w:val="333333"/>
          <w:sz w:val="22"/>
          <w:szCs w:val="22"/>
        </w:rPr>
        <w:t> </w:t>
      </w:r>
      <w:r w:rsidRPr="001865F1">
        <w:rPr>
          <w:rFonts w:asciiTheme="minorHAnsi" w:hAnsiTheme="minorHAnsi" w:cs="Arial"/>
          <w:color w:val="333333"/>
          <w:sz w:val="22"/>
          <w:szCs w:val="22"/>
        </w:rPr>
        <w:t>method to store the String object into String pool or return the reference if there is already a String with equal value present in the pool.</w:t>
      </w:r>
    </w:p>
    <w:p w:rsidR="00167920" w:rsidRDefault="00167920"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167920" w:rsidRDefault="00167920"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Where is String pool exist ?</w:t>
      </w:r>
    </w:p>
    <w:p w:rsidR="00167920"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17" w:history="1">
        <w:r w:rsidR="00167920" w:rsidRPr="00733631">
          <w:rPr>
            <w:rStyle w:val="Hyperlink"/>
            <w:rFonts w:asciiTheme="minorHAnsi" w:hAnsiTheme="minorHAnsi" w:cs="Arial"/>
            <w:sz w:val="22"/>
            <w:szCs w:val="22"/>
          </w:rPr>
          <w:t>http://stackoverflow.com/questions/4918399/where-does-javas-string-constant-pool-live-the-heap-or-the-stack</w:t>
        </w:r>
      </w:hyperlink>
      <w:r w:rsidR="00167920">
        <w:rPr>
          <w:rFonts w:asciiTheme="minorHAnsi" w:hAnsiTheme="minorHAnsi" w:cs="Arial" w:hint="eastAsia"/>
          <w:color w:val="333333"/>
          <w:sz w:val="22"/>
          <w:szCs w:val="22"/>
        </w:rPr>
        <w:t xml:space="preserve"> </w:t>
      </w:r>
    </w:p>
    <w:p w:rsidR="00167920" w:rsidRDefault="00167920"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Pr>
          <w:rFonts w:asciiTheme="minorHAnsi" w:hAnsiTheme="minorHAnsi" w:cs="Arial" w:hint="eastAsia"/>
          <w:color w:val="333333"/>
          <w:sz w:val="22"/>
          <w:szCs w:val="22"/>
        </w:rPr>
        <w:t>Runtime constant pool in method area, belong to class data.</w:t>
      </w:r>
    </w:p>
    <w:p w:rsidR="00167920" w:rsidRDefault="00167920"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264635" w:rsidRPr="00264635" w:rsidRDefault="009E16FF"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What the method to check if input String </w:t>
      </w:r>
      <w:r>
        <w:rPr>
          <w:rFonts w:asciiTheme="minorHAnsi" w:hAnsiTheme="minorHAnsi" w:cs="Arial"/>
          <w:color w:val="333333"/>
          <w:sz w:val="22"/>
          <w:szCs w:val="22"/>
        </w:rPr>
        <w:t>is Palidrome ?</w:t>
      </w:r>
    </w:p>
    <w:p w:rsidR="009E16FF" w:rsidRDefault="00120C5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A String is said to be Palindrome if it’s value is same when reversed. For example “aba” is a Palindrome String.</w:t>
      </w:r>
      <w:r w:rsidRPr="00120C51">
        <w:rPr>
          <w:rFonts w:asciiTheme="minorHAnsi" w:hAnsiTheme="minorHAnsi" w:cs="Arial"/>
          <w:color w:val="333333"/>
          <w:sz w:val="22"/>
          <w:szCs w:val="22"/>
        </w:rPr>
        <w:br/>
      </w:r>
      <w:r>
        <w:rPr>
          <w:rFonts w:asciiTheme="minorHAnsi" w:hAnsiTheme="minorHAnsi" w:cs="Arial" w:hint="eastAsia"/>
          <w:color w:val="333333"/>
          <w:sz w:val="22"/>
          <w:szCs w:val="22"/>
        </w:rPr>
        <w:t>(1)</w:t>
      </w:r>
      <w:r w:rsidRPr="00120C51">
        <w:rPr>
          <w:rFonts w:asciiTheme="minorHAnsi" w:hAnsiTheme="minorHAnsi" w:cs="Arial"/>
          <w:color w:val="333333"/>
          <w:sz w:val="22"/>
          <w:szCs w:val="22"/>
        </w:rPr>
        <w:t>StringBuffer and StringBuilder class has reverse method that we can use to check if String is palindrome or not.</w:t>
      </w:r>
    </w:p>
    <w:p w:rsidR="00120C51" w:rsidRPr="00120C51" w:rsidRDefault="00120C5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private static boolean isPalindrome(String str) {</w:t>
      </w:r>
    </w:p>
    <w:p w:rsidR="00120C51" w:rsidRPr="00120C51" w:rsidRDefault="00120C5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lastRenderedPageBreak/>
        <w:t xml:space="preserve">    if (str == null)</w:t>
      </w:r>
    </w:p>
    <w:p w:rsidR="00120C51" w:rsidRPr="00120C51" w:rsidRDefault="00120C5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 xml:space="preserve">        return false;</w:t>
      </w:r>
    </w:p>
    <w:p w:rsidR="00120C51" w:rsidRPr="00120C51" w:rsidRDefault="00120C5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 xml:space="preserve">    </w:t>
      </w:r>
      <w:r w:rsidRPr="00120C51">
        <w:rPr>
          <w:rFonts w:asciiTheme="minorHAnsi" w:hAnsiTheme="minorHAnsi" w:cs="Arial"/>
          <w:color w:val="333333"/>
          <w:sz w:val="22"/>
          <w:szCs w:val="22"/>
          <w:highlight w:val="yellow"/>
        </w:rPr>
        <w:t>StringBuilder strBuilder = new StringBuilder(str);</w:t>
      </w:r>
    </w:p>
    <w:p w:rsidR="00120C51" w:rsidRPr="00120C51" w:rsidRDefault="00120C5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 xml:space="preserve">    </w:t>
      </w:r>
      <w:r w:rsidRPr="00120C51">
        <w:rPr>
          <w:rFonts w:asciiTheme="minorHAnsi" w:hAnsiTheme="minorHAnsi" w:cs="Arial"/>
          <w:color w:val="333333"/>
          <w:sz w:val="22"/>
          <w:szCs w:val="22"/>
          <w:highlight w:val="yellow"/>
        </w:rPr>
        <w:t>strBuilder.reverse();</w:t>
      </w:r>
    </w:p>
    <w:p w:rsidR="00120C51" w:rsidRPr="00120C51" w:rsidRDefault="00120C5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 xml:space="preserve">    return strBuilder.toString().equals(str);</w:t>
      </w:r>
    </w:p>
    <w:p w:rsidR="00120C51" w:rsidRDefault="00120C5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120C51">
        <w:rPr>
          <w:rFonts w:asciiTheme="minorHAnsi" w:hAnsiTheme="minorHAnsi" w:cs="Arial"/>
          <w:color w:val="333333"/>
          <w:sz w:val="22"/>
          <w:szCs w:val="22"/>
        </w:rPr>
        <w:t>}</w:t>
      </w:r>
    </w:p>
    <w:p w:rsidR="00120C51" w:rsidRDefault="00120C5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Pr>
          <w:rFonts w:asciiTheme="minorHAnsi" w:hAnsiTheme="minorHAnsi" w:cs="Arial" w:hint="eastAsia"/>
          <w:color w:val="333333"/>
          <w:sz w:val="22"/>
          <w:szCs w:val="22"/>
        </w:rPr>
        <w:t>(2)</w:t>
      </w:r>
      <w:r w:rsidRPr="00120C51">
        <w:t xml:space="preserve"> </w:t>
      </w:r>
      <w:r w:rsidRPr="00120C51">
        <w:rPr>
          <w:rFonts w:asciiTheme="minorHAnsi" w:hAnsiTheme="minorHAnsi" w:cs="Arial"/>
          <w:color w:val="333333"/>
          <w:sz w:val="22"/>
          <w:szCs w:val="22"/>
        </w:rPr>
        <w:t>Sometimes interviewer asks not to use any other class to check this, in that case we can compare characters in the String from both ends to find out if it’s palindrome or not.</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private static boolean isPalindromeString(String str) {</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 xml:space="preserve">    if (str == null)</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 xml:space="preserve">        return false;</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 xml:space="preserve">    int length = str.length();</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 xml:space="preserve">    System.out.println(length / 2);</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highlight w:val="yellow"/>
        </w:rPr>
      </w:pPr>
      <w:r w:rsidRPr="00371EC4">
        <w:rPr>
          <w:rFonts w:asciiTheme="minorHAnsi" w:hAnsiTheme="minorHAnsi" w:cs="Arial"/>
          <w:color w:val="333333"/>
          <w:sz w:val="22"/>
          <w:szCs w:val="22"/>
        </w:rPr>
        <w:t xml:space="preserve">    </w:t>
      </w:r>
      <w:r w:rsidRPr="00371EC4">
        <w:rPr>
          <w:rFonts w:asciiTheme="minorHAnsi" w:hAnsiTheme="minorHAnsi" w:cs="Arial"/>
          <w:color w:val="333333"/>
          <w:sz w:val="22"/>
          <w:szCs w:val="22"/>
          <w:highlight w:val="yellow"/>
        </w:rPr>
        <w:t xml:space="preserve">for (int i = 0; </w:t>
      </w:r>
      <w:r w:rsidRPr="00585828">
        <w:rPr>
          <w:rFonts w:asciiTheme="minorHAnsi" w:hAnsiTheme="minorHAnsi" w:cs="Arial"/>
          <w:color w:val="333333"/>
          <w:sz w:val="22"/>
          <w:szCs w:val="22"/>
          <w:highlight w:val="cyan"/>
        </w:rPr>
        <w:t>i &lt; length / 2</w:t>
      </w:r>
      <w:r w:rsidRPr="00371EC4">
        <w:rPr>
          <w:rFonts w:asciiTheme="minorHAnsi" w:hAnsiTheme="minorHAnsi" w:cs="Arial"/>
          <w:color w:val="333333"/>
          <w:sz w:val="22"/>
          <w:szCs w:val="22"/>
          <w:highlight w:val="yellow"/>
        </w:rPr>
        <w:t>; i++) {</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highlight w:val="yellow"/>
        </w:rPr>
      </w:pPr>
      <w:r w:rsidRPr="00371EC4">
        <w:rPr>
          <w:rFonts w:asciiTheme="minorHAnsi" w:hAnsiTheme="minorHAnsi" w:cs="Arial"/>
          <w:color w:val="333333"/>
          <w:sz w:val="22"/>
          <w:szCs w:val="22"/>
          <w:highlight w:val="yellow"/>
        </w:rPr>
        <w:t xml:space="preserve">        if (str.charAt(i) != str.charAt(length - i - 1))</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highlight w:val="yellow"/>
        </w:rPr>
      </w:pPr>
      <w:r w:rsidRPr="00371EC4">
        <w:rPr>
          <w:rFonts w:asciiTheme="minorHAnsi" w:hAnsiTheme="minorHAnsi" w:cs="Arial"/>
          <w:color w:val="333333"/>
          <w:sz w:val="22"/>
          <w:szCs w:val="22"/>
          <w:highlight w:val="yellow"/>
        </w:rPr>
        <w:t xml:space="preserve">            return false;</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highlight w:val="yellow"/>
        </w:rPr>
        <w:t xml:space="preserve">    }</w:t>
      </w:r>
    </w:p>
    <w:p w:rsidR="00371EC4" w:rsidRPr="00371EC4" w:rsidRDefault="00371EC4"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 xml:space="preserve">    return true;</w:t>
      </w:r>
    </w:p>
    <w:p w:rsidR="00120C51" w:rsidRDefault="00371EC4"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371EC4">
        <w:rPr>
          <w:rFonts w:asciiTheme="minorHAnsi" w:hAnsiTheme="minorHAnsi" w:cs="Arial"/>
          <w:color w:val="333333"/>
          <w:sz w:val="22"/>
          <w:szCs w:val="22"/>
        </w:rPr>
        <w:t>}</w:t>
      </w:r>
    </w:p>
    <w:p w:rsidR="009E16FF" w:rsidRDefault="009E16FF"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9E16FF" w:rsidRDefault="004746D9"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Write a method to remove given character in String ?</w:t>
      </w:r>
    </w:p>
    <w:p w:rsidR="004746D9" w:rsidRDefault="00AB61CD"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AB61CD">
        <w:rPr>
          <w:rFonts w:asciiTheme="minorHAnsi" w:hAnsiTheme="minorHAnsi" w:cs="Arial"/>
          <w:color w:val="333333"/>
          <w:sz w:val="22"/>
          <w:szCs w:val="22"/>
        </w:rPr>
        <w:t xml:space="preserve">We can use replaceAll method to replace all the occurance of a String with another String. </w:t>
      </w:r>
      <w:r w:rsidRPr="00AB61CD">
        <w:rPr>
          <w:rFonts w:asciiTheme="minorHAnsi" w:hAnsiTheme="minorHAnsi" w:cs="Arial"/>
          <w:color w:val="333333"/>
          <w:sz w:val="22"/>
          <w:szCs w:val="22"/>
          <w:highlight w:val="magenta"/>
        </w:rPr>
        <w:t>The important point to note is that it accepts String as argument</w:t>
      </w:r>
      <w:r w:rsidRPr="00AB61CD">
        <w:rPr>
          <w:rFonts w:asciiTheme="minorHAnsi" w:hAnsiTheme="minorHAnsi" w:cs="Arial"/>
          <w:color w:val="333333"/>
          <w:sz w:val="22"/>
          <w:szCs w:val="22"/>
        </w:rPr>
        <w:t xml:space="preserve">, </w:t>
      </w:r>
      <w:r w:rsidRPr="00AB61CD">
        <w:rPr>
          <w:rFonts w:asciiTheme="minorHAnsi" w:hAnsiTheme="minorHAnsi" w:cs="Arial"/>
          <w:color w:val="333333"/>
          <w:sz w:val="22"/>
          <w:szCs w:val="22"/>
          <w:highlight w:val="yellow"/>
        </w:rPr>
        <w:lastRenderedPageBreak/>
        <w:t xml:space="preserve">so we will use Character class to create String and use it to </w:t>
      </w:r>
      <w:r w:rsidRPr="000441B2">
        <w:rPr>
          <w:rFonts w:asciiTheme="minorHAnsi" w:hAnsiTheme="minorHAnsi" w:cs="Arial"/>
          <w:color w:val="333333"/>
          <w:sz w:val="22"/>
          <w:szCs w:val="22"/>
          <w:highlight w:val="cyan"/>
        </w:rPr>
        <w:t>replace all</w:t>
      </w:r>
      <w:r w:rsidRPr="00AB61CD">
        <w:rPr>
          <w:rFonts w:asciiTheme="minorHAnsi" w:hAnsiTheme="minorHAnsi" w:cs="Arial"/>
          <w:color w:val="333333"/>
          <w:sz w:val="22"/>
          <w:szCs w:val="22"/>
          <w:highlight w:val="yellow"/>
        </w:rPr>
        <w:t xml:space="preserve"> the characters with empty String</w:t>
      </w:r>
      <w:r w:rsidRPr="00AB61CD">
        <w:rPr>
          <w:rFonts w:asciiTheme="minorHAnsi" w:hAnsiTheme="minorHAnsi" w:cs="Arial"/>
          <w:color w:val="333333"/>
          <w:sz w:val="22"/>
          <w:szCs w:val="22"/>
        </w:rPr>
        <w:t>.</w:t>
      </w:r>
    </w:p>
    <w:p w:rsidR="00AB61CD" w:rsidRPr="00AB61CD" w:rsidRDefault="00AB61CD"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B61CD">
        <w:rPr>
          <w:rFonts w:asciiTheme="minorHAnsi" w:hAnsiTheme="minorHAnsi" w:cs="Arial"/>
          <w:color w:val="333333"/>
          <w:sz w:val="22"/>
          <w:szCs w:val="22"/>
        </w:rPr>
        <w:t>private static String removeChar(String str, char c) {</w:t>
      </w:r>
    </w:p>
    <w:p w:rsidR="00AB61CD" w:rsidRPr="00AB61CD" w:rsidRDefault="00AB61CD"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B61CD">
        <w:rPr>
          <w:rFonts w:asciiTheme="minorHAnsi" w:hAnsiTheme="minorHAnsi" w:cs="Arial"/>
          <w:color w:val="333333"/>
          <w:sz w:val="22"/>
          <w:szCs w:val="22"/>
        </w:rPr>
        <w:t xml:space="preserve">    if (str == null)</w:t>
      </w:r>
    </w:p>
    <w:p w:rsidR="00AB61CD" w:rsidRPr="00AB61CD" w:rsidRDefault="00AB61CD"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B61CD">
        <w:rPr>
          <w:rFonts w:asciiTheme="minorHAnsi" w:hAnsiTheme="minorHAnsi" w:cs="Arial"/>
          <w:color w:val="333333"/>
          <w:sz w:val="22"/>
          <w:szCs w:val="22"/>
        </w:rPr>
        <w:t xml:space="preserve">        return null;</w:t>
      </w:r>
    </w:p>
    <w:p w:rsidR="00AB61CD" w:rsidRPr="00AB61CD" w:rsidRDefault="00AB61CD"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B61CD">
        <w:rPr>
          <w:rFonts w:asciiTheme="minorHAnsi" w:hAnsiTheme="minorHAnsi" w:cs="Arial"/>
          <w:color w:val="333333"/>
          <w:sz w:val="22"/>
          <w:szCs w:val="22"/>
        </w:rPr>
        <w:t xml:space="preserve">    return </w:t>
      </w:r>
      <w:r w:rsidRPr="00AB61CD">
        <w:rPr>
          <w:rFonts w:asciiTheme="minorHAnsi" w:hAnsiTheme="minorHAnsi" w:cs="Arial"/>
          <w:color w:val="333333"/>
          <w:sz w:val="22"/>
          <w:szCs w:val="22"/>
          <w:highlight w:val="yellow"/>
        </w:rPr>
        <w:t>str.</w:t>
      </w:r>
      <w:r w:rsidRPr="000441B2">
        <w:rPr>
          <w:rFonts w:asciiTheme="minorHAnsi" w:hAnsiTheme="minorHAnsi" w:cs="Arial"/>
          <w:color w:val="333333"/>
          <w:sz w:val="22"/>
          <w:szCs w:val="22"/>
          <w:highlight w:val="cyan"/>
        </w:rPr>
        <w:t>replaceAll</w:t>
      </w:r>
      <w:r w:rsidRPr="00AB61CD">
        <w:rPr>
          <w:rFonts w:asciiTheme="minorHAnsi" w:hAnsiTheme="minorHAnsi" w:cs="Arial"/>
          <w:color w:val="333333"/>
          <w:sz w:val="22"/>
          <w:szCs w:val="22"/>
          <w:highlight w:val="yellow"/>
        </w:rPr>
        <w:t>(Character.toString(c), "");</w:t>
      </w:r>
    </w:p>
    <w:p w:rsidR="00AB61CD" w:rsidRDefault="00AB61CD"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AB61CD">
        <w:rPr>
          <w:rFonts w:asciiTheme="minorHAnsi" w:hAnsiTheme="minorHAnsi" w:cs="Arial"/>
          <w:color w:val="333333"/>
          <w:sz w:val="22"/>
          <w:szCs w:val="22"/>
        </w:rPr>
        <w:t>}</w:t>
      </w:r>
    </w:p>
    <w:p w:rsidR="004746D9" w:rsidRDefault="004746D9"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4746D9" w:rsidRDefault="006F0C44"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How to compare two Strings in Java ?</w:t>
      </w:r>
    </w:p>
    <w:p w:rsidR="00500F73" w:rsidRDefault="00500F73"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Pr>
          <w:rFonts w:asciiTheme="minorHAnsi" w:hAnsiTheme="minorHAnsi" w:cs="Arial" w:hint="eastAsia"/>
          <w:color w:val="333333"/>
          <w:sz w:val="22"/>
          <w:szCs w:val="22"/>
        </w:rPr>
        <w:t>Method 1: ==</w:t>
      </w:r>
    </w:p>
    <w:p w:rsidR="00500F73" w:rsidRDefault="00500F73"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Pr>
          <w:rFonts w:asciiTheme="minorHAnsi" w:hAnsiTheme="minorHAnsi" w:cs="Arial" w:hint="eastAsia"/>
          <w:color w:val="333333"/>
          <w:sz w:val="22"/>
          <w:szCs w:val="22"/>
        </w:rPr>
        <w:t>Method 2: equals()</w:t>
      </w:r>
    </w:p>
    <w:p w:rsidR="00500F73" w:rsidRDefault="00500F73"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Pr>
          <w:rFonts w:asciiTheme="minorHAnsi" w:hAnsiTheme="minorHAnsi" w:cs="Arial" w:hint="eastAsia"/>
          <w:color w:val="333333"/>
          <w:sz w:val="22"/>
          <w:szCs w:val="22"/>
        </w:rPr>
        <w:t>Method 3: compareTo() / compareToIngenoreCase()</w:t>
      </w:r>
    </w:p>
    <w:p w:rsidR="001D7067" w:rsidRPr="001D7067" w:rsidRDefault="001D7067"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D7067">
        <w:rPr>
          <w:rFonts w:asciiTheme="minorHAnsi" w:hAnsiTheme="minorHAnsi" w:cs="Arial"/>
          <w:color w:val="333333"/>
          <w:sz w:val="22"/>
          <w:szCs w:val="22"/>
        </w:rPr>
        <w:t>Java String implements Comparable interface and it has two v</w:t>
      </w:r>
      <w:r>
        <w:rPr>
          <w:rFonts w:asciiTheme="minorHAnsi" w:hAnsiTheme="minorHAnsi" w:cs="Arial"/>
          <w:color w:val="333333"/>
          <w:sz w:val="22"/>
          <w:szCs w:val="22"/>
        </w:rPr>
        <w:t>ariants of compareTo() methods.</w:t>
      </w:r>
    </w:p>
    <w:p w:rsidR="001D7067" w:rsidRPr="001D7067" w:rsidRDefault="001D7067"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1D7067">
        <w:rPr>
          <w:rFonts w:asciiTheme="minorHAnsi" w:hAnsiTheme="minorHAnsi" w:cs="Arial"/>
          <w:color w:val="333333"/>
          <w:sz w:val="22"/>
          <w:szCs w:val="22"/>
          <w:highlight w:val="yellow"/>
        </w:rPr>
        <w:t>compareTo(String anotherString)</w:t>
      </w:r>
      <w:r w:rsidRPr="001D7067">
        <w:rPr>
          <w:rFonts w:asciiTheme="minorHAnsi" w:hAnsiTheme="minorHAnsi" w:cs="Arial"/>
          <w:color w:val="333333"/>
          <w:sz w:val="22"/>
          <w:szCs w:val="22"/>
        </w:rPr>
        <w:t xml:space="preserve"> 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 equals(String str</w:t>
      </w:r>
      <w:r>
        <w:rPr>
          <w:rFonts w:asciiTheme="minorHAnsi" w:hAnsiTheme="minorHAnsi" w:cs="Arial"/>
          <w:color w:val="333333"/>
          <w:sz w:val="22"/>
          <w:szCs w:val="22"/>
        </w:rPr>
        <w:t>) method will also return true.</w:t>
      </w:r>
    </w:p>
    <w:p w:rsidR="006F0C44" w:rsidRDefault="001D7067"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1D7067">
        <w:rPr>
          <w:rFonts w:asciiTheme="minorHAnsi" w:hAnsiTheme="minorHAnsi" w:cs="Arial"/>
          <w:color w:val="333333"/>
          <w:sz w:val="22"/>
          <w:szCs w:val="22"/>
          <w:highlight w:val="yellow"/>
        </w:rPr>
        <w:t>compareToIgnoreCase(String str)</w:t>
      </w:r>
      <w:r w:rsidRPr="001D7067">
        <w:rPr>
          <w:rFonts w:asciiTheme="minorHAnsi" w:hAnsiTheme="minorHAnsi" w:cs="Arial"/>
          <w:color w:val="333333"/>
          <w:sz w:val="22"/>
          <w:szCs w:val="22"/>
        </w:rPr>
        <w:t>: This method is similar to the first one, except that it ignores the case. It uses String CASE_INSENSITIVE_ORDER Comparator for case insensitive comparison. If the value is zero then equalsIgnoreCase(String str) will also return true</w:t>
      </w:r>
    </w:p>
    <w:p w:rsidR="001D7067" w:rsidRPr="001D7067"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18" w:history="1">
        <w:r w:rsidR="001D7067" w:rsidRPr="00733631">
          <w:rPr>
            <w:rStyle w:val="Hyperlink"/>
            <w:rFonts w:asciiTheme="minorHAnsi" w:hAnsiTheme="minorHAnsi" w:cs="Arial"/>
            <w:sz w:val="22"/>
            <w:szCs w:val="22"/>
          </w:rPr>
          <w:t>http://www.journaldev.com/810/java-string-compareto-examples</w:t>
        </w:r>
      </w:hyperlink>
      <w:r w:rsidR="001D7067">
        <w:rPr>
          <w:rFonts w:asciiTheme="minorHAnsi" w:hAnsiTheme="minorHAnsi" w:cs="Arial" w:hint="eastAsia"/>
          <w:color w:val="333333"/>
          <w:sz w:val="22"/>
          <w:szCs w:val="22"/>
        </w:rPr>
        <w:t xml:space="preserve"> </w:t>
      </w:r>
    </w:p>
    <w:p w:rsidR="006F0C44" w:rsidRDefault="00A032A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E.g </w:t>
      </w:r>
      <w:r w:rsidRPr="00A032A1">
        <w:rPr>
          <w:rFonts w:asciiTheme="minorHAnsi" w:hAnsiTheme="minorHAnsi" w:cs="Arial"/>
          <w:color w:val="333333"/>
          <w:sz w:val="22"/>
          <w:szCs w:val="22"/>
          <w:highlight w:val="yellow"/>
        </w:rPr>
        <w:t>A</w:t>
      </w:r>
      <w:r w:rsidRPr="00A032A1">
        <w:rPr>
          <w:rFonts w:asciiTheme="minorHAnsi" w:hAnsiTheme="minorHAnsi" w:cs="Arial" w:hint="eastAsia"/>
          <w:color w:val="333333"/>
          <w:sz w:val="22"/>
          <w:szCs w:val="22"/>
          <w:highlight w:val="yellow"/>
        </w:rPr>
        <w:t>s</w:t>
      </w:r>
      <w:r w:rsidRPr="00A032A1">
        <w:rPr>
          <w:rFonts w:asciiTheme="minorHAnsi" w:hAnsiTheme="minorHAnsi" w:cs="Arial"/>
          <w:color w:val="333333"/>
          <w:sz w:val="22"/>
          <w:szCs w:val="22"/>
          <w:highlight w:val="yellow"/>
        </w:rPr>
        <w:t xml:space="preserve"> “ABC” is lexicographically less than the “DEF”. Output is -3 because it compares the character values. You can also confirm this with below test program.</w:t>
      </w:r>
    </w:p>
    <w:p w:rsidR="00A032A1" w:rsidRPr="00A032A1" w:rsidRDefault="00A032A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public class Test {</w:t>
      </w:r>
    </w:p>
    <w:p w:rsidR="00A032A1" w:rsidRPr="00A032A1" w:rsidRDefault="00A032A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032A1">
        <w:rPr>
          <w:rFonts w:asciiTheme="minorHAnsi" w:hAnsiTheme="minorHAnsi" w:cs="Arial"/>
          <w:color w:val="333333"/>
          <w:sz w:val="22"/>
          <w:szCs w:val="22"/>
        </w:rPr>
        <w:t xml:space="preserve">    public static void main(String[] args) {</w:t>
      </w:r>
    </w:p>
    <w:p w:rsidR="00A032A1" w:rsidRPr="00A032A1" w:rsidRDefault="00A032A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032A1">
        <w:rPr>
          <w:rFonts w:asciiTheme="minorHAnsi" w:hAnsiTheme="minorHAnsi" w:cs="Arial"/>
          <w:color w:val="333333"/>
          <w:sz w:val="22"/>
          <w:szCs w:val="22"/>
        </w:rPr>
        <w:lastRenderedPageBreak/>
        <w:t xml:space="preserve">        char a = 'A';</w:t>
      </w:r>
    </w:p>
    <w:p w:rsidR="00A032A1" w:rsidRPr="00A032A1" w:rsidRDefault="00A032A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032A1">
        <w:rPr>
          <w:rFonts w:asciiTheme="minorHAnsi" w:hAnsiTheme="minorHAnsi" w:cs="Arial"/>
          <w:color w:val="333333"/>
          <w:sz w:val="22"/>
          <w:szCs w:val="22"/>
        </w:rPr>
        <w:t xml:space="preserve">        char d = 'D';</w:t>
      </w:r>
    </w:p>
    <w:p w:rsidR="00A032A1" w:rsidRPr="00A032A1" w:rsidRDefault="00A032A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032A1">
        <w:rPr>
          <w:rFonts w:asciiTheme="minorHAnsi" w:hAnsiTheme="minorHAnsi" w:cs="Arial"/>
          <w:color w:val="333333"/>
          <w:sz w:val="22"/>
          <w:szCs w:val="22"/>
        </w:rPr>
        <w:t xml:space="preserve">        </w:t>
      </w:r>
      <w:r w:rsidRPr="00A032A1">
        <w:rPr>
          <w:rFonts w:asciiTheme="minorHAnsi" w:hAnsiTheme="minorHAnsi" w:cs="Arial"/>
          <w:color w:val="333333"/>
          <w:sz w:val="22"/>
          <w:szCs w:val="22"/>
          <w:highlight w:val="yellow"/>
        </w:rPr>
        <w:t>System.out.println(a-d); //prints -3</w:t>
      </w:r>
    </w:p>
    <w:p w:rsidR="00A032A1" w:rsidRPr="00A032A1" w:rsidRDefault="00A032A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 xml:space="preserve">    }</w:t>
      </w:r>
    </w:p>
    <w:p w:rsidR="00A032A1" w:rsidRDefault="00A032A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A032A1">
        <w:rPr>
          <w:rFonts w:asciiTheme="minorHAnsi" w:hAnsiTheme="minorHAnsi" w:cs="Arial"/>
          <w:color w:val="333333"/>
          <w:sz w:val="22"/>
          <w:szCs w:val="22"/>
        </w:rPr>
        <w:t>}</w:t>
      </w:r>
    </w:p>
    <w:p w:rsidR="006F0C44" w:rsidRDefault="006F0C44"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6F0C44" w:rsidRDefault="00974A02"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How </w:t>
      </w:r>
      <w:r w:rsidR="00B87509">
        <w:rPr>
          <w:rFonts w:asciiTheme="minorHAnsi" w:hAnsiTheme="minorHAnsi" w:cs="Arial" w:hint="eastAsia"/>
          <w:color w:val="333333"/>
          <w:sz w:val="22"/>
          <w:szCs w:val="22"/>
        </w:rPr>
        <w:t>t</w:t>
      </w:r>
      <w:r>
        <w:rPr>
          <w:rFonts w:asciiTheme="minorHAnsi" w:hAnsiTheme="minorHAnsi" w:cs="Arial" w:hint="eastAsia"/>
          <w:color w:val="333333"/>
          <w:sz w:val="22"/>
          <w:szCs w:val="22"/>
        </w:rPr>
        <w:t>o convert String to Char and vice versa ?</w:t>
      </w:r>
    </w:p>
    <w:p w:rsidR="00974A02" w:rsidRDefault="003530F5"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3530F5">
        <w:rPr>
          <w:rFonts w:asciiTheme="minorHAnsi" w:hAnsiTheme="minorHAnsi" w:cs="Arial"/>
          <w:color w:val="333333"/>
          <w:sz w:val="22"/>
          <w:szCs w:val="22"/>
        </w:rPr>
        <w:t xml:space="preserve">This is a tricky question because String is a sequence of characters, so we can’t convert it to a single character. We can use use charAt method to get the character at given index or </w:t>
      </w:r>
      <w:r w:rsidRPr="003530F5">
        <w:rPr>
          <w:rFonts w:asciiTheme="minorHAnsi" w:hAnsiTheme="minorHAnsi" w:cs="Arial"/>
          <w:color w:val="333333"/>
          <w:sz w:val="22"/>
          <w:szCs w:val="22"/>
          <w:highlight w:val="yellow"/>
        </w:rPr>
        <w:t>we can use toCharArray() method to convert String to character array</w:t>
      </w:r>
      <w:r w:rsidRPr="003530F5">
        <w:rPr>
          <w:rFonts w:asciiTheme="minorHAnsi" w:hAnsiTheme="minorHAnsi" w:cs="Arial"/>
          <w:color w:val="333333"/>
          <w:sz w:val="22"/>
          <w:szCs w:val="22"/>
        </w:rPr>
        <w:t>.</w:t>
      </w:r>
    </w:p>
    <w:p w:rsidR="003530F5"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19" w:history="1">
        <w:r w:rsidR="003530F5" w:rsidRPr="00733631">
          <w:rPr>
            <w:rStyle w:val="Hyperlink"/>
            <w:rFonts w:asciiTheme="minorHAnsi" w:hAnsiTheme="minorHAnsi" w:cs="Arial"/>
            <w:sz w:val="22"/>
            <w:szCs w:val="22"/>
          </w:rPr>
          <w:t>http://www.journaldev.com/794/how-to-convert-string-to-char-to-string-in-java</w:t>
        </w:r>
      </w:hyperlink>
      <w:r w:rsidR="003530F5">
        <w:rPr>
          <w:rFonts w:asciiTheme="minorHAnsi" w:hAnsiTheme="minorHAnsi" w:cs="Arial" w:hint="eastAsia"/>
          <w:color w:val="333333"/>
          <w:sz w:val="22"/>
          <w:szCs w:val="22"/>
        </w:rPr>
        <w:t xml:space="preserve"> </w:t>
      </w:r>
    </w:p>
    <w:p w:rsidR="00974A02" w:rsidRDefault="00974A02"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974A02" w:rsidRDefault="00B87509"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How to convert String to byte array </w:t>
      </w:r>
      <w:r w:rsidR="000A03EB">
        <w:rPr>
          <w:rFonts w:asciiTheme="minorHAnsi" w:hAnsiTheme="minorHAnsi" w:cs="Arial" w:hint="eastAsia"/>
          <w:color w:val="333333"/>
          <w:sz w:val="22"/>
          <w:szCs w:val="22"/>
        </w:rPr>
        <w:t>and vice versa</w:t>
      </w:r>
      <w:r>
        <w:rPr>
          <w:rFonts w:asciiTheme="minorHAnsi" w:hAnsiTheme="minorHAnsi" w:cs="Arial" w:hint="eastAsia"/>
          <w:color w:val="333333"/>
          <w:sz w:val="22"/>
          <w:szCs w:val="22"/>
        </w:rPr>
        <w:t>?</w:t>
      </w:r>
    </w:p>
    <w:p w:rsidR="00B87509" w:rsidRPr="005619A5" w:rsidRDefault="005619A5"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5619A5">
        <w:rPr>
          <w:rFonts w:asciiTheme="minorHAnsi" w:hAnsiTheme="minorHAnsi" w:cs="Arial"/>
          <w:color w:val="333333"/>
          <w:sz w:val="22"/>
          <w:szCs w:val="22"/>
        </w:rPr>
        <w:t xml:space="preserve">We can use String getBytes() method to convert String to byte array and we can use </w:t>
      </w:r>
      <w:r w:rsidRPr="005619A5">
        <w:rPr>
          <w:rFonts w:asciiTheme="minorHAnsi" w:hAnsiTheme="minorHAnsi" w:cs="Arial"/>
          <w:color w:val="333333"/>
          <w:sz w:val="22"/>
          <w:szCs w:val="22"/>
          <w:highlight w:val="yellow"/>
        </w:rPr>
        <w:t>String constructor new String(byte[] arr) to convert byte array to String</w:t>
      </w:r>
      <w:r w:rsidRPr="005619A5">
        <w:rPr>
          <w:rFonts w:asciiTheme="minorHAnsi" w:hAnsiTheme="minorHAnsi" w:cs="Arial"/>
          <w:color w:val="333333"/>
          <w:sz w:val="22"/>
          <w:szCs w:val="22"/>
        </w:rPr>
        <w:t>.</w:t>
      </w:r>
    </w:p>
    <w:p w:rsidR="00B87509"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20" w:history="1">
        <w:r w:rsidR="005619A5" w:rsidRPr="00733631">
          <w:rPr>
            <w:rStyle w:val="Hyperlink"/>
            <w:rFonts w:asciiTheme="minorHAnsi" w:hAnsiTheme="minorHAnsi" w:cs="Arial"/>
            <w:sz w:val="22"/>
            <w:szCs w:val="22"/>
          </w:rPr>
          <w:t>http://www.journaldev.com/770/convert-string-to-byte-array-and-byte-array-to-string-in-java</w:t>
        </w:r>
      </w:hyperlink>
      <w:r w:rsidR="005619A5">
        <w:rPr>
          <w:rFonts w:asciiTheme="minorHAnsi" w:hAnsiTheme="minorHAnsi" w:cs="Arial" w:hint="eastAsia"/>
          <w:color w:val="333333"/>
          <w:sz w:val="22"/>
          <w:szCs w:val="22"/>
        </w:rPr>
        <w:t xml:space="preserve"> </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public static void main(String[] args) {</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String str = "www.journaldev.com";</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//convert String to byte array</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w:t>
      </w:r>
      <w:r w:rsidRPr="00D802A4">
        <w:rPr>
          <w:rFonts w:asciiTheme="minorHAnsi" w:hAnsiTheme="minorHAnsi" w:cs="Arial"/>
          <w:color w:val="333333"/>
          <w:sz w:val="22"/>
          <w:szCs w:val="22"/>
          <w:highlight w:val="yellow"/>
        </w:rPr>
        <w:t>byte[] byteArr = str.getBytes();</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System.out.println("String to byte array : "+Arrays.toString(byteArr));</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//convert byte array to String</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w:t>
      </w:r>
      <w:r w:rsidRPr="00D802A4">
        <w:rPr>
          <w:rFonts w:asciiTheme="minorHAnsi" w:hAnsiTheme="minorHAnsi" w:cs="Arial"/>
          <w:color w:val="333333"/>
          <w:sz w:val="22"/>
          <w:szCs w:val="22"/>
          <w:highlight w:val="yellow"/>
        </w:rPr>
        <w:t>String str1 = new String(byteArr);</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System.out.println("byte array to String : "+str1);</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//let's see if str and str1 are equals or not</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lastRenderedPageBreak/>
        <w:t xml:space="preserve">        </w:t>
      </w:r>
      <w:r w:rsidRPr="008F5827">
        <w:rPr>
          <w:rFonts w:asciiTheme="minorHAnsi" w:hAnsiTheme="minorHAnsi" w:cs="Arial"/>
          <w:color w:val="333333"/>
          <w:sz w:val="22"/>
          <w:szCs w:val="22"/>
          <w:highlight w:val="yellow"/>
        </w:rPr>
        <w:t>System.out.println("str == str1? " + (str == str1));</w:t>
      </w:r>
      <w:r w:rsidRPr="008F5827">
        <w:rPr>
          <w:rFonts w:asciiTheme="minorHAnsi" w:hAnsiTheme="minorHAnsi" w:cs="Arial" w:hint="eastAsia"/>
          <w:color w:val="333333"/>
          <w:sz w:val="22"/>
          <w:szCs w:val="22"/>
          <w:highlight w:val="yellow"/>
        </w:rPr>
        <w:t xml:space="preserve"> </w:t>
      </w:r>
      <w:r w:rsidRPr="008F5827">
        <w:rPr>
          <w:rFonts w:asciiTheme="minorHAnsi" w:hAnsiTheme="minorHAnsi" w:cs="Arial"/>
          <w:color w:val="333333"/>
          <w:sz w:val="22"/>
          <w:szCs w:val="22"/>
          <w:highlight w:val="yellow"/>
        </w:rPr>
        <w:sym w:font="Wingdings" w:char="F0E0"/>
      </w:r>
      <w:r w:rsidRPr="008F5827">
        <w:rPr>
          <w:rFonts w:asciiTheme="minorHAnsi" w:hAnsiTheme="minorHAnsi" w:cs="Arial" w:hint="eastAsia"/>
          <w:color w:val="333333"/>
          <w:sz w:val="22"/>
          <w:szCs w:val="22"/>
          <w:highlight w:val="yellow"/>
        </w:rPr>
        <w:t xml:space="preserve"> Return false</w:t>
      </w:r>
    </w:p>
    <w:p w:rsidR="00A33EAA" w:rsidRPr="00A33EAA" w:rsidRDefault="00A33EAA" w:rsidP="008315F6">
      <w:pPr>
        <w:pStyle w:val="NormalWeb"/>
        <w:shd w:val="clear" w:color="auto" w:fill="FFFFFF"/>
        <w:tabs>
          <w:tab w:val="left" w:pos="2111"/>
        </w:tabs>
        <w:spacing w:line="365" w:lineRule="atLeast"/>
        <w:ind w:leftChars="471" w:left="989"/>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 xml:space="preserve">        </w:t>
      </w:r>
      <w:r w:rsidRPr="008F5827">
        <w:rPr>
          <w:rFonts w:asciiTheme="minorHAnsi" w:hAnsiTheme="minorHAnsi" w:cs="Arial"/>
          <w:color w:val="333333"/>
          <w:sz w:val="22"/>
          <w:szCs w:val="22"/>
          <w:highlight w:val="yellow"/>
        </w:rPr>
        <w:t>System.out.println("str.equals(str1)? " + (str.equals(str1)));</w:t>
      </w:r>
      <w:r w:rsidRPr="008F5827">
        <w:rPr>
          <w:rFonts w:asciiTheme="minorHAnsi" w:hAnsiTheme="minorHAnsi" w:cs="Arial" w:hint="eastAsia"/>
          <w:color w:val="333333"/>
          <w:sz w:val="22"/>
          <w:szCs w:val="22"/>
          <w:highlight w:val="yellow"/>
        </w:rPr>
        <w:t xml:space="preserve"> </w:t>
      </w:r>
      <w:r w:rsidRPr="008F5827">
        <w:rPr>
          <w:rFonts w:asciiTheme="minorHAnsi" w:hAnsiTheme="minorHAnsi" w:cs="Arial"/>
          <w:color w:val="333333"/>
          <w:sz w:val="22"/>
          <w:szCs w:val="22"/>
          <w:highlight w:val="yellow"/>
        </w:rPr>
        <w:sym w:font="Wingdings" w:char="F0E0"/>
      </w:r>
      <w:r w:rsidRPr="008F5827">
        <w:rPr>
          <w:rFonts w:asciiTheme="minorHAnsi" w:hAnsiTheme="minorHAnsi" w:cs="Arial" w:hint="eastAsia"/>
          <w:color w:val="333333"/>
          <w:sz w:val="22"/>
          <w:szCs w:val="22"/>
          <w:highlight w:val="yellow"/>
        </w:rPr>
        <w:t xml:space="preserve"> Return true</w:t>
      </w:r>
    </w:p>
    <w:p w:rsidR="002E397D" w:rsidRDefault="00A33EAA" w:rsidP="008315F6">
      <w:pPr>
        <w:pStyle w:val="NormalWeb"/>
        <w:shd w:val="clear" w:color="auto" w:fill="FFFFFF"/>
        <w:tabs>
          <w:tab w:val="left" w:pos="2111"/>
        </w:tabs>
        <w:spacing w:before="0" w:beforeAutospacing="0" w:after="0" w:afterAutospacing="0" w:line="365" w:lineRule="atLeast"/>
        <w:ind w:leftChars="471" w:left="989" w:firstLine="435"/>
        <w:textAlignment w:val="baseline"/>
        <w:rPr>
          <w:rFonts w:asciiTheme="minorHAnsi" w:hAnsiTheme="minorHAnsi" w:cs="Arial"/>
          <w:color w:val="333333"/>
          <w:sz w:val="22"/>
          <w:szCs w:val="22"/>
        </w:rPr>
      </w:pPr>
      <w:r w:rsidRPr="00A33EAA">
        <w:rPr>
          <w:rFonts w:asciiTheme="minorHAnsi" w:hAnsiTheme="minorHAnsi" w:cs="Arial"/>
          <w:color w:val="333333"/>
          <w:sz w:val="22"/>
          <w:szCs w:val="22"/>
        </w:rPr>
        <w:t>}</w:t>
      </w:r>
    </w:p>
    <w:p w:rsidR="00A33EAA" w:rsidRDefault="002E397D" w:rsidP="008315F6">
      <w:pPr>
        <w:pStyle w:val="NormalWeb"/>
        <w:shd w:val="clear" w:color="auto" w:fill="FFFFFF"/>
        <w:tabs>
          <w:tab w:val="left" w:pos="2111"/>
        </w:tabs>
        <w:spacing w:before="0" w:beforeAutospacing="0" w:after="0" w:afterAutospacing="0" w:line="365" w:lineRule="atLeast"/>
        <w:ind w:leftChars="300" w:left="63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    </w:t>
      </w:r>
      <w:hyperlink r:id="rId21" w:history="1">
        <w:r w:rsidRPr="00733631">
          <w:rPr>
            <w:rStyle w:val="Hyperlink"/>
            <w:rFonts w:asciiTheme="minorHAnsi" w:hAnsiTheme="minorHAnsi" w:cs="Arial"/>
            <w:sz w:val="22"/>
            <w:szCs w:val="22"/>
          </w:rPr>
          <w:t>http://stackoverflow.com/questions/767372/java-string-equals-versus</w:t>
        </w:r>
      </w:hyperlink>
      <w:r>
        <w:rPr>
          <w:rFonts w:asciiTheme="minorHAnsi" w:hAnsiTheme="minorHAnsi" w:cs="Arial" w:hint="eastAsia"/>
          <w:color w:val="333333"/>
          <w:sz w:val="22"/>
          <w:szCs w:val="22"/>
        </w:rPr>
        <w:t xml:space="preserve"> </w:t>
      </w:r>
      <w:r w:rsidR="00A33EAA">
        <w:rPr>
          <w:rFonts w:asciiTheme="minorHAnsi" w:hAnsiTheme="minorHAnsi" w:cs="Arial"/>
          <w:color w:val="333333"/>
          <w:sz w:val="22"/>
          <w:szCs w:val="22"/>
        </w:rPr>
        <w:tab/>
      </w:r>
    </w:p>
    <w:p w:rsidR="00A33EAA" w:rsidRPr="00A33EAA" w:rsidRDefault="00A33EAA" w:rsidP="008315F6">
      <w:pPr>
        <w:pStyle w:val="NormalWeb"/>
        <w:shd w:val="clear" w:color="auto" w:fill="FFFFFF"/>
        <w:tabs>
          <w:tab w:val="left" w:pos="2111"/>
        </w:tabs>
        <w:spacing w:before="0" w:beforeAutospacing="0" w:after="0" w:afterAutospacing="0" w:line="365" w:lineRule="atLeast"/>
        <w:ind w:leftChars="471" w:left="989"/>
        <w:textAlignment w:val="baseline"/>
        <w:rPr>
          <w:rFonts w:asciiTheme="minorHAnsi" w:hAnsiTheme="minorHAnsi" w:cs="Arial"/>
          <w:sz w:val="22"/>
          <w:szCs w:val="22"/>
        </w:rPr>
      </w:pPr>
      <w:r w:rsidRPr="008F5827">
        <w:rPr>
          <w:rFonts w:asciiTheme="minorHAnsi" w:hAnsiTheme="minorHAnsi" w:cs="Arial"/>
          <w:sz w:val="22"/>
          <w:szCs w:val="22"/>
          <w:highlight w:val="yellow"/>
        </w:rPr>
        <w:t>The string.equals(Object other) function checks the actual contents of the string, the == operator checks whether the references to the objects are equal.</w:t>
      </w:r>
    </w:p>
    <w:p w:rsidR="00A33EAA" w:rsidRDefault="00A33EAA" w:rsidP="008315F6">
      <w:pPr>
        <w:pStyle w:val="NormalWeb"/>
        <w:shd w:val="clear" w:color="auto" w:fill="FFFFFF"/>
        <w:tabs>
          <w:tab w:val="left" w:pos="2111"/>
        </w:tabs>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B87509" w:rsidRDefault="00C034D5"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Write a program to print all permutations in String ?</w:t>
      </w:r>
    </w:p>
    <w:p w:rsidR="00C034D5"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22" w:history="1">
        <w:r w:rsidR="00B213A6" w:rsidRPr="00733631">
          <w:rPr>
            <w:rStyle w:val="Hyperlink"/>
            <w:rFonts w:asciiTheme="minorHAnsi" w:hAnsiTheme="minorHAnsi" w:cs="Arial"/>
            <w:sz w:val="22"/>
            <w:szCs w:val="22"/>
          </w:rPr>
          <w:t>http://www.journaldev.com/526/java-program-to-find-all-permutations-of-a-string</w:t>
        </w:r>
      </w:hyperlink>
      <w:r w:rsidR="00B213A6">
        <w:rPr>
          <w:rFonts w:asciiTheme="minorHAnsi" w:hAnsiTheme="minorHAnsi" w:cs="Arial" w:hint="eastAsia"/>
          <w:color w:val="333333"/>
          <w:sz w:val="22"/>
          <w:szCs w:val="22"/>
        </w:rPr>
        <w:t xml:space="preserve"> </w:t>
      </w:r>
    </w:p>
    <w:p w:rsidR="007459CA" w:rsidRPr="007459CA" w:rsidRDefault="007459C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Algorithm</w:t>
      </w:r>
    </w:p>
    <w:p w:rsidR="007459CA" w:rsidRPr="007459CA" w:rsidRDefault="007459C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7459CA">
        <w:rPr>
          <w:rFonts w:asciiTheme="minorHAnsi" w:hAnsiTheme="minorHAnsi" w:cs="Arial"/>
          <w:color w:val="333333"/>
          <w:sz w:val="22"/>
          <w:szCs w:val="22"/>
        </w:rPr>
        <w:t>To get all the permutations, we will first take out the first char from String and permute the remaining chars.</w:t>
      </w:r>
    </w:p>
    <w:p w:rsidR="007459CA" w:rsidRPr="007459CA" w:rsidRDefault="007459C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7459CA">
        <w:rPr>
          <w:rFonts w:asciiTheme="minorHAnsi" w:hAnsiTheme="minorHAnsi" w:cs="Arial"/>
          <w:color w:val="333333"/>
          <w:sz w:val="22"/>
          <w:szCs w:val="22"/>
        </w:rPr>
        <w:t>If String = “ABC”</w:t>
      </w:r>
    </w:p>
    <w:p w:rsidR="007459CA" w:rsidRPr="007459CA" w:rsidRDefault="007459C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7459CA">
        <w:rPr>
          <w:rFonts w:asciiTheme="minorHAnsi" w:hAnsiTheme="minorHAnsi" w:cs="Arial"/>
          <w:color w:val="333333"/>
          <w:sz w:val="22"/>
          <w:szCs w:val="22"/>
        </w:rPr>
        <w:t>First char = A and remaining chars permutations are BC and CB.</w:t>
      </w:r>
    </w:p>
    <w:p w:rsidR="007459CA" w:rsidRPr="007459CA" w:rsidRDefault="007459C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7459CA">
        <w:rPr>
          <w:rFonts w:asciiTheme="minorHAnsi" w:hAnsiTheme="minorHAnsi" w:cs="Arial"/>
          <w:color w:val="333333"/>
          <w:sz w:val="22"/>
          <w:szCs w:val="22"/>
        </w:rPr>
        <w:t>Now we can insert first char in the available positions in the permutations.</w:t>
      </w:r>
    </w:p>
    <w:p w:rsidR="007459CA" w:rsidRPr="007459CA" w:rsidRDefault="007459C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7459CA">
        <w:rPr>
          <w:rFonts w:asciiTheme="minorHAnsi" w:hAnsiTheme="minorHAnsi" w:cs="Arial"/>
          <w:color w:val="333333"/>
          <w:sz w:val="22"/>
          <w:szCs w:val="22"/>
        </w:rPr>
        <w:t>BC -&gt; ABC, BAC, BCA</w:t>
      </w:r>
    </w:p>
    <w:p w:rsidR="007459CA" w:rsidRPr="007459CA" w:rsidRDefault="007459CA" w:rsidP="008315F6">
      <w:pPr>
        <w:pStyle w:val="NormalWeb"/>
        <w:shd w:val="clear" w:color="auto" w:fill="FFFFFF"/>
        <w:tabs>
          <w:tab w:val="left" w:pos="3569"/>
        </w:tabs>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CB -&gt; ACB, CAB, CBA</w:t>
      </w:r>
      <w:r w:rsidR="00FA78F5">
        <w:rPr>
          <w:rFonts w:asciiTheme="minorHAnsi" w:hAnsiTheme="minorHAnsi" w:cs="Arial"/>
          <w:color w:val="333333"/>
          <w:sz w:val="22"/>
          <w:szCs w:val="22"/>
        </w:rPr>
        <w:tab/>
      </w:r>
    </w:p>
    <w:p w:rsidR="00C034D5" w:rsidRPr="007459CA" w:rsidRDefault="007459C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7459CA">
        <w:rPr>
          <w:rFonts w:asciiTheme="minorHAnsi" w:hAnsiTheme="minorHAnsi" w:cs="Arial"/>
          <w:color w:val="333333"/>
          <w:sz w:val="22"/>
          <w:szCs w:val="22"/>
          <w:highlight w:val="yellow"/>
        </w:rPr>
        <w:t xml:space="preserve">So we can write a </w:t>
      </w:r>
      <w:r w:rsidRPr="007459CA">
        <w:rPr>
          <w:rFonts w:asciiTheme="minorHAnsi" w:hAnsiTheme="minorHAnsi" w:cs="Arial"/>
          <w:color w:val="333333"/>
          <w:sz w:val="22"/>
          <w:szCs w:val="22"/>
          <w:highlight w:val="magenta"/>
        </w:rPr>
        <w:t>recursive function</w:t>
      </w:r>
      <w:r w:rsidRPr="007459CA">
        <w:rPr>
          <w:rFonts w:asciiTheme="minorHAnsi" w:hAnsiTheme="minorHAnsi" w:cs="Arial"/>
          <w:color w:val="333333"/>
          <w:sz w:val="22"/>
          <w:szCs w:val="22"/>
          <w:highlight w:val="yellow"/>
        </w:rPr>
        <w:t xml:space="preserve"> call to return the permutations and then another function call to insert the first characters to get the complete list of permutations</w:t>
      </w:r>
      <w:r w:rsidRPr="007459CA">
        <w:rPr>
          <w:rFonts w:asciiTheme="minorHAnsi" w:hAnsiTheme="minorHAnsi" w:cs="Arial"/>
          <w:color w:val="333333"/>
          <w:sz w:val="22"/>
          <w:szCs w:val="22"/>
        </w:rPr>
        <w:t>.</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public class StringHelper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public static Set&lt;String&gt; permutationFinder(String str)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r w:rsidRPr="00645E95">
        <w:rPr>
          <w:rFonts w:asciiTheme="minorHAnsi" w:hAnsiTheme="minorHAnsi" w:cs="Arial"/>
          <w:color w:val="333333"/>
          <w:sz w:val="22"/>
          <w:szCs w:val="22"/>
          <w:highlight w:val="yellow"/>
        </w:rPr>
        <w:t>Set&lt;String&gt; perm = new HashSet&lt;String&gt;();</w:t>
      </w:r>
      <w:r w:rsidR="00645E95" w:rsidRPr="00645E95">
        <w:rPr>
          <w:rFonts w:asciiTheme="minorHAnsi" w:hAnsiTheme="minorHAnsi" w:cs="Arial" w:hint="eastAsia"/>
          <w:color w:val="333333"/>
          <w:sz w:val="22"/>
          <w:szCs w:val="22"/>
          <w:highlight w:val="yellow"/>
        </w:rPr>
        <w:t xml:space="preserve"> </w:t>
      </w:r>
      <w:r w:rsidR="00645E95" w:rsidRPr="00645E95">
        <w:rPr>
          <w:rFonts w:asciiTheme="minorHAnsi" w:hAnsiTheme="minorHAnsi" w:cs="Arial"/>
          <w:color w:val="333333"/>
          <w:sz w:val="22"/>
          <w:szCs w:val="22"/>
          <w:highlight w:val="yellow"/>
        </w:rPr>
        <w:sym w:font="Wingdings" w:char="F0E0"/>
      </w:r>
      <w:r w:rsidR="00645E95" w:rsidRPr="00645E95">
        <w:rPr>
          <w:rFonts w:asciiTheme="minorHAnsi" w:hAnsiTheme="minorHAnsi" w:cs="Arial" w:hint="eastAsia"/>
          <w:color w:val="333333"/>
          <w:sz w:val="22"/>
          <w:szCs w:val="22"/>
          <w:highlight w:val="yellow"/>
        </w:rPr>
        <w:t xml:space="preserve"> </w:t>
      </w:r>
      <w:r w:rsidR="00645E95" w:rsidRPr="00645E95">
        <w:rPr>
          <w:rFonts w:asciiTheme="minorHAnsi" w:hAnsiTheme="minorHAnsi" w:cs="Arial"/>
          <w:color w:val="333333"/>
          <w:sz w:val="22"/>
          <w:szCs w:val="22"/>
          <w:highlight w:val="yellow"/>
        </w:rPr>
        <w:t>Note that I have used SET to remove duplicates, so that it works for those strings also having same chars.</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lastRenderedPageBreak/>
        <w:t xml:space="preserve">        //Handling error scenarios</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if (str == null)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return null;</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 else if (str.length() == 0)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r w:rsidRPr="00381633">
        <w:rPr>
          <w:rFonts w:asciiTheme="minorHAnsi" w:hAnsiTheme="minorHAnsi" w:cs="Arial"/>
          <w:color w:val="333333"/>
          <w:sz w:val="22"/>
          <w:szCs w:val="22"/>
          <w:highlight w:val="magenta"/>
        </w:rPr>
        <w:t>perm.add("");</w:t>
      </w:r>
      <w:r>
        <w:rPr>
          <w:rFonts w:asciiTheme="minorHAnsi" w:hAnsiTheme="minorHAnsi" w:cs="Arial" w:hint="eastAsia"/>
          <w:color w:val="333333"/>
          <w:sz w:val="22"/>
          <w:szCs w:val="22"/>
        </w:rPr>
        <w:t xml:space="preserve"> </w:t>
      </w:r>
      <w:r w:rsidRPr="00381633">
        <w:rPr>
          <w:rFonts w:asciiTheme="minorHAnsi" w:hAnsiTheme="minorHAnsi" w:cs="Arial"/>
          <w:color w:val="333333"/>
          <w:sz w:val="22"/>
          <w:szCs w:val="22"/>
        </w:rPr>
        <w:sym w:font="Wingdings" w:char="F0E0"/>
      </w:r>
      <w:r>
        <w:rPr>
          <w:rFonts w:asciiTheme="minorHAnsi" w:hAnsiTheme="minorHAnsi" w:cs="Arial" w:hint="eastAsia"/>
          <w:color w:val="333333"/>
          <w:sz w:val="22"/>
          <w:szCs w:val="22"/>
        </w:rPr>
        <w:t xml:space="preserve"> </w:t>
      </w:r>
      <w:r w:rsidRPr="00381633">
        <w:rPr>
          <w:rFonts w:asciiTheme="minorHAnsi" w:hAnsiTheme="minorHAnsi" w:cs="Arial" w:hint="eastAsia"/>
          <w:color w:val="333333"/>
          <w:sz w:val="22"/>
          <w:szCs w:val="22"/>
          <w:highlight w:val="magenta"/>
        </w:rPr>
        <w:t>This is for avoid recursive to the end return NULL and break the process.</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return perm;</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r w:rsidRPr="007A6F3D">
        <w:rPr>
          <w:rFonts w:asciiTheme="minorHAnsi" w:hAnsiTheme="minorHAnsi" w:cs="Arial"/>
          <w:color w:val="333333"/>
          <w:sz w:val="22"/>
          <w:szCs w:val="22"/>
          <w:highlight w:val="yellow"/>
        </w:rPr>
        <w:t>char initial = str.charAt(0); // first character</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r w:rsidRPr="007A6F3D">
        <w:rPr>
          <w:rFonts w:asciiTheme="minorHAnsi" w:hAnsiTheme="minorHAnsi" w:cs="Arial"/>
          <w:color w:val="333333"/>
          <w:sz w:val="22"/>
          <w:szCs w:val="22"/>
          <w:highlight w:val="yellow"/>
        </w:rPr>
        <w:t>String rem = str.substring(1); // Full string without first character</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r w:rsidRPr="00381633">
        <w:rPr>
          <w:rFonts w:asciiTheme="minorHAnsi" w:hAnsiTheme="minorHAnsi" w:cs="Arial"/>
          <w:color w:val="333333"/>
          <w:sz w:val="22"/>
          <w:szCs w:val="22"/>
          <w:highlight w:val="yellow"/>
        </w:rPr>
        <w:t>Set&lt;String&gt; words = permutationFinder(rem);</w:t>
      </w:r>
      <w:r>
        <w:rPr>
          <w:rFonts w:asciiTheme="minorHAnsi" w:hAnsiTheme="minorHAnsi" w:cs="Arial" w:hint="eastAsia"/>
          <w:color w:val="333333"/>
          <w:sz w:val="22"/>
          <w:szCs w:val="22"/>
        </w:rPr>
        <w:t xml:space="preserve"> </w:t>
      </w:r>
      <w:r w:rsidRPr="00381633">
        <w:rPr>
          <w:rFonts w:asciiTheme="minorHAnsi" w:hAnsiTheme="minorHAnsi" w:cs="Arial"/>
          <w:color w:val="333333"/>
          <w:sz w:val="22"/>
          <w:szCs w:val="22"/>
        </w:rPr>
        <w:sym w:font="Wingdings" w:char="F0E0"/>
      </w:r>
      <w:r>
        <w:rPr>
          <w:rFonts w:asciiTheme="minorHAnsi" w:hAnsiTheme="minorHAnsi" w:cs="Arial" w:hint="eastAsia"/>
          <w:color w:val="333333"/>
          <w:sz w:val="22"/>
          <w:szCs w:val="22"/>
        </w:rPr>
        <w:t xml:space="preserve"> </w:t>
      </w:r>
      <w:r w:rsidRPr="00381633">
        <w:rPr>
          <w:rFonts w:asciiTheme="minorHAnsi" w:hAnsiTheme="minorHAnsi" w:cs="Arial" w:hint="eastAsia"/>
          <w:color w:val="333333"/>
          <w:sz w:val="22"/>
          <w:szCs w:val="22"/>
          <w:highlight w:val="yellow"/>
        </w:rPr>
        <w:t xml:space="preserve">Recursively </w:t>
      </w:r>
      <w:r w:rsidR="007A6F3D">
        <w:rPr>
          <w:rFonts w:asciiTheme="minorHAnsi" w:hAnsiTheme="minorHAnsi" w:cs="Arial" w:hint="eastAsia"/>
          <w:color w:val="333333"/>
          <w:sz w:val="22"/>
          <w:szCs w:val="22"/>
          <w:highlight w:val="yellow"/>
        </w:rPr>
        <w:t xml:space="preserve">substring and </w:t>
      </w:r>
      <w:r w:rsidRPr="00381633">
        <w:rPr>
          <w:rFonts w:asciiTheme="minorHAnsi" w:hAnsiTheme="minorHAnsi" w:cs="Arial" w:hint="eastAsia"/>
          <w:color w:val="333333"/>
          <w:sz w:val="22"/>
          <w:szCs w:val="22"/>
          <w:highlight w:val="yellow"/>
        </w:rPr>
        <w:t>find until last character.</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for (String strNew : words)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for (int i = 0;i&lt;=strNew.length();i++){</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perm.add(charInsert(strNew, initial, i));</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return perm;</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 xml:space="preserve">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public static String charInsert(String str, char c, int j)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String begin = str.substring(0, j);</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String end = str.substring(j);</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lastRenderedPageBreak/>
        <w:t xml:space="preserve">        </w:t>
      </w:r>
      <w:r w:rsidRPr="00EE5EAA">
        <w:rPr>
          <w:rFonts w:asciiTheme="minorHAnsi" w:hAnsiTheme="minorHAnsi" w:cs="Arial"/>
          <w:color w:val="333333"/>
          <w:sz w:val="22"/>
          <w:szCs w:val="22"/>
          <w:highlight w:val="green"/>
        </w:rPr>
        <w:t>return begin + c + end;</w:t>
      </w:r>
      <w:r w:rsidR="001D227D" w:rsidRPr="00EE5EAA">
        <w:rPr>
          <w:rFonts w:asciiTheme="minorHAnsi" w:hAnsiTheme="minorHAnsi" w:cs="Arial" w:hint="eastAsia"/>
          <w:color w:val="333333"/>
          <w:sz w:val="22"/>
          <w:szCs w:val="22"/>
          <w:highlight w:val="green"/>
        </w:rPr>
        <w:t xml:space="preserve"> </w:t>
      </w:r>
      <w:r w:rsidR="001D227D" w:rsidRPr="00EE5EAA">
        <w:rPr>
          <w:rFonts w:asciiTheme="minorHAnsi" w:hAnsiTheme="minorHAnsi" w:cs="Arial"/>
          <w:color w:val="333333"/>
          <w:sz w:val="22"/>
          <w:szCs w:val="22"/>
          <w:highlight w:val="green"/>
        </w:rPr>
        <w:sym w:font="Wingdings" w:char="F0E0"/>
      </w:r>
      <w:r w:rsidR="001D227D" w:rsidRPr="00EE5EAA">
        <w:rPr>
          <w:rFonts w:asciiTheme="minorHAnsi" w:hAnsiTheme="minorHAnsi" w:cs="Arial" w:hint="eastAsia"/>
          <w:color w:val="333333"/>
          <w:sz w:val="22"/>
          <w:szCs w:val="22"/>
          <w:highlight w:val="green"/>
        </w:rPr>
        <w:t xml:space="preserve"> Can be improve by introducing StringBuffer/StringBuilder</w:t>
      </w:r>
      <w:r w:rsidR="00EE5EAA" w:rsidRPr="00EE5EAA">
        <w:rPr>
          <w:rFonts w:asciiTheme="minorHAnsi" w:hAnsiTheme="minorHAnsi" w:cs="Arial" w:hint="eastAsia"/>
          <w:color w:val="333333"/>
          <w:sz w:val="22"/>
          <w:szCs w:val="22"/>
          <w:highlight w:val="green"/>
        </w:rPr>
        <w:t xml:space="preserve">, </w:t>
      </w:r>
      <w:r w:rsidR="00EE5EAA" w:rsidRPr="00EE5EAA">
        <w:rPr>
          <w:rFonts w:asciiTheme="minorHAnsi" w:hAnsiTheme="minorHAnsi" w:cs="Arial"/>
          <w:color w:val="333333"/>
          <w:sz w:val="22"/>
          <w:szCs w:val="22"/>
          <w:highlight w:val="green"/>
        </w:rPr>
        <w:t>since the “+” operator creates a new string rather than appending to the existing string.</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 xml:space="preserve">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public static void main(String[] args) {</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String s = "AAC";</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String s1 = "ABC";</w:t>
      </w:r>
    </w:p>
    <w:p w:rsidR="00381633" w:rsidRPr="00381633" w:rsidRDefault="00381633" w:rsidP="008315F6">
      <w:pPr>
        <w:pStyle w:val="NormalWeb"/>
        <w:shd w:val="clear" w:color="auto" w:fill="FFFFFF"/>
        <w:spacing w:line="365" w:lineRule="atLeast"/>
        <w:ind w:leftChars="300" w:left="630"/>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System.out.println("\nPermutations for " + s + " are: \n" + permutationFinder(s));</w:t>
      </w:r>
    </w:p>
    <w:p w:rsidR="00381633" w:rsidRPr="00381633" w:rsidRDefault="00E9508B"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 xml:space="preserve">    </w:t>
      </w:r>
      <w:r w:rsidR="00381633" w:rsidRPr="00381633">
        <w:rPr>
          <w:rFonts w:asciiTheme="minorHAnsi" w:hAnsiTheme="minorHAnsi" w:cs="Arial"/>
          <w:color w:val="333333"/>
          <w:sz w:val="22"/>
          <w:szCs w:val="22"/>
        </w:rPr>
        <w:t>System.out.println("\nPermutations for " + s1 + " are</w:t>
      </w:r>
      <w:r>
        <w:rPr>
          <w:rFonts w:asciiTheme="minorHAnsi" w:hAnsiTheme="minorHAnsi" w:cs="Arial"/>
          <w:color w:val="333333"/>
          <w:sz w:val="22"/>
          <w:szCs w:val="22"/>
        </w:rPr>
        <w:t>: \n" + permutationFinder(s1))</w:t>
      </w:r>
      <w:r>
        <w:rPr>
          <w:rFonts w:asciiTheme="minorHAnsi" w:hAnsiTheme="minorHAnsi" w:cs="Arial" w:hint="eastAsia"/>
          <w:color w:val="333333"/>
          <w:sz w:val="22"/>
          <w:szCs w:val="22"/>
        </w:rPr>
        <w:t>;</w:t>
      </w:r>
    </w:p>
    <w:p w:rsidR="00381633" w:rsidRPr="00381633" w:rsidRDefault="00381633"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 xml:space="preserve">    }</w:t>
      </w:r>
    </w:p>
    <w:p w:rsidR="00C034D5" w:rsidRDefault="00381633"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381633">
        <w:rPr>
          <w:rFonts w:asciiTheme="minorHAnsi" w:hAnsiTheme="minorHAnsi" w:cs="Arial"/>
          <w:color w:val="333333"/>
          <w:sz w:val="22"/>
          <w:szCs w:val="22"/>
        </w:rPr>
        <w:t>}</w:t>
      </w:r>
    </w:p>
    <w:p w:rsidR="00381633" w:rsidRDefault="00381633"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C034D5" w:rsidRDefault="009E3607"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How to find out longest </w:t>
      </w:r>
      <w:r>
        <w:rPr>
          <w:rFonts w:asciiTheme="minorHAnsi" w:hAnsiTheme="minorHAnsi" w:cs="Arial"/>
          <w:color w:val="333333"/>
          <w:sz w:val="22"/>
          <w:szCs w:val="22"/>
        </w:rPr>
        <w:t>palindrome</w:t>
      </w:r>
      <w:r>
        <w:rPr>
          <w:rFonts w:asciiTheme="minorHAnsi" w:hAnsiTheme="minorHAnsi" w:cs="Arial" w:hint="eastAsia"/>
          <w:color w:val="333333"/>
          <w:sz w:val="22"/>
          <w:szCs w:val="22"/>
        </w:rPr>
        <w:t xml:space="preserve"> in String ?</w:t>
      </w:r>
    </w:p>
    <w:p w:rsidR="009E3607"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23" w:history="1">
        <w:r w:rsidR="00F53D21" w:rsidRPr="00733631">
          <w:rPr>
            <w:rStyle w:val="Hyperlink"/>
            <w:rFonts w:asciiTheme="minorHAnsi" w:hAnsiTheme="minorHAnsi" w:cs="Arial"/>
            <w:sz w:val="22"/>
            <w:szCs w:val="22"/>
          </w:rPr>
          <w:t>http://www.journaldev.com/530/java-program-to-find-out-longest-palindrome-in-a-string</w:t>
        </w:r>
      </w:hyperlink>
      <w:r w:rsidR="00F53D21">
        <w:rPr>
          <w:rFonts w:asciiTheme="minorHAnsi" w:hAnsiTheme="minorHAnsi" w:cs="Arial" w:hint="eastAsia"/>
          <w:color w:val="333333"/>
          <w:sz w:val="22"/>
          <w:szCs w:val="22"/>
        </w:rPr>
        <w:t xml:space="preserve"> </w:t>
      </w:r>
    </w:p>
    <w:p w:rsidR="00F53D21" w:rsidRDefault="00F53D2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p>
    <w:p w:rsidR="009E3607"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24" w:history="1">
        <w:r w:rsidR="00026FD3" w:rsidRPr="00733631">
          <w:rPr>
            <w:rStyle w:val="Hyperlink"/>
            <w:rFonts w:asciiTheme="minorHAnsi" w:hAnsiTheme="minorHAnsi" w:cs="Arial"/>
            <w:sz w:val="22"/>
            <w:szCs w:val="22"/>
          </w:rPr>
          <w:t>http://articles.leetcode.com/longest-palindromic-substring-part-i/</w:t>
        </w:r>
      </w:hyperlink>
      <w:r w:rsidR="00026FD3">
        <w:rPr>
          <w:rFonts w:asciiTheme="minorHAnsi" w:hAnsiTheme="minorHAnsi" w:cs="Arial" w:hint="eastAsia"/>
          <w:color w:val="333333"/>
          <w:sz w:val="22"/>
          <w:szCs w:val="22"/>
        </w:rPr>
        <w:t xml:space="preserve"> </w:t>
      </w:r>
    </w:p>
    <w:p w:rsidR="009E3607" w:rsidRPr="00206F3C" w:rsidRDefault="009E3607"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p>
    <w:p w:rsidR="009E3607" w:rsidRDefault="00BB0573"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Difference between String, StringBuffer and StringBuilder ?</w:t>
      </w:r>
    </w:p>
    <w:p w:rsidR="006E63AB" w:rsidRPr="006E63AB" w:rsidRDefault="00202F1A"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202F1A">
        <w:rPr>
          <w:rFonts w:asciiTheme="minorHAnsi" w:hAnsiTheme="minorHAnsi" w:cs="Arial"/>
          <w:color w:val="333333"/>
          <w:sz w:val="22"/>
          <w:szCs w:val="22"/>
          <w:highlight w:val="yellow"/>
        </w:rPr>
        <w:t>Since String is immutable in java, whenever we do String manipulation like concat, substring etc, it generates a new String and discard the older String for garbage collection.</w:t>
      </w:r>
      <w:r w:rsidRPr="00202F1A">
        <w:rPr>
          <w:rFonts w:asciiTheme="minorHAnsi" w:hAnsiTheme="minorHAnsi" w:cs="Arial"/>
          <w:color w:val="333333"/>
          <w:sz w:val="22"/>
          <w:szCs w:val="22"/>
        </w:rPr>
        <w:t xml:space="preserve"> These are heavy operations and generate a lot of garbage in heap.</w:t>
      </w:r>
      <w:r w:rsidR="006E63AB" w:rsidRPr="006E63AB">
        <w:rPr>
          <w:rFonts w:asciiTheme="minorHAnsi" w:hAnsiTheme="minorHAnsi" w:cs="Arial"/>
          <w:color w:val="333333"/>
          <w:sz w:val="22"/>
          <w:szCs w:val="22"/>
        </w:rPr>
        <w:t xml:space="preserve"> String manipulations are resource consuming, so java provides two utility classes for String manipulations – StringBuffer and StringBuilder.</w:t>
      </w:r>
      <w:r>
        <w:rPr>
          <w:rFonts w:asciiTheme="minorHAnsi" w:hAnsiTheme="minorHAnsi" w:cs="Arial" w:hint="eastAsia"/>
          <w:color w:val="333333"/>
          <w:sz w:val="22"/>
          <w:szCs w:val="22"/>
        </w:rPr>
        <w:t xml:space="preserve"> </w:t>
      </w:r>
      <w:r w:rsidRPr="00202F1A">
        <w:rPr>
          <w:rFonts w:asciiTheme="minorHAnsi" w:hAnsiTheme="minorHAnsi" w:cs="Arial"/>
          <w:color w:val="333333"/>
          <w:sz w:val="22"/>
          <w:szCs w:val="22"/>
          <w:highlight w:val="yellow"/>
        </w:rPr>
        <w:t>String concat + operator internally uses StringBuffer or StringBuilder class.</w:t>
      </w:r>
    </w:p>
    <w:p w:rsidR="006E63AB" w:rsidRPr="006E63AB" w:rsidRDefault="006E63AB"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6E63AB">
        <w:rPr>
          <w:rFonts w:asciiTheme="minorHAnsi" w:hAnsiTheme="minorHAnsi" w:cs="Arial"/>
          <w:color w:val="333333"/>
          <w:sz w:val="22"/>
          <w:szCs w:val="22"/>
        </w:rPr>
        <w:t xml:space="preserve">StringBuffer and StringBuilder are mutable classes. StringBuffer operations are thread-safe and synchronized where StringBuilder operations are not thread-safe. </w:t>
      </w:r>
      <w:r w:rsidRPr="006E63AB">
        <w:rPr>
          <w:rFonts w:asciiTheme="minorHAnsi" w:hAnsiTheme="minorHAnsi" w:cs="Arial"/>
          <w:color w:val="333333"/>
          <w:sz w:val="22"/>
          <w:szCs w:val="22"/>
        </w:rPr>
        <w:lastRenderedPageBreak/>
        <w:t xml:space="preserve">So </w:t>
      </w:r>
      <w:r w:rsidRPr="001E235E">
        <w:rPr>
          <w:rFonts w:asciiTheme="minorHAnsi" w:hAnsiTheme="minorHAnsi" w:cs="Arial"/>
          <w:color w:val="333333"/>
          <w:sz w:val="22"/>
          <w:szCs w:val="22"/>
          <w:highlight w:val="yellow"/>
        </w:rPr>
        <w:t>when multiple threads are working on same String, we should use StringBuffer but in single threaded environment we should use StringBuilder.</w:t>
      </w:r>
    </w:p>
    <w:p w:rsidR="00BB0573" w:rsidRDefault="006E63AB"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6E63AB">
        <w:rPr>
          <w:rFonts w:asciiTheme="minorHAnsi" w:hAnsiTheme="minorHAnsi" w:cs="Arial"/>
          <w:color w:val="333333"/>
          <w:sz w:val="22"/>
          <w:szCs w:val="22"/>
        </w:rPr>
        <w:t>StringBuilder performance is fast than StringBuffer because of no overhead of synchronization.</w:t>
      </w:r>
    </w:p>
    <w:p w:rsidR="00BB0573" w:rsidRDefault="00BB0573"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1E235E" w:rsidRPr="002770BF" w:rsidRDefault="001E235E"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Why String is immutable or final in Java ?</w:t>
      </w:r>
    </w:p>
    <w:p w:rsidR="001E235E" w:rsidRDefault="00BA47EA"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hyperlink r:id="rId25" w:history="1">
        <w:r w:rsidR="00AD2B62" w:rsidRPr="00733631">
          <w:rPr>
            <w:rStyle w:val="Hyperlink"/>
            <w:rFonts w:asciiTheme="minorHAnsi" w:hAnsiTheme="minorHAnsi" w:cs="Arial"/>
            <w:sz w:val="22"/>
            <w:szCs w:val="22"/>
          </w:rPr>
          <w:t>http://www.journaldev.com/802/why-string-is-immutable-or-final-in-java</w:t>
        </w:r>
      </w:hyperlink>
      <w:r w:rsidR="00AD2B62">
        <w:rPr>
          <w:rFonts w:asciiTheme="minorHAnsi" w:hAnsiTheme="minorHAnsi" w:cs="Arial" w:hint="eastAsia"/>
          <w:color w:val="333333"/>
          <w:sz w:val="22"/>
          <w:szCs w:val="22"/>
        </w:rPr>
        <w:t xml:space="preserve"> </w:t>
      </w:r>
    </w:p>
    <w:p w:rsidR="00AD2B62" w:rsidRDefault="005E700E" w:rsidP="008315F6">
      <w:pPr>
        <w:pStyle w:val="NormalWeb"/>
        <w:numPr>
          <w:ilvl w:val="0"/>
          <w:numId w:val="32"/>
        </w:numPr>
        <w:shd w:val="clear" w:color="auto" w:fill="FFFFFF"/>
        <w:spacing w:before="0" w:beforeAutospacing="0" w:after="0" w:afterAutospacing="0" w:line="365" w:lineRule="atLeast"/>
        <w:ind w:leftChars="471" w:left="1349"/>
        <w:textAlignment w:val="baseline"/>
        <w:rPr>
          <w:rFonts w:asciiTheme="minorHAnsi" w:hAnsiTheme="minorHAnsi" w:cs="Arial"/>
          <w:color w:val="333333"/>
          <w:sz w:val="22"/>
          <w:szCs w:val="22"/>
        </w:rPr>
      </w:pPr>
      <w:r w:rsidRPr="005E700E">
        <w:rPr>
          <w:rFonts w:asciiTheme="minorHAnsi" w:hAnsiTheme="minorHAnsi" w:cs="Arial"/>
          <w:color w:val="333333"/>
          <w:sz w:val="22"/>
          <w:szCs w:val="22"/>
          <w:highlight w:val="yellow"/>
        </w:rPr>
        <w:t>String pool</w:t>
      </w:r>
      <w:r w:rsidRPr="005E700E">
        <w:rPr>
          <w:rFonts w:asciiTheme="minorHAnsi" w:hAnsiTheme="minorHAnsi" w:cs="Arial"/>
          <w:color w:val="333333"/>
          <w:sz w:val="22"/>
          <w:szCs w:val="22"/>
        </w:rPr>
        <w:t xml:space="preserve"> is possible only because String is immutable in java, </w:t>
      </w:r>
      <w:r w:rsidRPr="00293DD5">
        <w:rPr>
          <w:rFonts w:asciiTheme="minorHAnsi" w:hAnsiTheme="minorHAnsi" w:cs="Arial"/>
          <w:color w:val="333333"/>
          <w:sz w:val="22"/>
          <w:szCs w:val="22"/>
          <w:highlight w:val="green"/>
        </w:rPr>
        <w:t>this way Java Runtime saves a lot of java heap space because different String variables can refer to same String variable in the pool</w:t>
      </w:r>
      <w:r w:rsidR="009C7662">
        <w:rPr>
          <w:rFonts w:asciiTheme="minorHAnsi" w:hAnsiTheme="minorHAnsi" w:cs="Arial" w:hint="eastAsia"/>
          <w:color w:val="333333"/>
          <w:sz w:val="22"/>
          <w:szCs w:val="22"/>
          <w:highlight w:val="green"/>
        </w:rPr>
        <w:t>(</w:t>
      </w:r>
      <w:r w:rsidR="009C7662" w:rsidRPr="00593E1E">
        <w:rPr>
          <w:rFonts w:asciiTheme="minorHAnsi" w:hAnsiTheme="minorHAnsi" w:cs="Arial" w:hint="eastAsia"/>
          <w:color w:val="333333"/>
          <w:sz w:val="22"/>
          <w:szCs w:val="22"/>
          <w:highlight w:val="cyan"/>
        </w:rPr>
        <w:t>Runtime constant pool</w:t>
      </w:r>
      <w:r w:rsidR="009C7662">
        <w:rPr>
          <w:rFonts w:asciiTheme="minorHAnsi" w:hAnsiTheme="minorHAnsi" w:cs="Arial" w:hint="eastAsia"/>
          <w:color w:val="333333"/>
          <w:sz w:val="22"/>
          <w:szCs w:val="22"/>
          <w:highlight w:val="green"/>
        </w:rPr>
        <w:t>)</w:t>
      </w:r>
      <w:r w:rsidRPr="00293DD5">
        <w:rPr>
          <w:rFonts w:asciiTheme="minorHAnsi" w:hAnsiTheme="minorHAnsi" w:cs="Arial"/>
          <w:color w:val="333333"/>
          <w:sz w:val="22"/>
          <w:szCs w:val="22"/>
          <w:highlight w:val="green"/>
        </w:rPr>
        <w:t>.</w:t>
      </w:r>
      <w:r w:rsidRPr="005E700E">
        <w:rPr>
          <w:rFonts w:asciiTheme="minorHAnsi" w:hAnsiTheme="minorHAnsi" w:cs="Arial"/>
          <w:color w:val="333333"/>
          <w:sz w:val="22"/>
          <w:szCs w:val="22"/>
        </w:rPr>
        <w:t xml:space="preserve"> If String would not have been immutable, then String interning would not have been possible because if any variable would have changed the value, it would have been reflected to other variables also.</w:t>
      </w:r>
    </w:p>
    <w:p w:rsidR="005E700E" w:rsidRDefault="00553BB7" w:rsidP="008315F6">
      <w:pPr>
        <w:pStyle w:val="NormalWeb"/>
        <w:numPr>
          <w:ilvl w:val="0"/>
          <w:numId w:val="32"/>
        </w:numPr>
        <w:shd w:val="clear" w:color="auto" w:fill="FFFFFF"/>
        <w:spacing w:before="0" w:beforeAutospacing="0" w:after="0" w:afterAutospacing="0" w:line="365" w:lineRule="atLeast"/>
        <w:ind w:leftChars="471" w:left="1349"/>
        <w:textAlignment w:val="baseline"/>
        <w:rPr>
          <w:rFonts w:asciiTheme="minorHAnsi" w:hAnsiTheme="minorHAnsi" w:cs="Arial"/>
          <w:color w:val="333333"/>
          <w:sz w:val="22"/>
          <w:szCs w:val="22"/>
        </w:rPr>
      </w:pPr>
      <w:r w:rsidRPr="00553BB7">
        <w:rPr>
          <w:rFonts w:asciiTheme="minorHAnsi" w:hAnsiTheme="minorHAnsi" w:cs="Arial"/>
          <w:color w:val="333333"/>
          <w:sz w:val="22"/>
          <w:szCs w:val="22"/>
        </w:rPr>
        <w:t>Since String is immutable, it is safe for multithreading and a single String instance can be shared across different threads. This avoid the usage of synchronization for thread safety, Strings are implicitly thread safe.</w:t>
      </w:r>
    </w:p>
    <w:p w:rsidR="00553BB7" w:rsidRDefault="00B2617B" w:rsidP="008315F6">
      <w:pPr>
        <w:pStyle w:val="NormalWeb"/>
        <w:numPr>
          <w:ilvl w:val="0"/>
          <w:numId w:val="32"/>
        </w:numPr>
        <w:shd w:val="clear" w:color="auto" w:fill="FFFFFF"/>
        <w:spacing w:before="0" w:beforeAutospacing="0" w:after="0" w:afterAutospacing="0" w:line="365" w:lineRule="atLeast"/>
        <w:ind w:leftChars="471" w:left="1349"/>
        <w:textAlignment w:val="baseline"/>
        <w:rPr>
          <w:rFonts w:asciiTheme="minorHAnsi" w:hAnsiTheme="minorHAnsi" w:cs="Arial"/>
          <w:color w:val="333333"/>
          <w:sz w:val="22"/>
          <w:szCs w:val="22"/>
        </w:rPr>
      </w:pPr>
      <w:r w:rsidRPr="00B2617B">
        <w:rPr>
          <w:rFonts w:asciiTheme="minorHAnsi" w:hAnsiTheme="minorHAnsi" w:cs="Arial"/>
          <w:color w:val="333333"/>
          <w:sz w:val="22"/>
          <w:szCs w:val="22"/>
        </w:rPr>
        <w:t xml:space="preserve">Strings are used in </w:t>
      </w:r>
      <w:r w:rsidRPr="00B2617B">
        <w:rPr>
          <w:rFonts w:asciiTheme="minorHAnsi" w:hAnsiTheme="minorHAnsi" w:cs="Arial"/>
          <w:color w:val="333333"/>
          <w:sz w:val="22"/>
          <w:szCs w:val="22"/>
          <w:highlight w:val="yellow"/>
        </w:rPr>
        <w:t>java classloader</w:t>
      </w:r>
      <w:r w:rsidRPr="00B2617B">
        <w:rPr>
          <w:rFonts w:asciiTheme="minorHAnsi" w:hAnsiTheme="minorHAnsi" w:cs="Arial"/>
          <w:color w:val="333333"/>
          <w:sz w:val="22"/>
          <w:szCs w:val="22"/>
        </w:rPr>
        <w:t xml:space="preserve"> and </w:t>
      </w:r>
      <w:r w:rsidRPr="00B2617B">
        <w:rPr>
          <w:rFonts w:asciiTheme="minorHAnsi" w:hAnsiTheme="minorHAnsi" w:cs="Arial"/>
          <w:color w:val="333333"/>
          <w:sz w:val="22"/>
          <w:szCs w:val="22"/>
          <w:highlight w:val="green"/>
        </w:rPr>
        <w:t>immutability provides security that correct class is getting loaded by Classloader</w:t>
      </w:r>
      <w:r w:rsidRPr="00B2617B">
        <w:rPr>
          <w:rFonts w:asciiTheme="minorHAnsi" w:hAnsiTheme="minorHAnsi" w:cs="Arial"/>
          <w:color w:val="333333"/>
          <w:sz w:val="22"/>
          <w:szCs w:val="22"/>
        </w:rPr>
        <w:t>. For example, think of an instance where you are trying to load java.sql.Connection class but the referenced value is changed to myhacked.Connection class that can do unwanted things to your database.</w:t>
      </w:r>
    </w:p>
    <w:p w:rsidR="00AD2B62" w:rsidRPr="00BA353E" w:rsidRDefault="00936FAC" w:rsidP="008315F6">
      <w:pPr>
        <w:pStyle w:val="NormalWeb"/>
        <w:numPr>
          <w:ilvl w:val="0"/>
          <w:numId w:val="32"/>
        </w:numPr>
        <w:shd w:val="clear" w:color="auto" w:fill="FFFFFF"/>
        <w:spacing w:before="0" w:beforeAutospacing="0" w:after="0" w:afterAutospacing="0" w:line="365" w:lineRule="atLeast"/>
        <w:ind w:leftChars="471" w:left="1349"/>
        <w:textAlignment w:val="baseline"/>
        <w:rPr>
          <w:rFonts w:asciiTheme="minorHAnsi" w:hAnsiTheme="minorHAnsi" w:cs="Arial"/>
          <w:color w:val="333333"/>
          <w:sz w:val="22"/>
          <w:szCs w:val="22"/>
        </w:rPr>
      </w:pPr>
      <w:r w:rsidRPr="00936FAC">
        <w:rPr>
          <w:rFonts w:asciiTheme="minorHAnsi" w:hAnsiTheme="minorHAnsi" w:cs="Arial"/>
          <w:color w:val="333333"/>
          <w:sz w:val="22"/>
          <w:szCs w:val="22"/>
        </w:rPr>
        <w:t xml:space="preserve">Since String is immutable, its </w:t>
      </w:r>
      <w:r w:rsidRPr="00936FAC">
        <w:rPr>
          <w:rFonts w:asciiTheme="minorHAnsi" w:hAnsiTheme="minorHAnsi" w:cs="Arial"/>
          <w:color w:val="333333"/>
          <w:sz w:val="22"/>
          <w:szCs w:val="22"/>
          <w:highlight w:val="yellow"/>
        </w:rPr>
        <w:t>hashcode</w:t>
      </w:r>
      <w:r w:rsidRPr="00936FAC">
        <w:rPr>
          <w:rFonts w:asciiTheme="minorHAnsi" w:hAnsiTheme="minorHAnsi" w:cs="Arial"/>
          <w:color w:val="333333"/>
          <w:sz w:val="22"/>
          <w:szCs w:val="22"/>
        </w:rPr>
        <w:t xml:space="preserve"> </w:t>
      </w:r>
      <w:r w:rsidRPr="00771964">
        <w:rPr>
          <w:rFonts w:asciiTheme="minorHAnsi" w:hAnsiTheme="minorHAnsi" w:cs="Arial"/>
          <w:color w:val="333333"/>
          <w:sz w:val="22"/>
          <w:szCs w:val="22"/>
          <w:highlight w:val="green"/>
        </w:rPr>
        <w:t>is cached at the time of creation and it doesn’t need to be calculated again</w:t>
      </w:r>
      <w:r w:rsidRPr="00936FAC">
        <w:rPr>
          <w:rFonts w:asciiTheme="minorHAnsi" w:hAnsiTheme="minorHAnsi" w:cs="Arial"/>
          <w:color w:val="333333"/>
          <w:sz w:val="22"/>
          <w:szCs w:val="22"/>
        </w:rPr>
        <w:t xml:space="preserve">. </w:t>
      </w:r>
      <w:r w:rsidRPr="00771964">
        <w:rPr>
          <w:rFonts w:asciiTheme="minorHAnsi" w:hAnsiTheme="minorHAnsi" w:cs="Arial"/>
          <w:color w:val="333333"/>
          <w:sz w:val="22"/>
          <w:szCs w:val="22"/>
          <w:highlight w:val="magenta"/>
        </w:rPr>
        <w:t>This makes it a great candidate for key in a Map and it’s processing is fast than other HashMap key objects.</w:t>
      </w:r>
      <w:r w:rsidRPr="00936FAC">
        <w:rPr>
          <w:rFonts w:asciiTheme="minorHAnsi" w:hAnsiTheme="minorHAnsi" w:cs="Arial"/>
          <w:color w:val="333333"/>
          <w:sz w:val="22"/>
          <w:szCs w:val="22"/>
        </w:rPr>
        <w:t xml:space="preserve"> This is why String is mostly used Object as HashMap keys.</w:t>
      </w:r>
      <w:r w:rsidR="004C1808">
        <w:rPr>
          <w:rFonts w:asciiTheme="minorHAnsi" w:hAnsiTheme="minorHAnsi" w:cs="Arial" w:hint="eastAsia"/>
          <w:color w:val="333333"/>
          <w:sz w:val="22"/>
          <w:szCs w:val="22"/>
        </w:rPr>
        <w:t xml:space="preserve"> (</w:t>
      </w:r>
      <w:r w:rsidR="004C1808" w:rsidRPr="004C1808">
        <w:rPr>
          <w:rFonts w:asciiTheme="minorHAnsi" w:hAnsiTheme="minorHAnsi" w:cs="Arial"/>
          <w:color w:val="333333"/>
          <w:sz w:val="22"/>
          <w:szCs w:val="22"/>
          <w:highlight w:val="cyan"/>
        </w:rPr>
        <w:t>Why String is popular HashMap key in Java?</w:t>
      </w:r>
      <w:r w:rsidR="004C1808">
        <w:rPr>
          <w:rFonts w:asciiTheme="minorHAnsi" w:hAnsiTheme="minorHAnsi" w:cs="Arial" w:hint="eastAsia"/>
          <w:color w:val="333333"/>
          <w:sz w:val="22"/>
          <w:szCs w:val="22"/>
        </w:rPr>
        <w:t>)</w:t>
      </w:r>
    </w:p>
    <w:p w:rsidR="001E235E" w:rsidRPr="00BA353E" w:rsidRDefault="001E235E"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p>
    <w:p w:rsidR="001E235E" w:rsidRDefault="00BA353E"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 xml:space="preserve">Why Char array is more </w:t>
      </w:r>
      <w:r>
        <w:rPr>
          <w:rFonts w:asciiTheme="minorHAnsi" w:hAnsiTheme="minorHAnsi" w:cs="Arial"/>
          <w:color w:val="333333"/>
          <w:sz w:val="22"/>
          <w:szCs w:val="22"/>
        </w:rPr>
        <w:t>preferred</w:t>
      </w:r>
      <w:r>
        <w:rPr>
          <w:rFonts w:asciiTheme="minorHAnsi" w:hAnsiTheme="minorHAnsi" w:cs="Arial" w:hint="eastAsia"/>
          <w:color w:val="333333"/>
          <w:sz w:val="22"/>
          <w:szCs w:val="22"/>
        </w:rPr>
        <w:t xml:space="preserve"> than String on storing password ?</w:t>
      </w:r>
    </w:p>
    <w:p w:rsidR="00A72D1E" w:rsidRPr="00A72D1E" w:rsidRDefault="00A72D1E"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A72D1E">
        <w:rPr>
          <w:rFonts w:asciiTheme="minorHAnsi" w:hAnsiTheme="minorHAnsi" w:cs="Arial"/>
          <w:color w:val="333333"/>
          <w:sz w:val="22"/>
          <w:szCs w:val="22"/>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p>
    <w:p w:rsidR="00BA353E" w:rsidRDefault="00A72D1E"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1C6327">
        <w:rPr>
          <w:rFonts w:asciiTheme="minorHAnsi" w:hAnsiTheme="minorHAnsi" w:cs="Arial"/>
          <w:color w:val="333333"/>
          <w:sz w:val="22"/>
          <w:szCs w:val="22"/>
          <w:highlight w:val="green"/>
        </w:rPr>
        <w:lastRenderedPageBreak/>
        <w:t>If we use char array to store password, we can</w:t>
      </w:r>
      <w:r w:rsidRPr="00551429">
        <w:rPr>
          <w:rFonts w:asciiTheme="minorHAnsi" w:hAnsiTheme="minorHAnsi" w:cs="Arial"/>
          <w:color w:val="333333"/>
          <w:sz w:val="22"/>
          <w:szCs w:val="22"/>
          <w:highlight w:val="cyan"/>
        </w:rPr>
        <w:t xml:space="preserve"> set it to blank</w:t>
      </w:r>
      <w:r w:rsidRPr="001C6327">
        <w:rPr>
          <w:rFonts w:asciiTheme="minorHAnsi" w:hAnsiTheme="minorHAnsi" w:cs="Arial"/>
          <w:color w:val="333333"/>
          <w:sz w:val="22"/>
          <w:szCs w:val="22"/>
          <w:highlight w:val="green"/>
        </w:rPr>
        <w:t xml:space="preserve"> once we are done with it. So we can control for how long it’s available in memory that avoids the security threat with String.</w:t>
      </w:r>
    </w:p>
    <w:p w:rsidR="00BA353E" w:rsidRDefault="00BA353E" w:rsidP="008315F6">
      <w:pPr>
        <w:pStyle w:val="NormalWeb"/>
        <w:shd w:val="clear" w:color="auto" w:fill="FFFFFF"/>
        <w:spacing w:before="0" w:beforeAutospacing="0" w:after="0" w:afterAutospacing="0" w:line="365" w:lineRule="atLeast"/>
        <w:ind w:leftChars="300" w:left="630"/>
        <w:textAlignment w:val="baseline"/>
        <w:rPr>
          <w:rFonts w:asciiTheme="minorHAnsi" w:hAnsiTheme="minorHAnsi" w:cs="Arial"/>
          <w:color w:val="333333"/>
          <w:sz w:val="22"/>
          <w:szCs w:val="22"/>
        </w:rPr>
      </w:pPr>
    </w:p>
    <w:p w:rsidR="00BA353E" w:rsidRDefault="00306431" w:rsidP="008315F6">
      <w:pPr>
        <w:pStyle w:val="NormalWeb"/>
        <w:numPr>
          <w:ilvl w:val="0"/>
          <w:numId w:val="31"/>
        </w:numPr>
        <w:shd w:val="clear" w:color="auto" w:fill="FFFFFF"/>
        <w:spacing w:before="0" w:beforeAutospacing="0" w:after="0" w:afterAutospacing="0" w:line="365" w:lineRule="atLeast"/>
        <w:ind w:leftChars="300" w:left="990"/>
        <w:textAlignment w:val="baseline"/>
        <w:rPr>
          <w:rFonts w:asciiTheme="minorHAnsi" w:hAnsiTheme="minorHAnsi" w:cs="Arial"/>
          <w:color w:val="333333"/>
          <w:sz w:val="22"/>
          <w:szCs w:val="22"/>
        </w:rPr>
      </w:pPr>
      <w:r>
        <w:rPr>
          <w:rFonts w:asciiTheme="minorHAnsi" w:hAnsiTheme="minorHAnsi" w:cs="Arial" w:hint="eastAsia"/>
          <w:color w:val="333333"/>
          <w:sz w:val="22"/>
          <w:szCs w:val="22"/>
        </w:rPr>
        <w:t>How is intern() method in String works ?</w:t>
      </w:r>
    </w:p>
    <w:p w:rsidR="00306431" w:rsidRDefault="0030643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Pr>
          <w:rFonts w:asciiTheme="minorHAnsi" w:hAnsiTheme="minorHAnsi" w:cs="Arial"/>
          <w:color w:val="333333"/>
          <w:sz w:val="22"/>
          <w:szCs w:val="22"/>
        </w:rPr>
        <w:t>String s1 = "abc";</w:t>
      </w:r>
      <w:r>
        <w:rPr>
          <w:rFonts w:asciiTheme="minorHAnsi" w:hAnsiTheme="minorHAnsi" w:cs="Arial" w:hint="eastAsia"/>
          <w:color w:val="333333"/>
          <w:sz w:val="22"/>
          <w:szCs w:val="22"/>
        </w:rPr>
        <w:t xml:space="preserve">  </w:t>
      </w:r>
    </w:p>
    <w:p w:rsidR="00306431" w:rsidRPr="00306431" w:rsidRDefault="0030643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06431">
        <w:rPr>
          <w:rFonts w:asciiTheme="minorHAnsi" w:hAnsiTheme="minorHAnsi" w:cs="Arial"/>
          <w:color w:val="333333"/>
          <w:sz w:val="22"/>
          <w:szCs w:val="22"/>
        </w:rPr>
        <w:t>String s2 = new String("abc");</w:t>
      </w:r>
    </w:p>
    <w:p w:rsidR="00306431" w:rsidRPr="00306431" w:rsidRDefault="00306431" w:rsidP="008315F6">
      <w:pPr>
        <w:pStyle w:val="NormalWeb"/>
        <w:shd w:val="clear" w:color="auto" w:fill="FFFFFF"/>
        <w:spacing w:line="365" w:lineRule="atLeast"/>
        <w:ind w:leftChars="471" w:left="989"/>
        <w:textAlignment w:val="baseline"/>
        <w:rPr>
          <w:rFonts w:asciiTheme="minorHAnsi" w:hAnsiTheme="minorHAnsi" w:cs="Arial"/>
          <w:color w:val="333333"/>
          <w:sz w:val="22"/>
          <w:szCs w:val="22"/>
        </w:rPr>
      </w:pPr>
      <w:r w:rsidRPr="00306431">
        <w:rPr>
          <w:rFonts w:asciiTheme="minorHAnsi" w:hAnsiTheme="minorHAnsi" w:cs="Arial"/>
          <w:color w:val="333333"/>
          <w:sz w:val="22"/>
          <w:szCs w:val="22"/>
        </w:rPr>
        <w:t>s2.intern();</w:t>
      </w:r>
    </w:p>
    <w:p w:rsidR="00306431" w:rsidRDefault="0030643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306431">
        <w:rPr>
          <w:rFonts w:asciiTheme="minorHAnsi" w:hAnsiTheme="minorHAnsi" w:cs="Arial"/>
          <w:color w:val="333333"/>
          <w:sz w:val="22"/>
          <w:szCs w:val="22"/>
        </w:rPr>
        <w:t>System.out.println(s1 ==s2);</w:t>
      </w:r>
    </w:p>
    <w:p w:rsidR="003061DF" w:rsidRPr="002B310B" w:rsidRDefault="00306431" w:rsidP="008315F6">
      <w:pPr>
        <w:pStyle w:val="NormalWeb"/>
        <w:shd w:val="clear" w:color="auto" w:fill="FFFFFF"/>
        <w:spacing w:before="0" w:beforeAutospacing="0" w:after="0" w:afterAutospacing="0" w:line="365" w:lineRule="atLeast"/>
        <w:ind w:leftChars="471" w:left="989"/>
        <w:textAlignment w:val="baseline"/>
        <w:rPr>
          <w:rFonts w:asciiTheme="minorHAnsi" w:hAnsiTheme="minorHAnsi" w:cs="Arial"/>
          <w:color w:val="333333"/>
          <w:sz w:val="22"/>
          <w:szCs w:val="22"/>
        </w:rPr>
      </w:pPr>
      <w:r w:rsidRPr="00306431">
        <w:rPr>
          <w:rFonts w:asciiTheme="minorHAnsi" w:hAnsiTheme="minorHAnsi" w:cs="Arial"/>
          <w:color w:val="333333"/>
          <w:sz w:val="22"/>
          <w:szCs w:val="22"/>
        </w:rPr>
        <w:t xml:space="preserve">It’s a tricky question and output will be false. </w:t>
      </w:r>
      <w:r w:rsidRPr="00B5594C">
        <w:rPr>
          <w:rFonts w:asciiTheme="minorHAnsi" w:hAnsiTheme="minorHAnsi" w:cs="Arial"/>
          <w:color w:val="333333"/>
          <w:sz w:val="22"/>
          <w:szCs w:val="22"/>
          <w:highlight w:val="yellow"/>
        </w:rPr>
        <w:t>We know that intern() method will return the String object reference from the string pool</w:t>
      </w:r>
      <w:r w:rsidRPr="00306431">
        <w:rPr>
          <w:rFonts w:asciiTheme="minorHAnsi" w:hAnsiTheme="minorHAnsi" w:cs="Arial"/>
          <w:color w:val="333333"/>
          <w:sz w:val="22"/>
          <w:szCs w:val="22"/>
        </w:rPr>
        <w:t xml:space="preserve">, </w:t>
      </w:r>
      <w:r w:rsidRPr="00BB093F">
        <w:rPr>
          <w:rFonts w:asciiTheme="minorHAnsi" w:hAnsiTheme="minorHAnsi" w:cs="Arial"/>
          <w:color w:val="333333"/>
          <w:sz w:val="22"/>
          <w:szCs w:val="22"/>
          <w:highlight w:val="magenta"/>
        </w:rPr>
        <w:t>but since we didn’t assigned it back to s2, there is no change in s2</w:t>
      </w:r>
      <w:r w:rsidRPr="00306431">
        <w:rPr>
          <w:rFonts w:asciiTheme="minorHAnsi" w:hAnsiTheme="minorHAnsi" w:cs="Arial"/>
          <w:color w:val="333333"/>
          <w:sz w:val="22"/>
          <w:szCs w:val="22"/>
        </w:rPr>
        <w:t xml:space="preserve"> and hence both s1 and s2 are having different reference. </w:t>
      </w:r>
      <w:r w:rsidRPr="00DB007E">
        <w:rPr>
          <w:rFonts w:asciiTheme="minorHAnsi" w:hAnsiTheme="minorHAnsi" w:cs="Arial"/>
          <w:color w:val="333333"/>
          <w:sz w:val="22"/>
          <w:szCs w:val="22"/>
          <w:highlight w:val="yellow"/>
        </w:rPr>
        <w:t xml:space="preserve">If we change the code in line 3 to </w:t>
      </w:r>
      <w:r w:rsidRPr="00DB007E">
        <w:rPr>
          <w:rFonts w:asciiTheme="minorHAnsi" w:hAnsiTheme="minorHAnsi" w:cs="Arial"/>
          <w:color w:val="333333"/>
          <w:sz w:val="22"/>
          <w:szCs w:val="22"/>
          <w:highlight w:val="cyan"/>
        </w:rPr>
        <w:t>s2 = s2.intern()</w:t>
      </w:r>
      <w:r w:rsidRPr="00DB007E">
        <w:rPr>
          <w:rFonts w:asciiTheme="minorHAnsi" w:hAnsiTheme="minorHAnsi" w:cs="Arial"/>
          <w:color w:val="333333"/>
          <w:sz w:val="22"/>
          <w:szCs w:val="22"/>
          <w:highlight w:val="yellow"/>
        </w:rPr>
        <w:t>; then output will be true.</w:t>
      </w:r>
    </w:p>
    <w:p w:rsidR="002B310B" w:rsidRDefault="002B310B" w:rsidP="008315F6">
      <w:pPr>
        <w:pStyle w:val="Heading1"/>
        <w:numPr>
          <w:ilvl w:val="0"/>
          <w:numId w:val="31"/>
        </w:numPr>
        <w:shd w:val="clear" w:color="auto" w:fill="FFFFFF"/>
        <w:spacing w:line="375" w:lineRule="atLeast"/>
        <w:ind w:leftChars="200" w:left="780"/>
        <w:rPr>
          <w:rFonts w:asciiTheme="minorHAnsi" w:hAnsiTheme="minorHAnsi" w:cs="Arial"/>
          <w:b w:val="0"/>
          <w:color w:val="000000"/>
          <w:sz w:val="21"/>
          <w:szCs w:val="21"/>
        </w:rPr>
      </w:pPr>
      <w:r w:rsidRPr="002B310B">
        <w:rPr>
          <w:rFonts w:asciiTheme="minorHAnsi" w:hAnsiTheme="minorHAnsi" w:cs="Arial"/>
          <w:b w:val="0"/>
          <w:color w:val="000000"/>
          <w:sz w:val="21"/>
          <w:szCs w:val="21"/>
        </w:rPr>
        <w:t>How do you avoid NullPointerException, while comparing two Strings in Java?</w:t>
      </w:r>
    </w:p>
    <w:p w:rsidR="002B310B" w:rsidRDefault="002B310B" w:rsidP="008315F6">
      <w:pPr>
        <w:ind w:leftChars="200" w:left="420"/>
      </w:pPr>
      <w:r>
        <w:rPr>
          <w:rFonts w:hint="eastAsia"/>
        </w:rPr>
        <w:t xml:space="preserve">   </w:t>
      </w:r>
      <w:r w:rsidR="00894E29">
        <w:rPr>
          <w:rFonts w:hint="eastAsia"/>
        </w:rPr>
        <w:t xml:space="preserve"> </w:t>
      </w:r>
      <w:hyperlink r:id="rId26" w:history="1">
        <w:r w:rsidR="00894E29" w:rsidRPr="00933142">
          <w:rPr>
            <w:rStyle w:val="Hyperlink"/>
          </w:rPr>
          <w:t>http://javarevisited.blogspot.com/2013/08/10-equals-and-hashcode-interview.html</w:t>
        </w:r>
      </w:hyperlink>
      <w:r w:rsidR="00894E29">
        <w:rPr>
          <w:rFonts w:hint="eastAsia"/>
        </w:rPr>
        <w:t xml:space="preserve"> </w:t>
      </w:r>
    </w:p>
    <w:p w:rsidR="00894E29" w:rsidRDefault="00894E29" w:rsidP="008315F6">
      <w:pPr>
        <w:ind w:leftChars="400" w:left="840"/>
      </w:pPr>
      <w:r>
        <w:t xml:space="preserve">Since when compared to null, equals return false and doesn't throw NullPointerException, you can use this property to avoid NPE while using comparing String. Suppose you have a known String "abc" and you are comparing with an unknown String variable str, then you should call equals as </w:t>
      </w:r>
      <w:r w:rsidRPr="0028371D">
        <w:rPr>
          <w:highlight w:val="green"/>
        </w:rPr>
        <w:t>"abc".equals(str), this will not throw Exception in thread Main</w:t>
      </w:r>
      <w:r>
        <w:t xml:space="preserve">: java.lang.NullPointerException, </w:t>
      </w:r>
      <w:r w:rsidRPr="0028371D">
        <w:rPr>
          <w:highlight w:val="green"/>
        </w:rPr>
        <w:t>even if str is null</w:t>
      </w:r>
      <w:r>
        <w:t xml:space="preserve">. </w:t>
      </w:r>
      <w:r w:rsidRPr="0028371D">
        <w:rPr>
          <w:highlight w:val="cyan"/>
        </w:rPr>
        <w:t>On the other hand, if you call str.equals("abc"), it will throw NPE.</w:t>
      </w:r>
    </w:p>
    <w:p w:rsidR="00CC5163" w:rsidRPr="009D0F99" w:rsidRDefault="00CC5163" w:rsidP="008315F6">
      <w:pPr>
        <w:widowControl/>
        <w:shd w:val="clear" w:color="auto" w:fill="FFFFFF"/>
        <w:spacing w:before="100" w:beforeAutospacing="1" w:after="100" w:afterAutospacing="1" w:line="255" w:lineRule="atLeast"/>
        <w:ind w:leftChars="100" w:left="210"/>
        <w:jc w:val="left"/>
        <w:rPr>
          <w:rFonts w:eastAsia="SimSun" w:cs="SimSun"/>
          <w:color w:val="000000"/>
          <w:kern w:val="0"/>
          <w:szCs w:val="21"/>
        </w:rPr>
      </w:pPr>
    </w:p>
    <w:p w:rsidR="002D6BD7" w:rsidRDefault="00195A6C" w:rsidP="008315F6">
      <w:pPr>
        <w:pStyle w:val="Heading1"/>
        <w:numPr>
          <w:ilvl w:val="0"/>
          <w:numId w:val="6"/>
        </w:numPr>
        <w:shd w:val="clear" w:color="auto" w:fill="FFFFFF"/>
        <w:spacing w:before="0" w:beforeAutospacing="0" w:after="0" w:afterAutospacing="0" w:line="375" w:lineRule="atLeast"/>
        <w:ind w:leftChars="300" w:left="990"/>
        <w:rPr>
          <w:rFonts w:asciiTheme="minorHAnsi" w:hAnsiTheme="minorHAnsi" w:cs="Arial"/>
          <w:color w:val="000000"/>
          <w:sz w:val="21"/>
          <w:szCs w:val="21"/>
        </w:rPr>
      </w:pPr>
      <w:r w:rsidRPr="00195A6C">
        <w:rPr>
          <w:rFonts w:asciiTheme="minorHAnsi" w:hAnsiTheme="minorHAnsi" w:cs="Arial"/>
          <w:color w:val="000000"/>
          <w:sz w:val="21"/>
          <w:szCs w:val="21"/>
        </w:rPr>
        <w:t>What’s the difference between an interface and an abstract class in Java?</w:t>
      </w:r>
    </w:p>
    <w:p w:rsidR="004B3EA8" w:rsidRDefault="004B3EA8" w:rsidP="008315F6">
      <w:pPr>
        <w:pStyle w:val="Heading1"/>
        <w:shd w:val="clear" w:color="auto" w:fill="FFFFFF"/>
        <w:spacing w:before="0" w:beforeAutospacing="0" w:after="0" w:afterAutospacing="0" w:line="375" w:lineRule="atLeast"/>
        <w:ind w:leftChars="471" w:left="989"/>
        <w:rPr>
          <w:rFonts w:asciiTheme="minorHAnsi" w:hAnsiTheme="minorHAnsi"/>
          <w:b w:val="0"/>
          <w:sz w:val="18"/>
          <w:szCs w:val="18"/>
          <w:shd w:val="clear" w:color="auto" w:fill="FFFFFF"/>
        </w:rPr>
      </w:pPr>
      <w:r w:rsidRPr="004B3EA8">
        <w:rPr>
          <w:rFonts w:asciiTheme="minorHAnsi" w:hAnsiTheme="minorHAnsi"/>
          <w:b w:val="0"/>
          <w:sz w:val="18"/>
          <w:szCs w:val="18"/>
          <w:shd w:val="clear" w:color="auto" w:fill="FFFFFF"/>
        </w:rPr>
        <w:t>A class must be declared</w:t>
      </w:r>
      <w:r w:rsidRPr="004B3EA8">
        <w:rPr>
          <w:rStyle w:val="apple-converted-space"/>
          <w:rFonts w:asciiTheme="minorHAnsi" w:hAnsiTheme="minorHAnsi"/>
          <w:b w:val="0"/>
          <w:sz w:val="18"/>
          <w:szCs w:val="18"/>
          <w:shd w:val="clear" w:color="auto" w:fill="FFFFFF"/>
        </w:rPr>
        <w:t> </w:t>
      </w:r>
      <w:r w:rsidRPr="004B3EA8">
        <w:rPr>
          <w:rFonts w:asciiTheme="minorHAnsi" w:hAnsiTheme="minorHAnsi"/>
          <w:b w:val="0"/>
          <w:bCs w:val="0"/>
          <w:i/>
          <w:iCs/>
          <w:sz w:val="18"/>
          <w:szCs w:val="18"/>
          <w:shd w:val="clear" w:color="auto" w:fill="FFFFFF"/>
        </w:rPr>
        <w:t>abstract</w:t>
      </w:r>
      <w:r w:rsidRPr="004B3EA8">
        <w:rPr>
          <w:rStyle w:val="apple-converted-space"/>
          <w:rFonts w:asciiTheme="minorHAnsi" w:hAnsiTheme="minorHAnsi"/>
          <w:b w:val="0"/>
          <w:sz w:val="18"/>
          <w:szCs w:val="18"/>
          <w:shd w:val="clear" w:color="auto" w:fill="FFFFFF"/>
        </w:rPr>
        <w:t> </w:t>
      </w:r>
      <w:r w:rsidRPr="004B3EA8">
        <w:rPr>
          <w:rFonts w:asciiTheme="minorHAnsi" w:hAnsiTheme="minorHAnsi"/>
          <w:b w:val="0"/>
          <w:sz w:val="18"/>
          <w:szCs w:val="18"/>
          <w:shd w:val="clear" w:color="auto" w:fill="FFFFFF"/>
        </w:rPr>
        <w:t>when it has one or more abstract</w:t>
      </w:r>
      <w:r w:rsidRPr="004B3EA8">
        <w:rPr>
          <w:rStyle w:val="apple-converted-space"/>
          <w:rFonts w:asciiTheme="minorHAnsi" w:hAnsiTheme="minorHAnsi"/>
          <w:b w:val="0"/>
          <w:sz w:val="18"/>
          <w:szCs w:val="18"/>
          <w:shd w:val="clear" w:color="auto" w:fill="FFFFFF"/>
        </w:rPr>
        <w:t> </w:t>
      </w:r>
      <w:r w:rsidRPr="004B3EA8">
        <w:rPr>
          <w:rFonts w:asciiTheme="minorHAnsi" w:hAnsiTheme="minorHAnsi"/>
          <w:b w:val="0"/>
          <w:i/>
          <w:iCs/>
          <w:sz w:val="18"/>
          <w:szCs w:val="18"/>
          <w:shd w:val="clear" w:color="auto" w:fill="FFFFFF"/>
        </w:rPr>
        <w:t>methods</w:t>
      </w:r>
      <w:r w:rsidRPr="004B3EA8">
        <w:rPr>
          <w:rFonts w:asciiTheme="minorHAnsi" w:hAnsiTheme="minorHAnsi"/>
          <w:b w:val="0"/>
          <w:sz w:val="18"/>
          <w:szCs w:val="18"/>
          <w:shd w:val="clear" w:color="auto" w:fill="FFFFFF"/>
        </w:rPr>
        <w:t>. A method is declared abstract when it has a method heading, but no body – which means that an abstract method has no implementation code inside curly braces like normal methods do.</w:t>
      </w:r>
    </w:p>
    <w:p w:rsidR="004B3EA8" w:rsidRDefault="004B3EA8" w:rsidP="008315F6">
      <w:pPr>
        <w:pStyle w:val="Heading1"/>
        <w:shd w:val="clear" w:color="auto" w:fill="FFFFFF"/>
        <w:spacing w:before="0" w:beforeAutospacing="0" w:after="0" w:afterAutospacing="0" w:line="375" w:lineRule="atLeast"/>
        <w:ind w:leftChars="471" w:left="989"/>
        <w:rPr>
          <w:rFonts w:asciiTheme="minorHAnsi" w:hAnsiTheme="minorHAnsi" w:cs="Arial"/>
          <w:b w:val="0"/>
          <w:sz w:val="18"/>
          <w:szCs w:val="18"/>
        </w:rPr>
      </w:pPr>
      <w:r w:rsidRPr="007540D1">
        <w:rPr>
          <w:rFonts w:asciiTheme="minorHAnsi" w:hAnsiTheme="minorHAnsi" w:cs="Arial"/>
          <w:color w:val="FF0000"/>
          <w:sz w:val="18"/>
          <w:szCs w:val="18"/>
        </w:rPr>
        <w:t xml:space="preserve">You should also know that any </w:t>
      </w:r>
      <w:r w:rsidR="00CC1946" w:rsidRPr="007540D1">
        <w:rPr>
          <w:rFonts w:asciiTheme="minorHAnsi" w:hAnsiTheme="minorHAnsi" w:cs="Arial"/>
          <w:color w:val="FF0000"/>
          <w:sz w:val="18"/>
          <w:szCs w:val="18"/>
        </w:rPr>
        <w:t>non-abstract</w:t>
      </w:r>
      <w:r w:rsidRPr="007540D1">
        <w:rPr>
          <w:rFonts w:asciiTheme="minorHAnsi" w:hAnsiTheme="minorHAnsi" w:cs="Arial"/>
          <w:color w:val="FF0000"/>
          <w:sz w:val="18"/>
          <w:szCs w:val="18"/>
        </w:rPr>
        <w:t xml:space="preserve"> class is called a concrete class</w:t>
      </w:r>
      <w:r w:rsidRPr="004B3EA8">
        <w:rPr>
          <w:rFonts w:asciiTheme="minorHAnsi" w:hAnsiTheme="minorHAnsi" w:cs="Arial"/>
          <w:b w:val="0"/>
          <w:sz w:val="18"/>
          <w:szCs w:val="18"/>
        </w:rPr>
        <w:t xml:space="preserve">. Knowing your terminology </w:t>
      </w:r>
      <w:r w:rsidR="00CC1946" w:rsidRPr="004B3EA8">
        <w:rPr>
          <w:rFonts w:asciiTheme="minorHAnsi" w:hAnsiTheme="minorHAnsi" w:cs="Arial"/>
          <w:b w:val="0"/>
          <w:sz w:val="18"/>
          <w:szCs w:val="18"/>
        </w:rPr>
        <w:t>definitely</w:t>
      </w:r>
      <w:r w:rsidRPr="004B3EA8">
        <w:rPr>
          <w:rFonts w:asciiTheme="minorHAnsi" w:hAnsiTheme="minorHAnsi" w:cs="Arial"/>
          <w:b w:val="0"/>
          <w:sz w:val="18"/>
          <w:szCs w:val="18"/>
        </w:rPr>
        <w:t xml:space="preserve"> pays off in an interview.</w:t>
      </w:r>
    </w:p>
    <w:p w:rsidR="004B3EA8" w:rsidRDefault="004B3EA8" w:rsidP="008315F6">
      <w:pPr>
        <w:pStyle w:val="Heading1"/>
        <w:shd w:val="clear" w:color="auto" w:fill="FFFFFF"/>
        <w:spacing w:before="0" w:beforeAutospacing="0" w:after="0" w:afterAutospacing="0" w:line="375" w:lineRule="atLeast"/>
        <w:ind w:leftChars="471" w:left="989"/>
        <w:rPr>
          <w:rFonts w:asciiTheme="minorHAnsi" w:hAnsiTheme="minorHAnsi" w:cs="Arial"/>
          <w:b w:val="0"/>
          <w:sz w:val="18"/>
          <w:szCs w:val="18"/>
        </w:rPr>
      </w:pPr>
      <w:r w:rsidRPr="007540D1">
        <w:rPr>
          <w:rFonts w:asciiTheme="minorHAnsi" w:hAnsiTheme="minorHAnsi" w:cs="Arial"/>
          <w:color w:val="FF0000"/>
          <w:sz w:val="18"/>
          <w:szCs w:val="18"/>
        </w:rPr>
        <w:t xml:space="preserve">An interface differs from an abstract class because an interface is not a class. </w:t>
      </w:r>
      <w:r w:rsidRPr="004B3EA8">
        <w:rPr>
          <w:rFonts w:asciiTheme="minorHAnsi" w:hAnsiTheme="minorHAnsi" w:cs="Arial"/>
          <w:b w:val="0"/>
          <w:sz w:val="18"/>
          <w:szCs w:val="18"/>
        </w:rPr>
        <w:t>An interface is essentially a type that can be satisfied by any class that implements the interface.</w:t>
      </w:r>
    </w:p>
    <w:p w:rsidR="004B3EA8" w:rsidRDefault="004B3EA8" w:rsidP="008315F6">
      <w:pPr>
        <w:pStyle w:val="Heading1"/>
        <w:shd w:val="clear" w:color="auto" w:fill="FFFFFF"/>
        <w:spacing w:before="0" w:beforeAutospacing="0" w:after="0" w:afterAutospacing="0" w:line="375" w:lineRule="atLeast"/>
        <w:ind w:leftChars="471" w:left="989"/>
        <w:rPr>
          <w:rFonts w:asciiTheme="minorHAnsi" w:hAnsiTheme="minorHAnsi" w:cs="Arial"/>
          <w:b w:val="0"/>
          <w:sz w:val="18"/>
          <w:szCs w:val="18"/>
        </w:rPr>
      </w:pPr>
      <w:r w:rsidRPr="004B3EA8">
        <w:rPr>
          <w:rFonts w:asciiTheme="minorHAnsi" w:hAnsiTheme="minorHAnsi" w:cs="Arial"/>
          <w:b w:val="0"/>
          <w:sz w:val="18"/>
          <w:szCs w:val="18"/>
        </w:rPr>
        <w:lastRenderedPageBreak/>
        <w:t>Any class that implements an inter</w:t>
      </w:r>
      <w:r>
        <w:rPr>
          <w:rFonts w:asciiTheme="minorHAnsi" w:hAnsiTheme="minorHAnsi" w:cs="Arial"/>
          <w:b w:val="0"/>
          <w:sz w:val="18"/>
          <w:szCs w:val="18"/>
        </w:rPr>
        <w:t>face must satisfy 2 conditions:</w:t>
      </w:r>
      <w:r>
        <w:rPr>
          <w:rFonts w:asciiTheme="minorHAnsi" w:hAnsiTheme="minorHAnsi" w:cs="Arial" w:hint="eastAsia"/>
          <w:b w:val="0"/>
          <w:sz w:val="18"/>
          <w:szCs w:val="18"/>
        </w:rPr>
        <w:t xml:space="preserve"> </w:t>
      </w:r>
      <w:r w:rsidRPr="004B3EA8">
        <w:rPr>
          <w:rFonts w:asciiTheme="minorHAnsi" w:hAnsiTheme="minorHAnsi" w:cs="Arial"/>
          <w:b w:val="0"/>
          <w:sz w:val="18"/>
          <w:szCs w:val="18"/>
        </w:rPr>
        <w:t xml:space="preserve">It must have the phrase "implements </w:t>
      </w:r>
      <w:r w:rsidR="00CC1946" w:rsidRPr="004B3EA8">
        <w:rPr>
          <w:rFonts w:asciiTheme="minorHAnsi" w:hAnsiTheme="minorHAnsi" w:cs="Arial"/>
          <w:b w:val="0"/>
          <w:sz w:val="18"/>
          <w:szCs w:val="18"/>
        </w:rPr>
        <w:t>Interface Name</w:t>
      </w:r>
      <w:r w:rsidRPr="004B3EA8">
        <w:rPr>
          <w:rFonts w:asciiTheme="minorHAnsi" w:hAnsiTheme="minorHAnsi" w:cs="Arial"/>
          <w:b w:val="0"/>
          <w:sz w:val="18"/>
          <w:szCs w:val="18"/>
        </w:rPr>
        <w:t>" at the beginn</w:t>
      </w:r>
      <w:r>
        <w:rPr>
          <w:rFonts w:asciiTheme="minorHAnsi" w:hAnsiTheme="minorHAnsi" w:cs="Arial"/>
          <w:b w:val="0"/>
          <w:sz w:val="18"/>
          <w:szCs w:val="18"/>
        </w:rPr>
        <w:t xml:space="preserve">ing of the class </w:t>
      </w:r>
      <w:r w:rsidR="00CC1946">
        <w:rPr>
          <w:rFonts w:asciiTheme="minorHAnsi" w:hAnsiTheme="minorHAnsi" w:cs="Arial"/>
          <w:b w:val="0"/>
          <w:sz w:val="18"/>
          <w:szCs w:val="18"/>
        </w:rPr>
        <w:t>definition</w:t>
      </w:r>
      <w:r>
        <w:rPr>
          <w:rFonts w:asciiTheme="minorHAnsi" w:hAnsiTheme="minorHAnsi" w:cs="Arial"/>
          <w:b w:val="0"/>
          <w:sz w:val="18"/>
          <w:szCs w:val="18"/>
        </w:rPr>
        <w:t>.</w:t>
      </w:r>
      <w:r>
        <w:rPr>
          <w:rFonts w:asciiTheme="minorHAnsi" w:hAnsiTheme="minorHAnsi" w:cs="Arial" w:hint="eastAsia"/>
          <w:b w:val="0"/>
          <w:sz w:val="18"/>
          <w:szCs w:val="18"/>
        </w:rPr>
        <w:t xml:space="preserve"> </w:t>
      </w:r>
      <w:r w:rsidRPr="004B3EA8">
        <w:rPr>
          <w:rFonts w:asciiTheme="minorHAnsi" w:hAnsiTheme="minorHAnsi" w:cs="Arial"/>
          <w:b w:val="0"/>
          <w:sz w:val="18"/>
          <w:szCs w:val="18"/>
        </w:rPr>
        <w:t>It must implement all of the method headings listed in the interface definition.</w:t>
      </w:r>
    </w:p>
    <w:p w:rsidR="004B3EA8" w:rsidRDefault="004B3EA8" w:rsidP="008315F6">
      <w:pPr>
        <w:pStyle w:val="Heading1"/>
        <w:numPr>
          <w:ilvl w:val="0"/>
          <w:numId w:val="1"/>
        </w:numPr>
        <w:shd w:val="clear" w:color="auto" w:fill="FFFFFF"/>
        <w:spacing w:before="0" w:beforeAutospacing="0" w:after="0" w:afterAutospacing="0" w:line="375" w:lineRule="atLeast"/>
        <w:ind w:leftChars="471" w:left="1349"/>
        <w:rPr>
          <w:rFonts w:asciiTheme="minorHAnsi" w:hAnsiTheme="minorHAnsi" w:cs="Arial"/>
          <w:b w:val="0"/>
          <w:sz w:val="18"/>
          <w:szCs w:val="18"/>
        </w:rPr>
      </w:pPr>
      <w:r w:rsidRPr="004B3EA8">
        <w:rPr>
          <w:rFonts w:asciiTheme="minorHAnsi" w:hAnsiTheme="minorHAnsi" w:cs="Arial"/>
          <w:b w:val="0"/>
          <w:sz w:val="18"/>
          <w:szCs w:val="18"/>
        </w:rPr>
        <w:t>Abstract classes are meant to be inherited from, and when one class inherits from another it means that there is a strong relationship between the 2 classes.</w:t>
      </w:r>
      <w:r w:rsidR="00DA3B9A">
        <w:rPr>
          <w:rFonts w:hint="eastAsia"/>
        </w:rPr>
        <w:t xml:space="preserve"> </w:t>
      </w:r>
      <w:r w:rsidR="00DA3B9A" w:rsidRPr="00DA3B9A">
        <w:rPr>
          <w:rFonts w:asciiTheme="minorHAnsi" w:hAnsiTheme="minorHAnsi" w:cs="Arial"/>
          <w:b w:val="0"/>
          <w:sz w:val="18"/>
          <w:szCs w:val="18"/>
        </w:rPr>
        <w:t xml:space="preserve">Because a </w:t>
      </w:r>
      <w:r w:rsidR="00CC1946" w:rsidRPr="00DA3B9A">
        <w:rPr>
          <w:rFonts w:asciiTheme="minorHAnsi" w:hAnsiTheme="minorHAnsi" w:cs="Arial"/>
          <w:b w:val="0"/>
          <w:sz w:val="18"/>
          <w:szCs w:val="18"/>
        </w:rPr>
        <w:t>Townhouse</w:t>
      </w:r>
      <w:r w:rsidR="00DA3B9A" w:rsidRPr="00DA3B9A">
        <w:rPr>
          <w:rFonts w:asciiTheme="minorHAnsi" w:hAnsiTheme="minorHAnsi" w:cs="Arial"/>
          <w:b w:val="0"/>
          <w:sz w:val="18"/>
          <w:szCs w:val="18"/>
        </w:rPr>
        <w:t xml:space="preserve"> is a type of House, that relationship is very strong, and would be more appropriately defined through inheritance instead of interfaces.</w:t>
      </w:r>
      <w:r w:rsidR="00DA3B9A">
        <w:rPr>
          <w:rFonts w:asciiTheme="minorHAnsi" w:hAnsiTheme="minorHAnsi" w:cs="Arial" w:hint="eastAsia"/>
          <w:b w:val="0"/>
          <w:sz w:val="18"/>
          <w:szCs w:val="18"/>
        </w:rPr>
        <w:t xml:space="preserve"> </w:t>
      </w:r>
      <w:r w:rsidR="00DA3B9A" w:rsidRPr="00DA3B9A">
        <w:rPr>
          <w:rFonts w:asciiTheme="minorHAnsi" w:hAnsiTheme="minorHAnsi" w:cs="Arial"/>
          <w:b w:val="0"/>
          <w:sz w:val="18"/>
          <w:szCs w:val="18"/>
        </w:rPr>
        <w:t>With an interface on the other hand, the relationship between the interface itself and the class implementing the interface is not necessarily strong.</w:t>
      </w:r>
      <w:r w:rsidR="00DA3B9A">
        <w:rPr>
          <w:rFonts w:asciiTheme="minorHAnsi" w:hAnsiTheme="minorHAnsi" w:cs="Arial" w:hint="eastAsia"/>
          <w:b w:val="0"/>
          <w:sz w:val="18"/>
          <w:szCs w:val="18"/>
        </w:rPr>
        <w:t xml:space="preserve"> </w:t>
      </w:r>
      <w:r w:rsidR="00DA3B9A" w:rsidRPr="00DA3B9A">
        <w:rPr>
          <w:rFonts w:asciiTheme="minorHAnsi" w:hAnsiTheme="minorHAnsi" w:cs="Arial"/>
          <w:b w:val="0"/>
          <w:sz w:val="18"/>
          <w:szCs w:val="18"/>
        </w:rPr>
        <w:t>For example, if we have a class called "House", that class could also implement an interface called "</w:t>
      </w:r>
      <w:r w:rsidR="00CC1946" w:rsidRPr="00DA3B9A">
        <w:rPr>
          <w:rFonts w:asciiTheme="minorHAnsi" w:hAnsiTheme="minorHAnsi" w:cs="Arial"/>
          <w:b w:val="0"/>
          <w:sz w:val="18"/>
          <w:szCs w:val="18"/>
        </w:rPr>
        <w:t>Air-conditioning</w:t>
      </w:r>
      <w:r w:rsidR="00DA3B9A" w:rsidRPr="00DA3B9A">
        <w:rPr>
          <w:rFonts w:asciiTheme="minorHAnsi" w:hAnsiTheme="minorHAnsi" w:cs="Arial"/>
          <w:b w:val="0"/>
          <w:sz w:val="18"/>
          <w:szCs w:val="18"/>
        </w:rPr>
        <w:t>".</w:t>
      </w:r>
    </w:p>
    <w:p w:rsidR="00DA3B9A" w:rsidRDefault="00DA3B9A" w:rsidP="008315F6">
      <w:pPr>
        <w:pStyle w:val="Heading1"/>
        <w:numPr>
          <w:ilvl w:val="0"/>
          <w:numId w:val="1"/>
        </w:numPr>
        <w:shd w:val="clear" w:color="auto" w:fill="FFFFFF"/>
        <w:spacing w:before="0" w:beforeAutospacing="0" w:after="0" w:afterAutospacing="0" w:line="375" w:lineRule="atLeast"/>
        <w:ind w:leftChars="471" w:left="1349"/>
        <w:rPr>
          <w:rFonts w:asciiTheme="minorHAnsi" w:hAnsiTheme="minorHAnsi" w:cs="Arial"/>
          <w:b w:val="0"/>
          <w:sz w:val="18"/>
          <w:szCs w:val="18"/>
        </w:rPr>
      </w:pPr>
      <w:r w:rsidRPr="00DA3B9A">
        <w:rPr>
          <w:rFonts w:asciiTheme="minorHAnsi" w:hAnsiTheme="minorHAnsi" w:cs="Arial"/>
          <w:b w:val="0"/>
          <w:sz w:val="18"/>
          <w:szCs w:val="18"/>
        </w:rPr>
        <w:t xml:space="preserve">Java does not allow multiple </w:t>
      </w:r>
      <w:r w:rsidR="00CC1946" w:rsidRPr="00DA3B9A">
        <w:rPr>
          <w:rFonts w:asciiTheme="minorHAnsi" w:hAnsiTheme="minorHAnsi" w:cs="Arial"/>
          <w:b w:val="0"/>
          <w:sz w:val="18"/>
          <w:szCs w:val="18"/>
        </w:rPr>
        <w:t>inheritances</w:t>
      </w:r>
      <w:r w:rsidRPr="00DA3B9A">
        <w:rPr>
          <w:rFonts w:asciiTheme="minorHAnsi" w:hAnsiTheme="minorHAnsi" w:cs="Arial"/>
          <w:b w:val="0"/>
          <w:sz w:val="18"/>
          <w:szCs w:val="18"/>
        </w:rPr>
        <w:t xml:space="preserve"> – see the discussion on Java Multiple Inheritance if you need a refresher on this. In Java, a class can only derive from one class, whether it’s abstract or not. However, a class can implement multiple interfaces – which could be considered as an alternative to for multiple </w:t>
      </w:r>
      <w:r w:rsidR="00CC1946" w:rsidRPr="00DA3B9A">
        <w:rPr>
          <w:rFonts w:asciiTheme="minorHAnsi" w:hAnsiTheme="minorHAnsi" w:cs="Arial"/>
          <w:b w:val="0"/>
          <w:sz w:val="18"/>
          <w:szCs w:val="18"/>
        </w:rPr>
        <w:t>inheritances</w:t>
      </w:r>
      <w:r w:rsidRPr="00DA3B9A">
        <w:rPr>
          <w:rFonts w:asciiTheme="minorHAnsi" w:hAnsiTheme="minorHAnsi" w:cs="Arial"/>
          <w:b w:val="0"/>
          <w:sz w:val="18"/>
          <w:szCs w:val="18"/>
        </w:rPr>
        <w:t>. So, one major difference is that a Java class can inherit from only one abstract class, but can implement multiple interfaces.</w:t>
      </w:r>
    </w:p>
    <w:p w:rsidR="00DA3B9A" w:rsidRDefault="00DA3B9A" w:rsidP="008315F6">
      <w:pPr>
        <w:pStyle w:val="Heading1"/>
        <w:numPr>
          <w:ilvl w:val="0"/>
          <w:numId w:val="1"/>
        </w:numPr>
        <w:shd w:val="clear" w:color="auto" w:fill="FFFFFF"/>
        <w:spacing w:before="0" w:beforeAutospacing="0" w:after="0" w:afterAutospacing="0" w:line="375" w:lineRule="atLeast"/>
        <w:ind w:leftChars="471" w:left="1349"/>
        <w:rPr>
          <w:rFonts w:asciiTheme="minorHAnsi" w:hAnsiTheme="minorHAnsi" w:cs="Arial"/>
          <w:b w:val="0"/>
          <w:sz w:val="18"/>
          <w:szCs w:val="18"/>
        </w:rPr>
      </w:pPr>
      <w:r w:rsidRPr="00DA3B9A">
        <w:rPr>
          <w:rFonts w:asciiTheme="minorHAnsi" w:hAnsiTheme="minorHAnsi" w:cs="Arial"/>
          <w:b w:val="0"/>
          <w:sz w:val="18"/>
          <w:szCs w:val="18"/>
        </w:rPr>
        <w:t xml:space="preserve">An abstract class may provide some methods with definitions – so an abstract class can have non-abstract methods with actual implementation details. An abstract class can also have constructors and instance variables as well. An interface, however, </w:t>
      </w:r>
      <w:r w:rsidR="00CC1946" w:rsidRPr="00DA3B9A">
        <w:rPr>
          <w:rFonts w:asciiTheme="minorHAnsi" w:hAnsiTheme="minorHAnsi" w:cs="Arial"/>
          <w:b w:val="0"/>
          <w:sz w:val="18"/>
          <w:szCs w:val="18"/>
        </w:rPr>
        <w:t>cannot</w:t>
      </w:r>
      <w:r w:rsidRPr="00DA3B9A">
        <w:rPr>
          <w:rFonts w:asciiTheme="minorHAnsi" w:hAnsiTheme="minorHAnsi" w:cs="Arial"/>
          <w:b w:val="0"/>
          <w:sz w:val="18"/>
          <w:szCs w:val="18"/>
        </w:rPr>
        <w:t xml:space="preserve"> provide any method definitions – it can only provide method headings. Any class that implements the interface is responsible for providing the method definition/implementation.</w:t>
      </w:r>
    </w:p>
    <w:p w:rsidR="00DA3B9A" w:rsidRDefault="00CC1946" w:rsidP="008315F6">
      <w:pPr>
        <w:pStyle w:val="Heading1"/>
        <w:numPr>
          <w:ilvl w:val="0"/>
          <w:numId w:val="1"/>
        </w:numPr>
        <w:shd w:val="clear" w:color="auto" w:fill="FFFFFF"/>
        <w:spacing w:before="0" w:beforeAutospacing="0" w:after="0" w:afterAutospacing="0" w:line="375" w:lineRule="atLeast"/>
        <w:ind w:leftChars="471" w:left="1349"/>
        <w:rPr>
          <w:rFonts w:asciiTheme="minorHAnsi" w:hAnsiTheme="minorHAnsi" w:cs="Arial"/>
          <w:b w:val="0"/>
          <w:sz w:val="18"/>
          <w:szCs w:val="18"/>
        </w:rPr>
      </w:pPr>
      <w:r w:rsidRPr="00CC1946">
        <w:rPr>
          <w:rFonts w:asciiTheme="minorHAnsi" w:hAnsiTheme="minorHAnsi" w:cs="Arial"/>
          <w:b w:val="0"/>
          <w:sz w:val="18"/>
          <w:szCs w:val="18"/>
        </w:rPr>
        <w:t>When to use abstract class and interface in Java</w:t>
      </w:r>
    </w:p>
    <w:p w:rsidR="00CC1946" w:rsidRDefault="00CC1946" w:rsidP="008315F6">
      <w:pPr>
        <w:pStyle w:val="Heading1"/>
        <w:shd w:val="clear" w:color="auto" w:fill="FFFFFF"/>
        <w:spacing w:before="0" w:beforeAutospacing="0" w:after="0" w:afterAutospacing="0" w:line="375" w:lineRule="atLeast"/>
        <w:ind w:leftChars="643" w:left="1350"/>
        <w:rPr>
          <w:rFonts w:asciiTheme="minorHAnsi" w:hAnsiTheme="minorHAnsi" w:cs="Arial"/>
          <w:b w:val="0"/>
          <w:sz w:val="18"/>
          <w:szCs w:val="18"/>
        </w:rPr>
      </w:pPr>
      <w:r w:rsidRPr="00CC1946">
        <w:rPr>
          <w:rFonts w:asciiTheme="minorHAnsi" w:hAnsiTheme="minorHAnsi" w:cs="Arial"/>
          <w:b w:val="0"/>
          <w:sz w:val="18"/>
          <w:szCs w:val="18"/>
        </w:rPr>
        <w:t>An abstract class is good if you think you will plan on using inheritance since it provides a common base class implementation to derived classes.</w:t>
      </w:r>
    </w:p>
    <w:p w:rsidR="00CC1946" w:rsidRDefault="00CC1946" w:rsidP="008315F6">
      <w:pPr>
        <w:pStyle w:val="Heading1"/>
        <w:shd w:val="clear" w:color="auto" w:fill="FFFFFF"/>
        <w:spacing w:before="0" w:beforeAutospacing="0" w:after="0" w:afterAutospacing="0" w:line="375" w:lineRule="atLeast"/>
        <w:ind w:leftChars="643" w:left="1350"/>
        <w:rPr>
          <w:rFonts w:asciiTheme="minorHAnsi" w:hAnsiTheme="minorHAnsi" w:cs="Arial"/>
          <w:b w:val="0"/>
          <w:sz w:val="18"/>
          <w:szCs w:val="18"/>
        </w:rPr>
      </w:pPr>
      <w:r w:rsidRPr="00CC1946">
        <w:rPr>
          <w:rFonts w:asciiTheme="minorHAnsi" w:hAnsiTheme="minorHAnsi" w:cs="Arial"/>
          <w:b w:val="0"/>
          <w:sz w:val="18"/>
          <w:szCs w:val="18"/>
        </w:rPr>
        <w:t>An abstract class is also good if you want to be able to declare non-public members. In an interface, all methods must be public.</w:t>
      </w:r>
    </w:p>
    <w:p w:rsidR="00CC1946" w:rsidRDefault="00CC1946" w:rsidP="008315F6">
      <w:pPr>
        <w:pStyle w:val="Heading1"/>
        <w:shd w:val="clear" w:color="auto" w:fill="FFFFFF"/>
        <w:spacing w:before="0" w:beforeAutospacing="0" w:after="0" w:afterAutospacing="0" w:line="375" w:lineRule="atLeast"/>
        <w:ind w:leftChars="643" w:left="1350"/>
        <w:rPr>
          <w:rFonts w:asciiTheme="minorHAnsi" w:hAnsiTheme="minorHAnsi" w:cs="Arial"/>
          <w:b w:val="0"/>
          <w:sz w:val="18"/>
          <w:szCs w:val="18"/>
        </w:rPr>
      </w:pPr>
      <w:r w:rsidRPr="00CC1946">
        <w:rPr>
          <w:rFonts w:asciiTheme="minorHAnsi" w:hAnsiTheme="minorHAnsi" w:cs="Arial"/>
          <w:b w:val="0"/>
          <w:sz w:val="18"/>
          <w:szCs w:val="18"/>
        </w:rPr>
        <w:t>If you think you will need to add methods in the future, then an abstract class is a better choice. Because if you add new method headings to an interface, then all of the classes that already implement that interface will have to be changed to implement the new methods. That can be quite a hassle.</w:t>
      </w:r>
    </w:p>
    <w:p w:rsidR="00CC1946" w:rsidRDefault="00CC1946" w:rsidP="008315F6">
      <w:pPr>
        <w:pStyle w:val="Heading1"/>
        <w:shd w:val="clear" w:color="auto" w:fill="FFFFFF"/>
        <w:spacing w:before="0" w:beforeAutospacing="0" w:after="0" w:afterAutospacing="0" w:line="375" w:lineRule="atLeast"/>
        <w:ind w:leftChars="643" w:left="1350"/>
        <w:rPr>
          <w:rFonts w:asciiTheme="minorHAnsi" w:hAnsiTheme="minorHAnsi" w:cs="Arial"/>
          <w:b w:val="0"/>
          <w:sz w:val="18"/>
          <w:szCs w:val="18"/>
        </w:rPr>
      </w:pPr>
      <w:r w:rsidRPr="00CC1946">
        <w:rPr>
          <w:rFonts w:asciiTheme="minorHAnsi" w:hAnsiTheme="minorHAnsi" w:cs="Arial"/>
          <w:b w:val="0"/>
          <w:sz w:val="18"/>
          <w:szCs w:val="18"/>
        </w:rPr>
        <w:t>Interfaces are a good choice when you think that the API will not change for a while.</w:t>
      </w:r>
    </w:p>
    <w:p w:rsidR="00CC1946" w:rsidRPr="00CC1946" w:rsidRDefault="00CC1946" w:rsidP="008315F6">
      <w:pPr>
        <w:pStyle w:val="Heading1"/>
        <w:shd w:val="clear" w:color="auto" w:fill="FFFFFF"/>
        <w:spacing w:before="0" w:beforeAutospacing="0" w:after="0" w:afterAutospacing="0" w:line="375" w:lineRule="atLeast"/>
        <w:ind w:leftChars="643" w:left="1350"/>
        <w:rPr>
          <w:rFonts w:asciiTheme="minorHAnsi" w:hAnsiTheme="minorHAnsi" w:cs="Arial"/>
          <w:b w:val="0"/>
          <w:sz w:val="18"/>
          <w:szCs w:val="18"/>
        </w:rPr>
      </w:pPr>
      <w:r w:rsidRPr="00CC1946">
        <w:rPr>
          <w:rFonts w:asciiTheme="minorHAnsi" w:hAnsiTheme="minorHAnsi" w:cs="Arial"/>
          <w:b w:val="0"/>
          <w:sz w:val="18"/>
          <w:szCs w:val="18"/>
        </w:rPr>
        <w:t>Interfaces are also good when you want to have something similar to multiple inheritances, since you can implement multiple interfaces.</w:t>
      </w:r>
    </w:p>
    <w:p w:rsidR="002615E7" w:rsidRDefault="00BA47EA" w:rsidP="008315F6">
      <w:pPr>
        <w:pStyle w:val="Heading1"/>
        <w:shd w:val="clear" w:color="auto" w:fill="FFFFFF"/>
        <w:spacing w:before="0" w:beforeAutospacing="0" w:after="0" w:afterAutospacing="0" w:line="375" w:lineRule="atLeast"/>
        <w:ind w:leftChars="471" w:left="989"/>
        <w:rPr>
          <w:rFonts w:asciiTheme="minorHAnsi" w:hAnsiTheme="minorHAnsi" w:cs="Arial"/>
          <w:color w:val="000000"/>
          <w:sz w:val="21"/>
          <w:szCs w:val="21"/>
        </w:rPr>
      </w:pPr>
      <w:hyperlink r:id="rId27" w:history="1">
        <w:r w:rsidR="002615E7" w:rsidRPr="00B30164">
          <w:rPr>
            <w:rStyle w:val="Hyperlink"/>
            <w:rFonts w:asciiTheme="minorHAnsi" w:hAnsiTheme="minorHAnsi" w:cs="Arial"/>
            <w:sz w:val="21"/>
            <w:szCs w:val="21"/>
          </w:rPr>
          <w:t>http://www.programmerinterview.com/index.php/java-questions/interface-vs-abstract-class/</w:t>
        </w:r>
      </w:hyperlink>
    </w:p>
    <w:p w:rsidR="007540D1" w:rsidRPr="00D1658B" w:rsidRDefault="007540D1" w:rsidP="008315F6">
      <w:pPr>
        <w:pStyle w:val="NormalWeb"/>
        <w:shd w:val="clear" w:color="auto" w:fill="FFFFFF"/>
        <w:spacing w:before="0" w:beforeAutospacing="0" w:after="0" w:afterAutospacing="0" w:line="390" w:lineRule="atLeast"/>
        <w:ind w:leftChars="300" w:left="630"/>
        <w:rPr>
          <w:rStyle w:val="Strong"/>
          <w:rFonts w:asciiTheme="minorHAnsi" w:hAnsiTheme="minorHAnsi"/>
          <w:color w:val="000000"/>
          <w:sz w:val="21"/>
          <w:szCs w:val="21"/>
        </w:rPr>
      </w:pPr>
      <w:r w:rsidRPr="00D1658B">
        <w:rPr>
          <w:rFonts w:asciiTheme="minorHAnsi" w:hAnsiTheme="minorHAnsi"/>
          <w:color w:val="000000"/>
          <w:sz w:val="21"/>
          <w:szCs w:val="21"/>
        </w:rPr>
        <w:t>In this post we will discuss </w:t>
      </w:r>
      <w:r w:rsidRPr="00D1658B">
        <w:rPr>
          <w:rStyle w:val="Strong"/>
          <w:rFonts w:asciiTheme="minorHAnsi" w:hAnsiTheme="minorHAnsi"/>
          <w:color w:val="000000"/>
          <w:sz w:val="21"/>
          <w:szCs w:val="21"/>
        </w:rPr>
        <w:t>difference between Abstract Class and Interface in Java with examples.</w:t>
      </w:r>
    </w:p>
    <w:p w:rsidR="00062344" w:rsidRPr="00D1658B" w:rsidRDefault="00507E05" w:rsidP="008315F6">
      <w:pPr>
        <w:pStyle w:val="NormalWeb"/>
        <w:shd w:val="clear" w:color="auto" w:fill="FFFFFF"/>
        <w:spacing w:before="0" w:beforeAutospacing="0" w:after="0" w:afterAutospacing="0" w:line="390" w:lineRule="atLeast"/>
        <w:ind w:leftChars="300" w:left="630"/>
        <w:rPr>
          <w:rFonts w:asciiTheme="minorHAnsi" w:hAnsiTheme="minorHAnsi"/>
          <w:color w:val="FF0000"/>
          <w:sz w:val="21"/>
          <w:szCs w:val="21"/>
        </w:rPr>
      </w:pPr>
      <w:r w:rsidRPr="00D1658B">
        <w:rPr>
          <w:rStyle w:val="Strong"/>
          <w:rFonts w:asciiTheme="minorHAnsi" w:hAnsiTheme="minorHAnsi"/>
          <w:color w:val="FF0000"/>
          <w:sz w:val="21"/>
          <w:szCs w:val="21"/>
        </w:rPr>
        <w:t xml:space="preserve"> </w:t>
      </w:r>
      <w:r w:rsidR="00A06304" w:rsidRPr="00D1658B">
        <w:rPr>
          <w:rStyle w:val="Strong"/>
          <w:rFonts w:asciiTheme="minorHAnsi" w:hAnsiTheme="minorHAnsi"/>
          <w:color w:val="FF0000"/>
          <w:sz w:val="21"/>
          <w:szCs w:val="21"/>
        </w:rPr>
        <w:t>(</w:t>
      </w:r>
      <w:r w:rsidR="00A06304" w:rsidRPr="00D1658B">
        <w:rPr>
          <w:rStyle w:val="Strong"/>
          <w:rFonts w:asciiTheme="minorHAnsi" w:hAnsiTheme="minorHAnsi"/>
          <w:color w:val="FF0000"/>
          <w:sz w:val="21"/>
          <w:szCs w:val="21"/>
        </w:rPr>
        <w:t>记忆顺序</w:t>
      </w:r>
      <w:r w:rsidR="00A06304" w:rsidRPr="00D1658B">
        <w:rPr>
          <w:rStyle w:val="Strong"/>
          <w:rFonts w:asciiTheme="minorHAnsi" w:hAnsiTheme="minorHAnsi"/>
          <w:color w:val="FF0000"/>
          <w:sz w:val="21"/>
          <w:szCs w:val="21"/>
        </w:rPr>
        <w:t>1</w:t>
      </w:r>
      <w:r w:rsidR="00A80E26" w:rsidRPr="00D1658B">
        <w:rPr>
          <w:rStyle w:val="Strong"/>
          <w:rFonts w:asciiTheme="minorHAnsi" w:hAnsiTheme="minorHAnsi"/>
          <w:color w:val="FF0000"/>
          <w:sz w:val="21"/>
          <w:szCs w:val="21"/>
        </w:rPr>
        <w:t>/2</w:t>
      </w:r>
      <w:r w:rsidR="00A06304" w:rsidRPr="00D1658B">
        <w:rPr>
          <w:rStyle w:val="Strong"/>
          <w:rFonts w:asciiTheme="minorHAnsi" w:hAnsiTheme="minorHAnsi"/>
          <w:color w:val="FF0000"/>
          <w:sz w:val="21"/>
          <w:szCs w:val="21"/>
        </w:rPr>
        <w:t>,4,3/6,7</w:t>
      </w:r>
      <w:r w:rsidR="00A82C84" w:rsidRPr="00D1658B">
        <w:rPr>
          <w:rStyle w:val="Strong"/>
          <w:rFonts w:asciiTheme="minorHAnsi" w:hAnsiTheme="minorHAnsi"/>
          <w:color w:val="FF0000"/>
          <w:sz w:val="21"/>
          <w:szCs w:val="21"/>
        </w:rPr>
        <w:t>,8</w:t>
      </w:r>
      <w:r w:rsidR="00A06304" w:rsidRPr="00D1658B">
        <w:rPr>
          <w:rStyle w:val="Strong"/>
          <w:rFonts w:asciiTheme="minorHAnsi" w:hAnsiTheme="minorHAnsi"/>
          <w:color w:val="FF0000"/>
          <w:sz w:val="21"/>
          <w:szCs w:val="21"/>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42"/>
        <w:gridCol w:w="4276"/>
        <w:gridCol w:w="3504"/>
      </w:tblGrid>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rStyle w:val="Strong"/>
                <w:color w:val="000000"/>
                <w:szCs w:val="21"/>
              </w:rPr>
              <w:t>abstract Classes</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rStyle w:val="Strong"/>
                <w:color w:val="000000"/>
                <w:szCs w:val="21"/>
              </w:rPr>
              <w:t>Interfaces</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1</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abstract class can extend only one class or one abstract class at a time</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507E05" w:rsidP="00581A25">
            <w:pPr>
              <w:spacing w:line="390" w:lineRule="atLeast"/>
              <w:ind w:leftChars="200" w:left="420"/>
              <w:rPr>
                <w:rFonts w:eastAsia="SimSun" w:cs="SimSun"/>
                <w:color w:val="FF0000"/>
                <w:szCs w:val="21"/>
              </w:rPr>
            </w:pPr>
            <w:r w:rsidRPr="00D1658B">
              <w:rPr>
                <w:color w:val="FF0000"/>
                <w:szCs w:val="21"/>
              </w:rPr>
              <w:t> </w:t>
            </w:r>
            <w:r w:rsidRPr="00D1658B">
              <w:rPr>
                <w:rStyle w:val="Strong"/>
                <w:color w:val="FF0000"/>
                <w:szCs w:val="21"/>
              </w:rPr>
              <w:t>Interface is not a class</w:t>
            </w:r>
            <w:r w:rsidRPr="00D1658B">
              <w:rPr>
                <w:color w:val="FF0000"/>
                <w:szCs w:val="21"/>
              </w:rPr>
              <w:t xml:space="preserve"> </w:t>
            </w:r>
            <w:r w:rsidR="00D333EC" w:rsidRPr="00D1658B">
              <w:rPr>
                <w:color w:val="FF0000"/>
                <w:szCs w:val="21"/>
              </w:rPr>
              <w:t xml:space="preserve">and </w:t>
            </w:r>
            <w:r w:rsidR="007540D1" w:rsidRPr="00D1658B">
              <w:rPr>
                <w:color w:val="FF0000"/>
                <w:szCs w:val="21"/>
              </w:rPr>
              <w:t>can extend any number of interfaces at a time</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2</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 abstract  class  can extend from a class or from an abstract class</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 interface can extend only from an interface</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3</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abstract  class  can  have  both  abstract and concrete methods</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interface can  have only abstract methods</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4</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A class can extend only one abstract class</w:t>
            </w:r>
            <w:r w:rsidR="00F7000B" w:rsidRPr="00D1658B">
              <w:rPr>
                <w:color w:val="FF0000"/>
                <w:szCs w:val="21"/>
              </w:rPr>
              <w:t>(</w:t>
            </w:r>
            <w:r w:rsidR="00F7000B" w:rsidRPr="00D1658B">
              <w:rPr>
                <w:rFonts w:cs="Arial"/>
                <w:b/>
                <w:szCs w:val="21"/>
              </w:rPr>
              <w:t>Because a Townhouse is a type of House, that relationship is very strong</w:t>
            </w:r>
            <w:r w:rsidR="00F7000B" w:rsidRPr="00D1658B">
              <w:rPr>
                <w:color w:val="FF0000"/>
                <w:szCs w:val="21"/>
              </w:rPr>
              <w:t>)</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A class can implement any number of interfaces</w:t>
            </w:r>
            <w:r w:rsidR="00F7000B" w:rsidRPr="00D1658B">
              <w:rPr>
                <w:color w:val="FF0000"/>
                <w:szCs w:val="21"/>
              </w:rPr>
              <w:t>(</w:t>
            </w:r>
            <w:r w:rsidR="00F7000B" w:rsidRPr="00D1658B">
              <w:rPr>
                <w:rFonts w:cs="Arial"/>
                <w:b/>
                <w:szCs w:val="21"/>
              </w:rPr>
              <w:t>the relationship between the interface itself and the class implementing the interface is not necessarily strong. Java does not allow multiple inheritances, In Java, a class can only derive from one class, whether it’s abstract or not. However, a class can implement multiple interfaces – which could be considered as an alternative to for multiple inheritances.</w:t>
            </w:r>
            <w:r w:rsidR="00F7000B" w:rsidRPr="00D1658B">
              <w:rPr>
                <w:color w:val="FF0000"/>
                <w:szCs w:val="21"/>
              </w:rPr>
              <w:t>)</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5</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 In abstract class keyword ‘abstract’ is mandatory to declare a method as an abstract</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 In an interface keyword ‘abstract’ is optional to declare a method as an abstract</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6</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abstract  class can have  protected , public and public abstract methods</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Interface can have only public abstract methods i.e. by default</w:t>
            </w:r>
          </w:p>
        </w:tc>
      </w:tr>
      <w:tr w:rsidR="007540D1" w:rsidRPr="00D1658B" w:rsidTr="008315F6">
        <w:tc>
          <w:tcPr>
            <w:tcW w:w="23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000000"/>
                <w:szCs w:val="21"/>
              </w:rPr>
            </w:pPr>
            <w:r w:rsidRPr="00D1658B">
              <w:rPr>
                <w:color w:val="000000"/>
                <w:szCs w:val="21"/>
              </w:rPr>
              <w:t>7</w:t>
            </w:r>
          </w:p>
        </w:tc>
        <w:tc>
          <w:tcPr>
            <w:tcW w:w="43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abstract class can have  static, final  or static final  variable with any access specifier</w:t>
            </w:r>
          </w:p>
        </w:tc>
        <w:tc>
          <w:tcPr>
            <w:tcW w:w="37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7540D1" w:rsidRPr="00D1658B" w:rsidRDefault="007540D1" w:rsidP="00581A25">
            <w:pPr>
              <w:spacing w:line="390" w:lineRule="atLeast"/>
              <w:ind w:leftChars="200" w:left="420"/>
              <w:rPr>
                <w:rFonts w:eastAsia="SimSun" w:cs="SimSun"/>
                <w:color w:val="FF0000"/>
                <w:szCs w:val="21"/>
              </w:rPr>
            </w:pPr>
            <w:r w:rsidRPr="00D1658B">
              <w:rPr>
                <w:color w:val="FF0000"/>
                <w:szCs w:val="21"/>
              </w:rPr>
              <w:t> interface  can  have only static final (constant) variable i.e. by default</w:t>
            </w:r>
          </w:p>
        </w:tc>
      </w:tr>
    </w:tbl>
    <w:p w:rsidR="00A82C84" w:rsidRPr="00066B50" w:rsidRDefault="00A82C84" w:rsidP="008315F6">
      <w:pPr>
        <w:pStyle w:val="NormalWeb"/>
        <w:shd w:val="clear" w:color="auto" w:fill="FFFFFF"/>
        <w:spacing w:before="0" w:beforeAutospacing="0" w:after="0" w:afterAutospacing="0" w:line="390" w:lineRule="atLeast"/>
        <w:ind w:leftChars="300" w:left="630"/>
        <w:rPr>
          <w:rFonts w:asciiTheme="minorHAnsi" w:hAnsiTheme="minorHAnsi"/>
          <w:color w:val="FF0000"/>
          <w:sz w:val="21"/>
          <w:szCs w:val="21"/>
        </w:rPr>
      </w:pPr>
      <w:r w:rsidRPr="00066B50">
        <w:rPr>
          <w:rFonts w:asciiTheme="minorHAnsi" w:hAnsiTheme="minorHAnsi" w:cs="Arial"/>
          <w:color w:val="FF0000"/>
          <w:sz w:val="21"/>
          <w:szCs w:val="21"/>
        </w:rPr>
        <w:t xml:space="preserve">8. </w:t>
      </w:r>
      <w:r w:rsidR="005B5155" w:rsidRPr="00066B50">
        <w:rPr>
          <w:rFonts w:asciiTheme="minorHAnsi" w:hAnsiTheme="minorHAnsi" w:cs="Arial"/>
          <w:color w:val="FF0000"/>
          <w:sz w:val="21"/>
          <w:szCs w:val="21"/>
        </w:rPr>
        <w:t xml:space="preserve"> </w:t>
      </w:r>
      <w:r w:rsidRPr="00066B50">
        <w:rPr>
          <w:rFonts w:asciiTheme="minorHAnsi" w:hAnsiTheme="minorHAnsi" w:cs="Arial"/>
          <w:color w:val="FF0000"/>
          <w:sz w:val="21"/>
          <w:szCs w:val="21"/>
        </w:rPr>
        <w:t>If you think you will need to add methods in the future, then an abstract class is a better choice. Because if you add new method headings to an interface, then all of the classes that already implement that interface will have to be changed to implement the new methods.</w:t>
      </w:r>
    </w:p>
    <w:p w:rsidR="00A01FBF" w:rsidRPr="005A3EC9" w:rsidRDefault="007540D1" w:rsidP="008315F6">
      <w:pPr>
        <w:pStyle w:val="NormalWeb"/>
        <w:shd w:val="clear" w:color="auto" w:fill="FFFFFF"/>
        <w:spacing w:before="0" w:beforeAutospacing="0" w:after="0" w:afterAutospacing="0" w:line="390" w:lineRule="atLeast"/>
        <w:ind w:leftChars="300" w:left="630"/>
        <w:rPr>
          <w:rStyle w:val="Hyperlink"/>
          <w:rFonts w:asciiTheme="minorHAnsi" w:hAnsiTheme="minorHAnsi" w:cs="Arial"/>
          <w:sz w:val="21"/>
          <w:szCs w:val="21"/>
        </w:rPr>
      </w:pPr>
      <w:r w:rsidRPr="005A3EC9">
        <w:rPr>
          <w:rFonts w:asciiTheme="minorHAnsi" w:hAnsiTheme="minorHAnsi"/>
          <w:color w:val="000000"/>
          <w:sz w:val="21"/>
          <w:szCs w:val="21"/>
        </w:rPr>
        <w:t>Each of the above difference between</w:t>
      </w:r>
      <w:r w:rsidRPr="005A3EC9">
        <w:rPr>
          <w:rStyle w:val="apple-converted-space"/>
          <w:rFonts w:asciiTheme="minorHAnsi" w:hAnsiTheme="minorHAnsi"/>
          <w:color w:val="000000"/>
          <w:sz w:val="21"/>
          <w:szCs w:val="21"/>
        </w:rPr>
        <w:t> </w:t>
      </w:r>
      <w:r w:rsidRPr="005A3EC9">
        <w:rPr>
          <w:rStyle w:val="Strong"/>
          <w:rFonts w:asciiTheme="minorHAnsi" w:hAnsiTheme="minorHAnsi"/>
          <w:color w:val="000000"/>
          <w:sz w:val="21"/>
          <w:szCs w:val="21"/>
        </w:rPr>
        <w:t>Abstract class vs Interface</w:t>
      </w:r>
      <w:r w:rsidRPr="005A3EC9">
        <w:rPr>
          <w:rStyle w:val="apple-converted-space"/>
          <w:rFonts w:asciiTheme="minorHAnsi" w:hAnsiTheme="minorHAnsi"/>
          <w:color w:val="000000"/>
          <w:sz w:val="21"/>
          <w:szCs w:val="21"/>
        </w:rPr>
        <w:t> </w:t>
      </w:r>
      <w:r w:rsidRPr="005A3EC9">
        <w:rPr>
          <w:rFonts w:asciiTheme="minorHAnsi" w:hAnsiTheme="minorHAnsi"/>
          <w:color w:val="000000"/>
          <w:sz w:val="21"/>
          <w:szCs w:val="21"/>
        </w:rPr>
        <w:t>is ex</w:t>
      </w:r>
      <w:r w:rsidR="004869C7" w:rsidRPr="005A3EC9">
        <w:rPr>
          <w:rFonts w:asciiTheme="minorHAnsi" w:hAnsiTheme="minorHAnsi"/>
          <w:color w:val="000000"/>
          <w:sz w:val="21"/>
          <w:szCs w:val="21"/>
        </w:rPr>
        <w:t xml:space="preserve">plained with an example below – </w:t>
      </w:r>
      <w:hyperlink r:id="rId28" w:history="1">
        <w:r w:rsidRPr="005A3EC9">
          <w:rPr>
            <w:rStyle w:val="Hyperlink"/>
            <w:rFonts w:asciiTheme="minorHAnsi" w:hAnsiTheme="minorHAnsi" w:cs="Arial"/>
            <w:sz w:val="21"/>
            <w:szCs w:val="21"/>
          </w:rPr>
          <w:t>http://beginnersbook.com/2013/05/abstract-class-vs-interface-in-java/</w:t>
        </w:r>
      </w:hyperlink>
    </w:p>
    <w:p w:rsidR="00A01FBF" w:rsidRDefault="00A01FBF" w:rsidP="008315F6">
      <w:pPr>
        <w:pStyle w:val="NormalWeb"/>
        <w:shd w:val="clear" w:color="auto" w:fill="FFFFFF"/>
        <w:spacing w:before="0" w:beforeAutospacing="0" w:after="0" w:afterAutospacing="0" w:line="390" w:lineRule="atLeast"/>
        <w:ind w:leftChars="300" w:left="630"/>
        <w:rPr>
          <w:rStyle w:val="Hyperlink"/>
          <w:rFonts w:asciiTheme="minorHAnsi" w:hAnsiTheme="minorHAnsi" w:cs="Arial"/>
          <w:sz w:val="21"/>
          <w:szCs w:val="21"/>
        </w:rPr>
      </w:pPr>
    </w:p>
    <w:p w:rsidR="00A01FBF" w:rsidRDefault="00A01FBF" w:rsidP="008315F6">
      <w:pPr>
        <w:pStyle w:val="NormalWeb"/>
        <w:shd w:val="clear" w:color="auto" w:fill="FFFFFF"/>
        <w:spacing w:before="0" w:beforeAutospacing="0" w:after="0" w:afterAutospacing="0" w:line="390" w:lineRule="atLeast"/>
        <w:ind w:leftChars="300" w:left="630"/>
        <w:rPr>
          <w:rStyle w:val="Hyperlink"/>
          <w:rFonts w:asciiTheme="minorHAnsi" w:hAnsiTheme="minorHAnsi" w:cs="Arial"/>
          <w:sz w:val="21"/>
          <w:szCs w:val="21"/>
        </w:rPr>
      </w:pPr>
    </w:p>
    <w:p w:rsidR="002E6349" w:rsidRPr="00A01FBF" w:rsidRDefault="00A01FBF" w:rsidP="008315F6">
      <w:pPr>
        <w:pStyle w:val="NormalWeb"/>
        <w:shd w:val="clear" w:color="auto" w:fill="FFFFFF"/>
        <w:spacing w:before="0" w:beforeAutospacing="0" w:after="0" w:afterAutospacing="0" w:line="390" w:lineRule="atLeast"/>
        <w:ind w:leftChars="300" w:left="630"/>
        <w:rPr>
          <w:rFonts w:asciiTheme="minorHAnsi" w:hAnsiTheme="minorHAnsi" w:cs="Arial"/>
          <w:color w:val="0000FF" w:themeColor="hyperlink"/>
          <w:sz w:val="21"/>
          <w:szCs w:val="21"/>
          <w:u w:val="single"/>
        </w:rPr>
      </w:pPr>
      <w:r w:rsidRPr="00A01FBF">
        <w:rPr>
          <w:rFonts w:asciiTheme="minorHAnsi" w:hAnsiTheme="minorHAnsi" w:cs="Arial" w:hint="eastAsia"/>
          <w:color w:val="000000"/>
          <w:sz w:val="21"/>
          <w:szCs w:val="21"/>
        </w:rPr>
        <w:t>3.</w:t>
      </w:r>
      <w:r>
        <w:rPr>
          <w:rFonts w:asciiTheme="minorHAnsi" w:hAnsiTheme="minorHAnsi" w:cs="Arial"/>
          <w:color w:val="000000"/>
          <w:sz w:val="21"/>
          <w:szCs w:val="21"/>
        </w:rPr>
        <w:t xml:space="preserve"> </w:t>
      </w:r>
      <w:r w:rsidR="004B657D" w:rsidRPr="004B657D">
        <w:rPr>
          <w:rFonts w:asciiTheme="minorHAnsi" w:hAnsiTheme="minorHAnsi" w:cs="Arial"/>
          <w:color w:val="000000"/>
          <w:sz w:val="21"/>
          <w:szCs w:val="21"/>
        </w:rPr>
        <w:t>What does the ‘static’ keyword mean?</w:t>
      </w:r>
    </w:p>
    <w:p w:rsidR="006201B7" w:rsidRPr="00A01FBF" w:rsidRDefault="006201B7" w:rsidP="008315F6">
      <w:pPr>
        <w:pStyle w:val="Heading2"/>
        <w:pBdr>
          <w:bottom w:val="single" w:sz="6" w:space="10" w:color="000000"/>
        </w:pBdr>
        <w:shd w:val="clear" w:color="auto" w:fill="FFFFFF"/>
        <w:spacing w:before="585" w:after="390"/>
        <w:ind w:leftChars="300" w:left="630"/>
        <w:rPr>
          <w:rFonts w:asciiTheme="minorHAnsi" w:hAnsiTheme="minorHAnsi"/>
          <w:b w:val="0"/>
          <w:bCs w:val="0"/>
          <w:color w:val="000000"/>
          <w:sz w:val="21"/>
          <w:szCs w:val="21"/>
        </w:rPr>
      </w:pPr>
      <w:r w:rsidRPr="00A01FBF">
        <w:rPr>
          <w:rFonts w:asciiTheme="minorHAnsi" w:hAnsiTheme="minorHAnsi"/>
          <w:b w:val="0"/>
          <w:bCs w:val="0"/>
          <w:color w:val="000000"/>
          <w:sz w:val="21"/>
          <w:szCs w:val="21"/>
        </w:rPr>
        <w:t>Static Class</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FF0000"/>
          <w:sz w:val="21"/>
          <w:szCs w:val="21"/>
        </w:rPr>
      </w:pPr>
      <w:r w:rsidRPr="00A01FBF">
        <w:rPr>
          <w:rFonts w:asciiTheme="minorHAnsi" w:hAnsiTheme="minorHAnsi"/>
          <w:color w:val="FF0000"/>
          <w:sz w:val="21"/>
          <w:szCs w:val="21"/>
        </w:rPr>
        <w:t>A Class can be made</w:t>
      </w:r>
      <w:r w:rsidRPr="00A01FBF">
        <w:rPr>
          <w:rStyle w:val="apple-converted-space"/>
          <w:rFonts w:asciiTheme="minorHAnsi" w:hAnsiTheme="minorHAnsi"/>
          <w:color w:val="FF0000"/>
          <w:sz w:val="21"/>
          <w:szCs w:val="21"/>
        </w:rPr>
        <w:t> </w:t>
      </w:r>
      <w:r w:rsidRPr="00A01FBF">
        <w:rPr>
          <w:rStyle w:val="Strong"/>
          <w:rFonts w:asciiTheme="minorHAnsi" w:hAnsiTheme="minorHAnsi"/>
          <w:color w:val="FF0000"/>
          <w:sz w:val="21"/>
          <w:szCs w:val="21"/>
        </w:rPr>
        <w:t>static</w:t>
      </w:r>
      <w:r w:rsidRPr="00A01FBF">
        <w:rPr>
          <w:rStyle w:val="apple-converted-space"/>
          <w:rFonts w:asciiTheme="minorHAnsi" w:hAnsiTheme="minorHAnsi"/>
          <w:color w:val="FF0000"/>
          <w:sz w:val="21"/>
          <w:szCs w:val="21"/>
        </w:rPr>
        <w:t> </w:t>
      </w:r>
      <w:r w:rsidRPr="00A01FBF">
        <w:rPr>
          <w:rFonts w:asciiTheme="minorHAnsi" w:hAnsiTheme="minorHAnsi"/>
          <w:color w:val="FF0000"/>
          <w:sz w:val="21"/>
          <w:szCs w:val="21"/>
        </w:rPr>
        <w:t>only if it is a nested Class.</w:t>
      </w:r>
      <w:r w:rsidRPr="00A01FBF">
        <w:rPr>
          <w:rFonts w:asciiTheme="minorHAnsi" w:hAnsiTheme="minorHAnsi"/>
          <w:color w:val="000000"/>
          <w:sz w:val="21"/>
          <w:szCs w:val="21"/>
        </w:rPr>
        <w:t xml:space="preserve"> The nested static class can be accessed without having an object of outer class.</w:t>
      </w:r>
      <w:r w:rsidR="00437340" w:rsidRPr="00A01FBF">
        <w:rPr>
          <w:rFonts w:asciiTheme="minorHAnsi" w:hAnsiTheme="minorHAnsi"/>
          <w:color w:val="000000"/>
          <w:sz w:val="21"/>
          <w:szCs w:val="21"/>
        </w:rPr>
        <w:t xml:space="preserve"> </w:t>
      </w:r>
      <w:hyperlink r:id="rId29" w:tgtFrame="_blank" w:history="1">
        <w:r w:rsidR="00437340" w:rsidRPr="00A01FBF">
          <w:rPr>
            <w:rStyle w:val="Hyperlink"/>
            <w:rFonts w:asciiTheme="minorHAnsi" w:hAnsiTheme="minorHAnsi"/>
            <w:color w:val="46A227"/>
            <w:sz w:val="21"/>
            <w:szCs w:val="21"/>
          </w:rPr>
          <w:t>Static inner class</w:t>
        </w:r>
      </w:hyperlink>
      <w:r w:rsidR="00437340" w:rsidRPr="00A01FBF">
        <w:rPr>
          <w:rStyle w:val="apple-converted-space"/>
          <w:rFonts w:asciiTheme="minorHAnsi" w:hAnsiTheme="minorHAnsi"/>
          <w:color w:val="000000"/>
          <w:sz w:val="21"/>
          <w:szCs w:val="21"/>
        </w:rPr>
        <w:t> </w:t>
      </w:r>
      <w:r w:rsidR="00437340" w:rsidRPr="00A01FBF">
        <w:rPr>
          <w:rFonts w:asciiTheme="minorHAnsi" w:hAnsiTheme="minorHAnsi"/>
          <w:color w:val="FF0000"/>
          <w:sz w:val="21"/>
          <w:szCs w:val="21"/>
        </w:rPr>
        <w:t>cannot access instance data of outer class.</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Example 1:</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//Static class</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X</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str</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"Inside Class X"</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public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main</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args</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X</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str</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"Inside Class Example1"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"String stored in str is- "</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X</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str</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Fonts w:asciiTheme="minorHAnsi" w:hAnsiTheme="minorHAnsi" w:cs="Consolas"/>
          <w:color w:val="000000"/>
          <w:sz w:val="21"/>
          <w:szCs w:val="21"/>
        </w:rPr>
      </w:pPr>
      <w:r w:rsidRPr="00A01FBF">
        <w:rPr>
          <w:rStyle w:val="pun"/>
          <w:rFonts w:asciiTheme="minorHAnsi" w:hAnsiTheme="minorHAnsi" w:cs="Consolas"/>
          <w:color w:val="000000"/>
          <w:sz w:val="21"/>
          <w:szCs w:val="21"/>
        </w:rPr>
        <w:t>}</w:t>
      </w:r>
    </w:p>
    <w:p w:rsidR="006201B7" w:rsidRPr="00A01FBF" w:rsidRDefault="006201B7" w:rsidP="008315F6">
      <w:pPr>
        <w:pStyle w:val="NormalWeb"/>
        <w:shd w:val="clear" w:color="auto" w:fill="FFFFFF"/>
        <w:spacing w:before="0" w:beforeAutospacing="0" w:after="39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Output:</w:t>
      </w:r>
    </w:p>
    <w:p w:rsidR="006201B7" w:rsidRPr="00A01FBF" w:rsidRDefault="006201B7" w:rsidP="008315F6">
      <w:pPr>
        <w:pStyle w:val="HTMLPreformatted"/>
        <w:shd w:val="clear" w:color="auto" w:fill="EEEEEE"/>
        <w:spacing w:line="390" w:lineRule="atLeast"/>
        <w:ind w:leftChars="300" w:left="630" w:firstLine="440"/>
        <w:rPr>
          <w:rFonts w:asciiTheme="minorHAnsi" w:hAnsiTheme="minorHAnsi" w:cs="Consolas"/>
          <w:color w:val="000000"/>
          <w:sz w:val="21"/>
          <w:szCs w:val="21"/>
        </w:rPr>
      </w:pP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stored </w:t>
      </w:r>
      <w:r w:rsidRPr="00A01FBF">
        <w:rPr>
          <w:rStyle w:val="kwd"/>
          <w:rFonts w:asciiTheme="minorHAnsi" w:hAnsiTheme="minorHAnsi" w:cs="Consolas"/>
          <w:color w:val="00008B"/>
          <w:sz w:val="21"/>
          <w:szCs w:val="21"/>
        </w:rPr>
        <w:t>in</w:t>
      </w:r>
      <w:r w:rsidRPr="00A01FBF">
        <w:rPr>
          <w:rStyle w:val="pln"/>
          <w:rFonts w:asciiTheme="minorHAnsi" w:hAnsiTheme="minorHAnsi" w:cs="Consolas"/>
          <w:color w:val="000000"/>
          <w:sz w:val="21"/>
          <w:szCs w:val="21"/>
        </w:rPr>
        <w:t xml:space="preserve"> str </w:t>
      </w:r>
      <w:r w:rsidRPr="00A01FBF">
        <w:rPr>
          <w:rStyle w:val="kwd"/>
          <w:rFonts w:asciiTheme="minorHAnsi" w:hAnsiTheme="minorHAnsi" w:cs="Consolas"/>
          <w:color w:val="00008B"/>
          <w:sz w:val="21"/>
          <w:szCs w:val="21"/>
        </w:rPr>
        <w:t>is</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Inside</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Example1</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Example 2: Compile time Error!!</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Example2</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int</w:t>
      </w:r>
      <w:r w:rsidRPr="00A01FBF">
        <w:rPr>
          <w:rStyle w:val="pln"/>
          <w:rFonts w:asciiTheme="minorHAnsi" w:hAnsiTheme="minorHAnsi" w:cs="Consolas"/>
          <w:color w:val="000000"/>
          <w:sz w:val="21"/>
          <w:szCs w:val="21"/>
        </w:rPr>
        <w:t xml:space="preserve"> num</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//Static class</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X</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str</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"Inside Class X"</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num</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99</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public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main</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args</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lastRenderedPageBreak/>
        <w:t xml:space="preserve">      </w:t>
      </w:r>
      <w:r w:rsidRPr="00A01FBF">
        <w:rPr>
          <w:rStyle w:val="typ"/>
          <w:rFonts w:asciiTheme="minorHAnsi" w:hAnsiTheme="minorHAnsi" w:cs="Consolas"/>
          <w:color w:val="2B91AF"/>
          <w:sz w:val="21"/>
          <w:szCs w:val="21"/>
        </w:rPr>
        <w:t>Example2</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X obj </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new</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Example2</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X</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"Value of num="</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obj</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str</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Fonts w:asciiTheme="minorHAnsi" w:hAnsiTheme="minorHAnsi" w:cs="Consolas"/>
          <w:color w:val="000000"/>
          <w:sz w:val="21"/>
          <w:szCs w:val="21"/>
        </w:rPr>
      </w:pPr>
      <w:r w:rsidRPr="00A01FBF">
        <w:rPr>
          <w:rStyle w:val="pun"/>
          <w:rFonts w:asciiTheme="minorHAnsi" w:hAnsiTheme="minorHAnsi" w:cs="Consolas"/>
          <w:color w:val="000000"/>
          <w:sz w:val="21"/>
          <w:szCs w:val="21"/>
        </w:rPr>
        <w:t>}</w:t>
      </w:r>
    </w:p>
    <w:p w:rsidR="006201B7" w:rsidRPr="00A01FBF" w:rsidRDefault="00640700"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 xml:space="preserve">Output: </w:t>
      </w:r>
      <w:r w:rsidR="006201B7" w:rsidRPr="00A01FBF">
        <w:rPr>
          <w:rFonts w:asciiTheme="minorHAnsi" w:hAnsiTheme="minorHAnsi"/>
          <w:color w:val="000000"/>
          <w:sz w:val="21"/>
          <w:szCs w:val="21"/>
        </w:rPr>
        <w:t>Compile time error.</w:t>
      </w:r>
      <w:r w:rsidR="006201B7" w:rsidRPr="00A01FBF">
        <w:rPr>
          <w:rStyle w:val="apple-converted-space"/>
          <w:rFonts w:asciiTheme="minorHAnsi" w:hAnsiTheme="minorHAnsi"/>
          <w:color w:val="000000"/>
          <w:sz w:val="21"/>
          <w:szCs w:val="21"/>
        </w:rPr>
        <w:t> </w:t>
      </w:r>
    </w:p>
    <w:p w:rsidR="006201B7" w:rsidRPr="00A01FBF" w:rsidRDefault="006201B7" w:rsidP="008315F6">
      <w:pPr>
        <w:pStyle w:val="Heading2"/>
        <w:pBdr>
          <w:bottom w:val="single" w:sz="6" w:space="10" w:color="000000"/>
        </w:pBdr>
        <w:shd w:val="clear" w:color="auto" w:fill="FFFFFF"/>
        <w:spacing w:before="585" w:after="390"/>
        <w:ind w:leftChars="300" w:left="630"/>
        <w:rPr>
          <w:rFonts w:asciiTheme="minorHAnsi" w:hAnsiTheme="minorHAnsi" w:cs="SimSun"/>
          <w:b w:val="0"/>
          <w:bCs w:val="0"/>
          <w:color w:val="000000"/>
          <w:sz w:val="21"/>
          <w:szCs w:val="21"/>
        </w:rPr>
      </w:pPr>
      <w:r w:rsidRPr="00A01FBF">
        <w:rPr>
          <w:rFonts w:asciiTheme="minorHAnsi" w:hAnsiTheme="minorHAnsi"/>
          <w:b w:val="0"/>
          <w:bCs w:val="0"/>
          <w:color w:val="000000"/>
          <w:sz w:val="21"/>
          <w:szCs w:val="21"/>
        </w:rPr>
        <w:t>Static Methods</w:t>
      </w:r>
    </w:p>
    <w:p w:rsidR="006201B7" w:rsidRPr="00A01FBF" w:rsidRDefault="006201B7" w:rsidP="008315F6">
      <w:pPr>
        <w:pStyle w:val="NormalWeb"/>
        <w:shd w:val="clear" w:color="auto" w:fill="FFFFFF"/>
        <w:spacing w:before="0" w:beforeAutospacing="0" w:after="39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Static Methods can access class variables without using object of the class. Static methods can be accessed directly in static and non-static methods.</w:t>
      </w:r>
    </w:p>
    <w:p w:rsidR="00640700" w:rsidRPr="00A01FBF" w:rsidRDefault="00640700" w:rsidP="008315F6">
      <w:pPr>
        <w:pStyle w:val="NormalWeb"/>
        <w:shd w:val="clear" w:color="auto" w:fill="FFFFFF"/>
        <w:spacing w:line="390" w:lineRule="atLeast"/>
        <w:ind w:leftChars="300" w:left="630"/>
        <w:rPr>
          <w:rStyle w:val="Strong"/>
          <w:rFonts w:asciiTheme="minorHAnsi" w:hAnsiTheme="minorHAnsi"/>
          <w:color w:val="FF0000"/>
          <w:sz w:val="21"/>
          <w:szCs w:val="21"/>
        </w:rPr>
      </w:pPr>
      <w:r w:rsidRPr="00A01FBF">
        <w:rPr>
          <w:rStyle w:val="Strong"/>
          <w:rFonts w:asciiTheme="minorHAnsi" w:hAnsiTheme="minorHAnsi"/>
          <w:color w:val="FF0000"/>
          <w:sz w:val="21"/>
          <w:szCs w:val="21"/>
        </w:rPr>
        <w:t>Static methods are always invoked without reference to a particular instance of a class.</w:t>
      </w:r>
    </w:p>
    <w:p w:rsidR="00640700" w:rsidRPr="00A01FBF" w:rsidRDefault="00640700" w:rsidP="008315F6">
      <w:pPr>
        <w:pStyle w:val="NormalWeb"/>
        <w:shd w:val="clear" w:color="auto" w:fill="FFFFFF"/>
        <w:spacing w:line="390" w:lineRule="atLeast"/>
        <w:ind w:leftChars="300" w:left="630"/>
        <w:rPr>
          <w:rStyle w:val="Strong"/>
          <w:rFonts w:asciiTheme="minorHAnsi" w:hAnsiTheme="minorHAnsi"/>
          <w:b w:val="0"/>
          <w:color w:val="FF0000"/>
          <w:sz w:val="21"/>
          <w:szCs w:val="21"/>
        </w:rPr>
      </w:pPr>
      <w:r w:rsidRPr="00A01FBF">
        <w:rPr>
          <w:rStyle w:val="Strong"/>
          <w:rFonts w:asciiTheme="minorHAnsi" w:hAnsiTheme="minorHAnsi"/>
          <w:b w:val="0"/>
          <w:color w:val="FF0000"/>
          <w:sz w:val="21"/>
          <w:szCs w:val="21"/>
        </w:rPr>
        <w:t>Note:The use of a static method suffers from the following restrictions:</w:t>
      </w:r>
    </w:p>
    <w:p w:rsidR="00640700" w:rsidRPr="00A01FBF" w:rsidRDefault="00640700" w:rsidP="008315F6">
      <w:pPr>
        <w:pStyle w:val="NormalWeb"/>
        <w:shd w:val="clear" w:color="auto" w:fill="FFFFFF"/>
        <w:spacing w:line="390" w:lineRule="atLeast"/>
        <w:ind w:leftChars="300" w:left="630"/>
        <w:rPr>
          <w:rStyle w:val="Strong"/>
          <w:rFonts w:asciiTheme="minorHAnsi" w:hAnsiTheme="minorHAnsi"/>
          <w:color w:val="FF0000"/>
          <w:sz w:val="21"/>
          <w:szCs w:val="21"/>
        </w:rPr>
      </w:pPr>
      <w:r w:rsidRPr="00A01FBF">
        <w:rPr>
          <w:rStyle w:val="Strong"/>
          <w:rFonts w:asciiTheme="minorHAnsi" w:hAnsiTheme="minorHAnsi"/>
          <w:color w:val="FF0000"/>
          <w:sz w:val="21"/>
          <w:szCs w:val="21"/>
        </w:rPr>
        <w:t>•</w:t>
      </w:r>
      <w:r w:rsidRPr="00A01FBF">
        <w:rPr>
          <w:rStyle w:val="Strong"/>
          <w:rFonts w:asciiTheme="minorHAnsi" w:hAnsiTheme="minorHAnsi"/>
          <w:color w:val="FF0000"/>
          <w:sz w:val="21"/>
          <w:szCs w:val="21"/>
        </w:rPr>
        <w:tab/>
        <w:t>A static method can only call other static methods.</w:t>
      </w:r>
    </w:p>
    <w:p w:rsidR="00640700" w:rsidRPr="00A01FBF" w:rsidRDefault="00640700" w:rsidP="008315F6">
      <w:pPr>
        <w:pStyle w:val="NormalWeb"/>
        <w:shd w:val="clear" w:color="auto" w:fill="FFFFFF"/>
        <w:spacing w:line="390" w:lineRule="atLeast"/>
        <w:ind w:leftChars="300" w:left="630"/>
        <w:rPr>
          <w:rFonts w:asciiTheme="minorHAnsi" w:hAnsiTheme="minorHAnsi"/>
          <w:color w:val="000000"/>
          <w:sz w:val="21"/>
          <w:szCs w:val="21"/>
        </w:rPr>
      </w:pPr>
      <w:r w:rsidRPr="00A01FBF">
        <w:rPr>
          <w:rStyle w:val="Strong"/>
          <w:rFonts w:asciiTheme="minorHAnsi" w:hAnsiTheme="minorHAnsi"/>
          <w:color w:val="FF0000"/>
          <w:sz w:val="21"/>
          <w:szCs w:val="21"/>
        </w:rPr>
        <w:t>•</w:t>
      </w:r>
      <w:r w:rsidRPr="00A01FBF">
        <w:rPr>
          <w:rStyle w:val="Strong"/>
          <w:rFonts w:asciiTheme="minorHAnsi" w:hAnsiTheme="minorHAnsi"/>
          <w:color w:val="FF0000"/>
          <w:sz w:val="21"/>
          <w:szCs w:val="21"/>
        </w:rPr>
        <w:tab/>
        <w:t>A static method must only access static data.</w:t>
      </w:r>
      <w:r w:rsidRPr="00A01FBF">
        <w:rPr>
          <w:rFonts w:asciiTheme="minorHAnsi" w:hAnsiTheme="minorHAnsi"/>
          <w:color w:val="000000"/>
          <w:sz w:val="21"/>
          <w:szCs w:val="21"/>
        </w:rPr>
        <w:t xml:space="preserve"> </w:t>
      </w:r>
    </w:p>
    <w:p w:rsidR="00640700" w:rsidRPr="00A01FBF" w:rsidRDefault="00640700" w:rsidP="008315F6">
      <w:pPr>
        <w:pStyle w:val="NormalWeb"/>
        <w:shd w:val="clear" w:color="auto" w:fill="FFFFFF"/>
        <w:spacing w:line="390" w:lineRule="atLeast"/>
        <w:ind w:leftChars="300" w:left="630"/>
        <w:rPr>
          <w:rStyle w:val="Strong"/>
          <w:rFonts w:asciiTheme="minorHAnsi" w:hAnsiTheme="minorHAnsi"/>
          <w:b w:val="0"/>
          <w:color w:val="FF0000"/>
          <w:sz w:val="21"/>
          <w:szCs w:val="21"/>
        </w:rPr>
      </w:pPr>
      <w:r w:rsidRPr="00A01FBF">
        <w:rPr>
          <w:rFonts w:asciiTheme="minorHAnsi" w:hAnsiTheme="minorHAnsi"/>
          <w:color w:val="000000"/>
          <w:sz w:val="21"/>
          <w:szCs w:val="21"/>
        </w:rPr>
        <w:t>It can access non-static methods and non-static variables by using objects.</w:t>
      </w:r>
    </w:p>
    <w:p w:rsidR="00640700" w:rsidRPr="00A01FBF" w:rsidRDefault="00640700" w:rsidP="008315F6">
      <w:pPr>
        <w:pStyle w:val="NormalWeb"/>
        <w:shd w:val="clear" w:color="auto" w:fill="FFFFFF"/>
        <w:spacing w:before="0" w:beforeAutospacing="0" w:after="0" w:afterAutospacing="0" w:line="390" w:lineRule="atLeast"/>
        <w:ind w:leftChars="300" w:left="630"/>
        <w:rPr>
          <w:rStyle w:val="Strong"/>
          <w:rFonts w:asciiTheme="minorHAnsi" w:hAnsiTheme="minorHAnsi"/>
          <w:b w:val="0"/>
          <w:color w:val="FF0000"/>
          <w:sz w:val="21"/>
          <w:szCs w:val="21"/>
        </w:rPr>
      </w:pPr>
      <w:r w:rsidRPr="00A01FBF">
        <w:rPr>
          <w:rStyle w:val="Strong"/>
          <w:rFonts w:asciiTheme="minorHAnsi" w:hAnsiTheme="minorHAnsi"/>
          <w:b w:val="0"/>
          <w:color w:val="FF0000"/>
          <w:sz w:val="21"/>
          <w:szCs w:val="21"/>
        </w:rPr>
        <w:t>•</w:t>
      </w:r>
      <w:r w:rsidRPr="00A01FBF">
        <w:rPr>
          <w:rStyle w:val="Strong"/>
          <w:rFonts w:asciiTheme="minorHAnsi" w:hAnsiTheme="minorHAnsi"/>
          <w:b w:val="0"/>
          <w:color w:val="FF0000"/>
          <w:sz w:val="21"/>
          <w:szCs w:val="21"/>
        </w:rPr>
        <w:tab/>
        <w:t>A static method cannot reference to the current object using keywords super or this.</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Example 1: public static void main itself is a static method</w:t>
      </w:r>
      <w:r w:rsidR="00AD69F3" w:rsidRPr="00A01FBF">
        <w:rPr>
          <w:rStyle w:val="Strong"/>
          <w:rFonts w:asciiTheme="minorHAnsi" w:hAnsiTheme="minorHAnsi"/>
          <w:color w:val="000000"/>
          <w:sz w:val="21"/>
          <w:szCs w:val="21"/>
        </w:rPr>
        <w:t>(</w:t>
      </w:r>
      <w:r w:rsidR="00AD69F3" w:rsidRPr="00A01FBF">
        <w:rPr>
          <w:rStyle w:val="Strong"/>
          <w:rFonts w:asciiTheme="minorHAnsi" w:hAnsiTheme="minorHAnsi"/>
          <w:color w:val="FF0000"/>
          <w:sz w:val="21"/>
          <w:szCs w:val="21"/>
        </w:rPr>
        <w:t>T</w:t>
      </w:r>
      <w:r w:rsidR="00AD69F3" w:rsidRPr="00A01FBF">
        <w:rPr>
          <w:rFonts w:asciiTheme="minorHAnsi" w:hAnsiTheme="minorHAnsi" w:cs="Arial"/>
          <w:b/>
          <w:color w:val="FF0000"/>
          <w:sz w:val="21"/>
          <w:szCs w:val="21"/>
          <w:shd w:val="clear" w:color="auto" w:fill="FFFFFF"/>
        </w:rPr>
        <w:t>he main() method in C++, C# and Java are static because they can then be invoked by the runtime engine without having to instantiate an instance of the parent class</w:t>
      </w:r>
      <w:r w:rsidR="00AD69F3" w:rsidRPr="00A01FBF">
        <w:rPr>
          <w:rFonts w:asciiTheme="minorHAnsi" w:hAnsiTheme="minorHAnsi" w:cs="Arial"/>
          <w:color w:val="FF0000"/>
          <w:sz w:val="21"/>
          <w:szCs w:val="21"/>
          <w:shd w:val="clear" w:color="auto" w:fill="FFFFFF"/>
        </w:rPr>
        <w:t>.</w:t>
      </w:r>
      <w:r w:rsidR="00AD69F3" w:rsidRPr="00A01FBF">
        <w:rPr>
          <w:rStyle w:val="Strong"/>
          <w:rFonts w:asciiTheme="minorHAnsi" w:hAnsiTheme="minorHAnsi"/>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Example5</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int</w:t>
      </w:r>
      <w:r w:rsidRPr="00A01FBF">
        <w:rPr>
          <w:rStyle w:val="pln"/>
          <w:rFonts w:asciiTheme="minorHAnsi" w:hAnsiTheme="minorHAnsi" w:cs="Consolas"/>
          <w:color w:val="000000"/>
          <w:sz w:val="21"/>
          <w:szCs w:val="21"/>
        </w:rPr>
        <w:t xml:space="preserve"> i</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s</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public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main</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args</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//Its a 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Example5</w:t>
      </w:r>
      <w:r w:rsidRPr="00A01FBF">
        <w:rPr>
          <w:rStyle w:val="pln"/>
          <w:rFonts w:asciiTheme="minorHAnsi" w:hAnsiTheme="minorHAnsi" w:cs="Consolas"/>
          <w:color w:val="000000"/>
          <w:sz w:val="21"/>
          <w:szCs w:val="21"/>
        </w:rPr>
        <w:t xml:space="preserve"> obj</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new</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Example5</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//Non Static variables accessed using object obj</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obj</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i</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"s:"</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obj</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s</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Fonts w:asciiTheme="minorHAnsi" w:hAnsiTheme="minorHAnsi" w:cs="Consolas"/>
          <w:color w:val="000000"/>
          <w:sz w:val="21"/>
          <w:szCs w:val="21"/>
        </w:rPr>
      </w:pPr>
      <w:r w:rsidRPr="00A01FBF">
        <w:rPr>
          <w:rStyle w:val="pun"/>
          <w:rFonts w:asciiTheme="minorHAnsi" w:hAnsiTheme="minorHAnsi" w:cs="Consolas"/>
          <w:color w:val="000000"/>
          <w:sz w:val="21"/>
          <w:szCs w:val="21"/>
        </w:rPr>
        <w:lastRenderedPageBreak/>
        <w:t>}</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Output: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i</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0</w:t>
      </w:r>
    </w:p>
    <w:p w:rsidR="006201B7" w:rsidRPr="00A01FBF" w:rsidRDefault="006201B7" w:rsidP="008315F6">
      <w:pPr>
        <w:pStyle w:val="HTMLPreformatted"/>
        <w:shd w:val="clear" w:color="auto" w:fill="EEEEEE"/>
        <w:spacing w:line="390" w:lineRule="atLeast"/>
        <w:ind w:leftChars="300" w:left="630" w:firstLine="440"/>
        <w:rPr>
          <w:rFonts w:asciiTheme="minorHAnsi" w:hAnsiTheme="minorHAnsi" w:cs="Consolas"/>
          <w:color w:val="000000"/>
          <w:sz w:val="21"/>
          <w:szCs w:val="21"/>
        </w:rPr>
      </w:pPr>
      <w:r w:rsidRPr="00A01FBF">
        <w:rPr>
          <w:rStyle w:val="pln"/>
          <w:rFonts w:asciiTheme="minorHAnsi" w:hAnsiTheme="minorHAnsi" w:cs="Consolas"/>
          <w:color w:val="000000"/>
          <w:sz w:val="21"/>
          <w:szCs w:val="21"/>
        </w:rPr>
        <w:t>s</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null</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Example 2: Static method display()</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Example6</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int</w:t>
      </w:r>
      <w:r w:rsidRPr="00A01FBF">
        <w:rPr>
          <w:rStyle w:val="pln"/>
          <w:rFonts w:asciiTheme="minorHAnsi" w:hAnsiTheme="minorHAnsi" w:cs="Consolas"/>
          <w:color w:val="000000"/>
          <w:sz w:val="21"/>
          <w:szCs w:val="21"/>
        </w:rPr>
        <w:t xml:space="preserve"> i</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s</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display</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//Its a 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Example6</w:t>
      </w:r>
      <w:r w:rsidRPr="00A01FBF">
        <w:rPr>
          <w:rStyle w:val="pln"/>
          <w:rFonts w:asciiTheme="minorHAnsi" w:hAnsiTheme="minorHAnsi" w:cs="Consolas"/>
          <w:color w:val="000000"/>
          <w:sz w:val="21"/>
          <w:szCs w:val="21"/>
        </w:rPr>
        <w:t xml:space="preserve"> obj1</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new</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Example6</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obj1</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i</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obj1</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i</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funcn</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//Static method called in non-static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display</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public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main</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args</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//Its a 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//Static method called in another 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display</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Fonts w:asciiTheme="minorHAnsi" w:hAnsiTheme="minorHAnsi" w:cs="Consolas"/>
          <w:color w:val="000000"/>
          <w:sz w:val="21"/>
          <w:szCs w:val="21"/>
        </w:rPr>
      </w:pPr>
      <w:r w:rsidRPr="00A01FBF">
        <w:rPr>
          <w:rStyle w:val="pun"/>
          <w:rFonts w:asciiTheme="minorHAnsi" w:hAnsiTheme="minorHAnsi" w:cs="Consolas"/>
          <w:color w:val="000000"/>
          <w:sz w:val="21"/>
          <w:szCs w:val="21"/>
        </w:rPr>
        <w:t>}</w:t>
      </w:r>
    </w:p>
    <w:p w:rsidR="006201B7" w:rsidRPr="00A01FBF" w:rsidRDefault="006201B7" w:rsidP="008315F6">
      <w:pPr>
        <w:pStyle w:val="NormalWeb"/>
        <w:shd w:val="clear" w:color="auto" w:fill="FFFFFF"/>
        <w:spacing w:before="0" w:beforeAutospacing="0" w:after="39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Output: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i</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0</w:t>
      </w:r>
    </w:p>
    <w:p w:rsidR="006201B7" w:rsidRPr="00A01FBF" w:rsidRDefault="006201B7" w:rsidP="008315F6">
      <w:pPr>
        <w:pStyle w:val="HTMLPreformatted"/>
        <w:shd w:val="clear" w:color="auto" w:fill="EEEEEE"/>
        <w:spacing w:line="390" w:lineRule="atLeast"/>
        <w:ind w:leftChars="300" w:left="630" w:firstLine="440"/>
        <w:rPr>
          <w:rFonts w:asciiTheme="minorHAnsi" w:hAnsiTheme="minorHAnsi" w:cs="Consolas"/>
          <w:color w:val="000000"/>
          <w:sz w:val="21"/>
          <w:szCs w:val="21"/>
        </w:rPr>
      </w:pPr>
      <w:r w:rsidRPr="00A01FBF">
        <w:rPr>
          <w:rStyle w:val="pln"/>
          <w:rFonts w:asciiTheme="minorHAnsi" w:hAnsiTheme="minorHAnsi" w:cs="Consolas"/>
          <w:color w:val="000000"/>
          <w:sz w:val="21"/>
          <w:szCs w:val="21"/>
        </w:rPr>
        <w:t>i</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0</w:t>
      </w:r>
    </w:p>
    <w:p w:rsidR="006201B7" w:rsidRPr="00A01FBF" w:rsidRDefault="006201B7" w:rsidP="008315F6">
      <w:pPr>
        <w:pStyle w:val="Heading2"/>
        <w:pBdr>
          <w:bottom w:val="single" w:sz="6" w:space="10" w:color="000000"/>
        </w:pBdr>
        <w:shd w:val="clear" w:color="auto" w:fill="FFFFFF"/>
        <w:spacing w:before="585" w:after="390"/>
        <w:ind w:leftChars="300" w:left="630"/>
        <w:rPr>
          <w:rFonts w:asciiTheme="minorHAnsi" w:hAnsiTheme="minorHAnsi" w:cs="SimSun"/>
          <w:b w:val="0"/>
          <w:bCs w:val="0"/>
          <w:color w:val="000000"/>
          <w:sz w:val="21"/>
          <w:szCs w:val="21"/>
        </w:rPr>
      </w:pPr>
      <w:r w:rsidRPr="00A01FBF">
        <w:rPr>
          <w:rFonts w:asciiTheme="minorHAnsi" w:hAnsiTheme="minorHAnsi"/>
          <w:b w:val="0"/>
          <w:bCs w:val="0"/>
          <w:color w:val="000000"/>
          <w:sz w:val="21"/>
          <w:szCs w:val="21"/>
        </w:rPr>
        <w:lastRenderedPageBreak/>
        <w:t>Static Variables</w:t>
      </w:r>
    </w:p>
    <w:p w:rsidR="00243C7E" w:rsidRPr="00A01FBF" w:rsidRDefault="00243C7E" w:rsidP="008315F6">
      <w:pPr>
        <w:widowControl/>
        <w:shd w:val="clear" w:color="auto" w:fill="FFFFFF"/>
        <w:spacing w:line="390" w:lineRule="atLeast"/>
        <w:ind w:leftChars="471" w:left="989"/>
        <w:jc w:val="left"/>
        <w:rPr>
          <w:color w:val="FF0000"/>
          <w:szCs w:val="21"/>
        </w:rPr>
      </w:pPr>
      <w:r w:rsidRPr="00A01FBF">
        <w:rPr>
          <w:color w:val="FF0000"/>
          <w:szCs w:val="21"/>
        </w:rPr>
        <w:t xml:space="preserve">Variables that have only one copy per class are known as static variables. They are </w:t>
      </w:r>
      <w:r w:rsidRPr="00A01FBF">
        <w:rPr>
          <w:b/>
          <w:color w:val="FF0000"/>
          <w:szCs w:val="21"/>
        </w:rPr>
        <w:t>not attached to a particular instance</w:t>
      </w:r>
      <w:r w:rsidRPr="00A01FBF">
        <w:rPr>
          <w:color w:val="FF0000"/>
          <w:szCs w:val="21"/>
        </w:rPr>
        <w:t xml:space="preserve"> </w:t>
      </w:r>
      <w:r w:rsidRPr="00A01FBF">
        <w:rPr>
          <w:b/>
          <w:color w:val="FF0000"/>
          <w:szCs w:val="21"/>
        </w:rPr>
        <w:t>of a class but rather belong to a class as a whole.</w:t>
      </w:r>
    </w:p>
    <w:p w:rsidR="006201B7" w:rsidRPr="00A01FBF" w:rsidRDefault="006201B7" w:rsidP="008315F6">
      <w:pPr>
        <w:widowControl/>
        <w:numPr>
          <w:ilvl w:val="0"/>
          <w:numId w:val="12"/>
        </w:numPr>
        <w:shd w:val="clear" w:color="auto" w:fill="FFFFFF"/>
        <w:tabs>
          <w:tab w:val="clear" w:pos="720"/>
          <w:tab w:val="num" w:pos="930"/>
        </w:tabs>
        <w:spacing w:line="390" w:lineRule="atLeast"/>
        <w:ind w:leftChars="314" w:left="1019"/>
        <w:jc w:val="left"/>
        <w:rPr>
          <w:color w:val="FF0000"/>
          <w:szCs w:val="21"/>
        </w:rPr>
      </w:pPr>
      <w:r w:rsidRPr="00A01FBF">
        <w:rPr>
          <w:color w:val="FF0000"/>
          <w:szCs w:val="21"/>
        </w:rPr>
        <w:t>Unlike</w:t>
      </w:r>
      <w:r w:rsidRPr="00A01FBF">
        <w:rPr>
          <w:rStyle w:val="apple-converted-space"/>
          <w:color w:val="FF0000"/>
          <w:szCs w:val="21"/>
        </w:rPr>
        <w:t> </w:t>
      </w:r>
      <w:r w:rsidRPr="00A01FBF">
        <w:rPr>
          <w:rStyle w:val="Strong"/>
          <w:color w:val="FF0000"/>
          <w:szCs w:val="21"/>
        </w:rPr>
        <w:t>non-static variables</w:t>
      </w:r>
      <w:r w:rsidRPr="00A01FBF">
        <w:rPr>
          <w:color w:val="FF0000"/>
          <w:szCs w:val="21"/>
        </w:rPr>
        <w:t>, such variables can be accessed directly in static and non-static methods.</w:t>
      </w:r>
    </w:p>
    <w:p w:rsidR="00243C7E" w:rsidRPr="00A01FBF" w:rsidRDefault="00243C7E" w:rsidP="008315F6">
      <w:pPr>
        <w:widowControl/>
        <w:shd w:val="clear" w:color="auto" w:fill="FFFFFF"/>
        <w:spacing w:line="390" w:lineRule="atLeast"/>
        <w:ind w:leftChars="471" w:left="989"/>
        <w:jc w:val="left"/>
        <w:rPr>
          <w:color w:val="FF0000"/>
          <w:szCs w:val="21"/>
        </w:rPr>
      </w:pPr>
      <w:r w:rsidRPr="00A01FBF">
        <w:rPr>
          <w:color w:val="FF0000"/>
          <w:szCs w:val="21"/>
        </w:rPr>
        <w:t xml:space="preserve">A static variable is associated with the class as a whole rather than with specific instances of a class. </w:t>
      </w:r>
      <w:r w:rsidRPr="00A01FBF">
        <w:rPr>
          <w:b/>
          <w:color w:val="FF0000"/>
          <w:szCs w:val="21"/>
        </w:rPr>
        <w:t>Non-static variables</w:t>
      </w:r>
      <w:r w:rsidRPr="00A01FBF">
        <w:rPr>
          <w:color w:val="FF0000"/>
          <w:szCs w:val="21"/>
        </w:rPr>
        <w:t xml:space="preserve"> take on unique values with each object instance.</w:t>
      </w:r>
    </w:p>
    <w:p w:rsidR="00604344" w:rsidRPr="00A01FBF" w:rsidRDefault="00604344" w:rsidP="008315F6">
      <w:pPr>
        <w:widowControl/>
        <w:numPr>
          <w:ilvl w:val="0"/>
          <w:numId w:val="12"/>
        </w:numPr>
        <w:shd w:val="clear" w:color="auto" w:fill="FFFFFF"/>
        <w:tabs>
          <w:tab w:val="clear" w:pos="720"/>
          <w:tab w:val="num" w:pos="930"/>
        </w:tabs>
        <w:spacing w:line="390" w:lineRule="atLeast"/>
        <w:ind w:leftChars="314" w:left="1019"/>
        <w:jc w:val="left"/>
        <w:rPr>
          <w:color w:val="000000"/>
          <w:szCs w:val="21"/>
        </w:rPr>
      </w:pPr>
      <w:r w:rsidRPr="00A01FBF">
        <w:rPr>
          <w:color w:val="000000"/>
          <w:szCs w:val="21"/>
        </w:rPr>
        <w:t xml:space="preserve">Data stored in static variables is common for all the </w:t>
      </w:r>
      <w:r w:rsidR="00B10DF5" w:rsidRPr="00A01FBF">
        <w:rPr>
          <w:color w:val="000000"/>
          <w:szCs w:val="21"/>
        </w:rPr>
        <w:t>instances</w:t>
      </w:r>
      <w:r w:rsidRPr="00A01FBF">
        <w:rPr>
          <w:color w:val="000000"/>
          <w:szCs w:val="21"/>
        </w:rPr>
        <w:t xml:space="preserve"> of that Class.</w:t>
      </w:r>
    </w:p>
    <w:p w:rsidR="00604344" w:rsidRPr="00A01FBF" w:rsidRDefault="00604344" w:rsidP="008315F6">
      <w:pPr>
        <w:widowControl/>
        <w:numPr>
          <w:ilvl w:val="0"/>
          <w:numId w:val="12"/>
        </w:numPr>
        <w:shd w:val="clear" w:color="auto" w:fill="FFFFFF"/>
        <w:tabs>
          <w:tab w:val="clear" w:pos="720"/>
          <w:tab w:val="num" w:pos="930"/>
        </w:tabs>
        <w:spacing w:line="390" w:lineRule="atLeast"/>
        <w:ind w:leftChars="314" w:left="1019"/>
        <w:jc w:val="left"/>
        <w:rPr>
          <w:color w:val="000000"/>
          <w:szCs w:val="21"/>
        </w:rPr>
      </w:pPr>
      <w:r w:rsidRPr="00A01FBF">
        <w:rPr>
          <w:color w:val="000000"/>
          <w:szCs w:val="21"/>
        </w:rPr>
        <w:t>Memory allocation for such variables only happens once when the class is loaded in the memory.</w:t>
      </w:r>
    </w:p>
    <w:p w:rsidR="00604344" w:rsidRPr="00A01FBF" w:rsidRDefault="00604344" w:rsidP="008315F6">
      <w:pPr>
        <w:widowControl/>
        <w:numPr>
          <w:ilvl w:val="0"/>
          <w:numId w:val="12"/>
        </w:numPr>
        <w:shd w:val="clear" w:color="auto" w:fill="FFFFFF"/>
        <w:tabs>
          <w:tab w:val="clear" w:pos="720"/>
          <w:tab w:val="num" w:pos="930"/>
        </w:tabs>
        <w:spacing w:line="390" w:lineRule="atLeast"/>
        <w:ind w:leftChars="314" w:left="1019"/>
        <w:jc w:val="left"/>
        <w:rPr>
          <w:color w:val="000000"/>
          <w:szCs w:val="21"/>
        </w:rPr>
      </w:pPr>
      <w:r w:rsidRPr="00A01FBF">
        <w:rPr>
          <w:color w:val="000000"/>
          <w:szCs w:val="21"/>
        </w:rPr>
        <w:t>These variables can be accessed in any other class using class name.</w:t>
      </w:r>
    </w:p>
    <w:p w:rsidR="00604344" w:rsidRPr="00A01FBF" w:rsidRDefault="00604344" w:rsidP="008315F6">
      <w:pPr>
        <w:widowControl/>
        <w:shd w:val="clear" w:color="auto" w:fill="FFFFFF"/>
        <w:spacing w:line="390" w:lineRule="atLeast"/>
        <w:ind w:leftChars="471" w:left="989"/>
        <w:jc w:val="left"/>
        <w:rPr>
          <w:color w:val="FF0000"/>
          <w:szCs w:val="21"/>
        </w:rPr>
      </w:pP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Example 1: Static variables can be accessed without reference in Static method</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Example7</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int</w:t>
      </w:r>
      <w:r w:rsidRPr="00A01FBF">
        <w:rPr>
          <w:rStyle w:val="pln"/>
          <w:rFonts w:asciiTheme="minorHAnsi" w:hAnsiTheme="minorHAnsi" w:cs="Consolas"/>
          <w:color w:val="000000"/>
          <w:sz w:val="21"/>
          <w:szCs w:val="21"/>
        </w:rPr>
        <w:t xml:space="preserve"> var1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var2</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//Its a Static Method</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public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main</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args</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"Var1 is:"</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"Var2 is:"</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Var2</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Fonts w:asciiTheme="minorHAnsi" w:hAnsiTheme="minorHAnsi" w:cs="Consolas"/>
          <w:color w:val="000000"/>
          <w:sz w:val="21"/>
          <w:szCs w:val="21"/>
        </w:rPr>
      </w:pPr>
      <w:r w:rsidRPr="00A01FBF">
        <w:rPr>
          <w:rStyle w:val="pun"/>
          <w:rFonts w:asciiTheme="minorHAnsi" w:hAnsiTheme="minorHAnsi" w:cs="Consolas"/>
          <w:color w:val="000000"/>
          <w:sz w:val="21"/>
          <w:szCs w:val="21"/>
        </w:rPr>
        <w:t>}</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Output: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typ"/>
          <w:rFonts w:asciiTheme="minorHAnsi" w:hAnsiTheme="minorHAnsi" w:cs="Consolas"/>
          <w:color w:val="2B91AF"/>
          <w:sz w:val="21"/>
          <w:szCs w:val="21"/>
        </w:rPr>
        <w:t>Var1</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is</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0</w:t>
      </w:r>
    </w:p>
    <w:p w:rsidR="006201B7" w:rsidRPr="00A01FBF" w:rsidRDefault="006201B7" w:rsidP="008315F6">
      <w:pPr>
        <w:pStyle w:val="HTMLPreformatted"/>
        <w:shd w:val="clear" w:color="auto" w:fill="EEEEEE"/>
        <w:spacing w:line="390" w:lineRule="atLeast"/>
        <w:ind w:leftChars="300" w:left="630" w:firstLine="440"/>
        <w:rPr>
          <w:rFonts w:asciiTheme="minorHAnsi" w:hAnsiTheme="minorHAnsi" w:cs="Consolas"/>
          <w:color w:val="000000"/>
          <w:sz w:val="21"/>
          <w:szCs w:val="21"/>
        </w:rPr>
      </w:pPr>
      <w:r w:rsidRPr="00A01FBF">
        <w:rPr>
          <w:rStyle w:val="typ"/>
          <w:rFonts w:asciiTheme="minorHAnsi" w:hAnsiTheme="minorHAnsi" w:cs="Consolas"/>
          <w:color w:val="2B91AF"/>
          <w:sz w:val="21"/>
          <w:szCs w:val="21"/>
        </w:rPr>
        <w:t>Var2</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is</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null</w:t>
      </w:r>
    </w:p>
    <w:p w:rsidR="006201B7" w:rsidRPr="00A01FBF" w:rsidRDefault="006201B7" w:rsidP="008315F6">
      <w:pPr>
        <w:pStyle w:val="NormalWeb"/>
        <w:shd w:val="clear" w:color="auto" w:fill="FFFFFF"/>
        <w:spacing w:before="0" w:beforeAutospacing="0" w:after="39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As you can see in the above example that both the variables are accessed in void main method without any object(reference).</w:t>
      </w:r>
    </w:p>
    <w:p w:rsidR="006201B7" w:rsidRPr="00A01FBF" w:rsidRDefault="006201B7" w:rsidP="008315F6">
      <w:pPr>
        <w:pStyle w:val="NormalWeb"/>
        <w:shd w:val="clear" w:color="auto" w:fill="FFFFFF"/>
        <w:spacing w:before="0" w:beforeAutospacing="0" w:after="0" w:afterAutospacing="0" w:line="390" w:lineRule="atLeast"/>
        <w:ind w:leftChars="300" w:left="630"/>
        <w:rPr>
          <w:rFonts w:asciiTheme="minorHAnsi" w:hAnsiTheme="minorHAnsi"/>
          <w:color w:val="000000"/>
          <w:sz w:val="21"/>
          <w:szCs w:val="21"/>
        </w:rPr>
      </w:pPr>
      <w:r w:rsidRPr="00A01FBF">
        <w:rPr>
          <w:rStyle w:val="Strong"/>
          <w:rFonts w:asciiTheme="minorHAnsi" w:hAnsiTheme="minorHAnsi"/>
          <w:color w:val="000000"/>
          <w:sz w:val="21"/>
          <w:szCs w:val="21"/>
        </w:rPr>
        <w:t>Example 2: Static variables are common for all instances</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package</w:t>
      </w:r>
      <w:r w:rsidRPr="00A01FBF">
        <w:rPr>
          <w:rStyle w:val="pln"/>
          <w:rFonts w:asciiTheme="minorHAnsi" w:hAnsiTheme="minorHAnsi" w:cs="Consolas"/>
          <w:color w:val="000000"/>
          <w:sz w:val="21"/>
          <w:szCs w:val="21"/>
        </w:rPr>
        <w:t xml:space="preserve"> beginnersbook</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com</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Style w:val="pln"/>
          <w:rFonts w:asciiTheme="minorHAnsi" w:hAnsiTheme="minorHAnsi" w:cs="Consolas"/>
          <w:color w:val="000000"/>
          <w:sz w:val="21"/>
          <w:szCs w:val="21"/>
        </w:rPr>
      </w:pPr>
      <w:r w:rsidRPr="00A01FBF">
        <w:rPr>
          <w:rStyle w:val="kwd"/>
          <w:rFonts w:asciiTheme="minorHAnsi" w:hAnsiTheme="minorHAnsi" w:cs="Consolas"/>
          <w:color w:val="00008B"/>
          <w:sz w:val="21"/>
          <w:szCs w:val="21"/>
        </w:rPr>
        <w:t>class</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Example8</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lastRenderedPageBreak/>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int</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Var1</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77</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com"/>
          <w:rFonts w:asciiTheme="minorHAnsi" w:hAnsiTheme="minorHAnsi" w:cs="Consolas"/>
          <w:color w:val="808080"/>
          <w:sz w:val="21"/>
          <w:szCs w:val="21"/>
        </w:rPr>
        <w:t>//Static integer variable</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Var2</w:t>
      </w:r>
      <w:r w:rsidRPr="00A01FBF">
        <w:rPr>
          <w:rStyle w:val="pun"/>
          <w:rFonts w:asciiTheme="minorHAnsi" w:hAnsiTheme="minorHAnsi" w:cs="Consolas"/>
          <w:color w:val="000000"/>
          <w:sz w:val="21"/>
          <w:szCs w:val="21"/>
        </w:rPr>
        <w:t>;</w:t>
      </w:r>
      <w:r w:rsidRPr="00A01FBF">
        <w:rPr>
          <w:rStyle w:val="com"/>
          <w:rFonts w:asciiTheme="minorHAnsi" w:hAnsiTheme="minorHAnsi" w:cs="Consolas"/>
          <w:color w:val="808080"/>
          <w:sz w:val="21"/>
          <w:szCs w:val="21"/>
        </w:rPr>
        <w:t>//non-static string variable</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public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static</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void</w:t>
      </w:r>
      <w:r w:rsidRPr="00A01FBF">
        <w:rPr>
          <w:rStyle w:val="pln"/>
          <w:rFonts w:asciiTheme="minorHAnsi" w:hAnsiTheme="minorHAnsi" w:cs="Consolas"/>
          <w:color w:val="000000"/>
          <w:sz w:val="21"/>
          <w:szCs w:val="21"/>
        </w:rPr>
        <w:t xml:space="preserve"> main</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String</w:t>
      </w:r>
      <w:r w:rsidRPr="00A01FBF">
        <w:rPr>
          <w:rStyle w:val="pln"/>
          <w:rFonts w:asciiTheme="minorHAnsi" w:hAnsiTheme="minorHAnsi" w:cs="Consolas"/>
          <w:color w:val="000000"/>
          <w:sz w:val="21"/>
          <w:szCs w:val="21"/>
        </w:rPr>
        <w:t xml:space="preserve"> args</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Example8</w:t>
      </w:r>
      <w:r w:rsidRPr="00A01FBF">
        <w:rPr>
          <w:rStyle w:val="pln"/>
          <w:rFonts w:asciiTheme="minorHAnsi" w:hAnsiTheme="minorHAnsi" w:cs="Consolas"/>
          <w:color w:val="000000"/>
          <w:sz w:val="21"/>
          <w:szCs w:val="21"/>
        </w:rPr>
        <w:t xml:space="preserve"> ob1 </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new</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Example8</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Example8</w:t>
      </w:r>
      <w:r w:rsidRPr="00A01FBF">
        <w:rPr>
          <w:rStyle w:val="pln"/>
          <w:rFonts w:asciiTheme="minorHAnsi" w:hAnsiTheme="minorHAnsi" w:cs="Consolas"/>
          <w:color w:val="000000"/>
          <w:sz w:val="21"/>
          <w:szCs w:val="21"/>
        </w:rPr>
        <w:t xml:space="preserve"> ob2 </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 xml:space="preserve"> </w:t>
      </w:r>
      <w:r w:rsidRPr="00A01FBF">
        <w:rPr>
          <w:rStyle w:val="kwd"/>
          <w:rFonts w:asciiTheme="minorHAnsi" w:hAnsiTheme="minorHAnsi" w:cs="Consolas"/>
          <w:color w:val="00008B"/>
          <w:sz w:val="21"/>
          <w:szCs w:val="21"/>
        </w:rPr>
        <w:t>new</w:t>
      </w: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Example8</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ob1</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Var1</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88</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ob1</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Var2</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"I'm Object1"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ob2</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Var2</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"I'm Object2"</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"ob1 integer:"</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ob1</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"ob1 String:"</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ob1</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Var2</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"ob2 integer:"</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ob2</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Var1</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typ"/>
          <w:rFonts w:asciiTheme="minorHAnsi" w:hAnsiTheme="minorHAnsi" w:cs="Consolas"/>
          <w:color w:val="2B91AF"/>
          <w:sz w:val="21"/>
          <w:szCs w:val="21"/>
        </w:rPr>
        <w:t>System</w:t>
      </w:r>
      <w:r w:rsidRPr="00A01FBF">
        <w:rPr>
          <w:rStyle w:val="pun"/>
          <w:rFonts w:asciiTheme="minorHAnsi" w:hAnsiTheme="minorHAnsi" w:cs="Consolas"/>
          <w:color w:val="000000"/>
          <w:sz w:val="21"/>
          <w:szCs w:val="21"/>
        </w:rPr>
        <w:t>.</w:t>
      </w:r>
      <w:r w:rsidRPr="00A01FBF">
        <w:rPr>
          <w:rStyle w:val="kwd"/>
          <w:rFonts w:asciiTheme="minorHAnsi" w:hAnsiTheme="minorHAnsi" w:cs="Consolas"/>
          <w:color w:val="00008B"/>
          <w:sz w:val="21"/>
          <w:szCs w:val="21"/>
        </w:rPr>
        <w:t>out</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println</w:t>
      </w:r>
      <w:r w:rsidRPr="00A01FBF">
        <w:rPr>
          <w:rStyle w:val="pun"/>
          <w:rFonts w:asciiTheme="minorHAnsi" w:hAnsiTheme="minorHAnsi" w:cs="Consolas"/>
          <w:color w:val="000000"/>
          <w:sz w:val="21"/>
          <w:szCs w:val="21"/>
        </w:rPr>
        <w:t>(</w:t>
      </w:r>
      <w:r w:rsidRPr="00A01FBF">
        <w:rPr>
          <w:rStyle w:val="str"/>
          <w:rFonts w:asciiTheme="minorHAnsi" w:hAnsiTheme="minorHAnsi" w:cs="Consolas"/>
          <w:color w:val="800000"/>
          <w:sz w:val="21"/>
          <w:szCs w:val="21"/>
        </w:rPr>
        <w:t>"ob2 STring:"</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ob2</w:t>
      </w:r>
      <w:r w:rsidRPr="00A01FBF">
        <w:rPr>
          <w:rStyle w:val="pun"/>
          <w:rFonts w:asciiTheme="minorHAnsi" w:hAnsiTheme="minorHAnsi" w:cs="Consolas"/>
          <w:color w:val="000000"/>
          <w:sz w:val="21"/>
          <w:szCs w:val="21"/>
        </w:rPr>
        <w:t>.</w:t>
      </w:r>
      <w:r w:rsidRPr="00A01FBF">
        <w:rPr>
          <w:rStyle w:val="typ"/>
          <w:rFonts w:asciiTheme="minorHAnsi" w:hAnsiTheme="minorHAnsi" w:cs="Consolas"/>
          <w:color w:val="2B91AF"/>
          <w:sz w:val="21"/>
          <w:szCs w:val="21"/>
        </w:rPr>
        <w:t>Var2</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 xml:space="preserve">   </w:t>
      </w:r>
      <w:r w:rsidRPr="00A01FBF">
        <w:rPr>
          <w:rStyle w:val="pun"/>
          <w:rFonts w:asciiTheme="minorHAnsi" w:hAnsiTheme="minorHAnsi" w:cs="Consolas"/>
          <w:color w:val="000000"/>
          <w:sz w:val="21"/>
          <w:szCs w:val="21"/>
        </w:rPr>
        <w:t>}</w:t>
      </w:r>
    </w:p>
    <w:p w:rsidR="006201B7" w:rsidRPr="00A01FBF" w:rsidRDefault="006201B7" w:rsidP="008315F6">
      <w:pPr>
        <w:pStyle w:val="HTMLPreformatted"/>
        <w:shd w:val="clear" w:color="auto" w:fill="EEEEEE"/>
        <w:spacing w:line="390" w:lineRule="atLeast"/>
        <w:ind w:leftChars="300" w:left="630" w:firstLine="442"/>
        <w:rPr>
          <w:rFonts w:asciiTheme="minorHAnsi" w:hAnsiTheme="minorHAnsi" w:cs="Consolas"/>
          <w:color w:val="000000"/>
          <w:sz w:val="21"/>
          <w:szCs w:val="21"/>
        </w:rPr>
      </w:pPr>
      <w:r w:rsidRPr="00A01FBF">
        <w:rPr>
          <w:rStyle w:val="pun"/>
          <w:rFonts w:asciiTheme="minorHAnsi" w:hAnsiTheme="minorHAnsi" w:cs="Consolas"/>
          <w:color w:val="000000"/>
          <w:sz w:val="21"/>
          <w:szCs w:val="21"/>
        </w:rPr>
        <w:t>}</w:t>
      </w:r>
    </w:p>
    <w:p w:rsidR="006201B7" w:rsidRPr="00A01FBF" w:rsidRDefault="006201B7" w:rsidP="008315F6">
      <w:pPr>
        <w:pStyle w:val="NormalWeb"/>
        <w:shd w:val="clear" w:color="auto" w:fill="FFFFFF"/>
        <w:spacing w:before="0" w:beforeAutospacing="0" w:after="39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Output:</w:t>
      </w:r>
    </w:p>
    <w:p w:rsidR="006201B7" w:rsidRPr="00A01FBF" w:rsidRDefault="006201B7" w:rsidP="008315F6">
      <w:pPr>
        <w:pStyle w:val="HTMLPreformatted"/>
        <w:shd w:val="clear" w:color="auto" w:fill="EEEEEE"/>
        <w:spacing w:line="390" w:lineRule="atLeast"/>
        <w:ind w:leftChars="300" w:left="630" w:firstLine="440"/>
        <w:rPr>
          <w:rStyle w:val="pln"/>
          <w:rFonts w:asciiTheme="minorHAnsi" w:hAnsiTheme="minorHAnsi" w:cs="Consolas"/>
          <w:color w:val="000000"/>
          <w:sz w:val="21"/>
          <w:szCs w:val="21"/>
        </w:rPr>
      </w:pPr>
      <w:r w:rsidRPr="00A01FBF">
        <w:rPr>
          <w:rStyle w:val="pln"/>
          <w:rFonts w:asciiTheme="minorHAnsi" w:hAnsiTheme="minorHAnsi" w:cs="Consolas"/>
          <w:color w:val="000000"/>
          <w:sz w:val="21"/>
          <w:szCs w:val="21"/>
        </w:rPr>
        <w:t>ob1 integer</w:t>
      </w:r>
      <w:r w:rsidRPr="00A01FBF">
        <w:rPr>
          <w:rStyle w:val="pun"/>
          <w:rFonts w:asciiTheme="minorHAnsi" w:hAnsiTheme="minorHAnsi" w:cs="Consolas"/>
          <w:color w:val="000000"/>
          <w:sz w:val="21"/>
          <w:szCs w:val="21"/>
        </w:rPr>
        <w:t>:</w:t>
      </w:r>
      <w:r w:rsidRPr="00A01FBF">
        <w:rPr>
          <w:rStyle w:val="lit"/>
          <w:rFonts w:asciiTheme="minorHAnsi" w:hAnsiTheme="minorHAnsi" w:cs="Consolas"/>
          <w:color w:val="800000"/>
          <w:sz w:val="21"/>
          <w:szCs w:val="21"/>
        </w:rPr>
        <w:t>88</w:t>
      </w:r>
    </w:p>
    <w:p w:rsidR="006201B7" w:rsidRPr="00A01FBF" w:rsidRDefault="006201B7" w:rsidP="008315F6">
      <w:pPr>
        <w:pStyle w:val="HTMLPreformatted"/>
        <w:shd w:val="clear" w:color="auto" w:fill="EEEEEE"/>
        <w:spacing w:line="390" w:lineRule="atLeast"/>
        <w:ind w:leftChars="300" w:left="630" w:firstLine="440"/>
        <w:rPr>
          <w:rStyle w:val="str"/>
          <w:rFonts w:asciiTheme="minorHAnsi" w:hAnsiTheme="minorHAnsi" w:cs="Consolas"/>
          <w:color w:val="800000"/>
          <w:sz w:val="21"/>
          <w:szCs w:val="21"/>
        </w:rPr>
      </w:pPr>
      <w:r w:rsidRPr="00A01FBF">
        <w:rPr>
          <w:rStyle w:val="pln"/>
          <w:rFonts w:asciiTheme="minorHAnsi" w:hAnsiTheme="minorHAnsi" w:cs="Consolas"/>
          <w:color w:val="000000"/>
          <w:sz w:val="21"/>
          <w:szCs w:val="21"/>
        </w:rPr>
        <w:t xml:space="preserve">ob1 </w:t>
      </w:r>
      <w:r w:rsidRPr="00A01FBF">
        <w:rPr>
          <w:rStyle w:val="typ"/>
          <w:rFonts w:asciiTheme="minorHAnsi" w:hAnsiTheme="minorHAnsi" w:cs="Consolas"/>
          <w:color w:val="2B91AF"/>
          <w:sz w:val="21"/>
          <w:szCs w:val="21"/>
        </w:rPr>
        <w:t>String</w:t>
      </w:r>
      <w:r w:rsidRPr="00A01FBF">
        <w:rPr>
          <w:rStyle w:val="pun"/>
          <w:rFonts w:asciiTheme="minorHAnsi" w:hAnsiTheme="minorHAnsi" w:cs="Consolas"/>
          <w:color w:val="000000"/>
          <w:sz w:val="21"/>
          <w:szCs w:val="21"/>
        </w:rPr>
        <w:t>:</w:t>
      </w:r>
      <w:r w:rsidRPr="00A01FBF">
        <w:rPr>
          <w:rStyle w:val="pln"/>
          <w:rFonts w:asciiTheme="minorHAnsi" w:hAnsiTheme="minorHAnsi" w:cs="Consolas"/>
          <w:color w:val="000000"/>
          <w:sz w:val="21"/>
          <w:szCs w:val="21"/>
        </w:rPr>
        <w:t>I</w:t>
      </w:r>
      <w:r w:rsidRPr="00A01FBF">
        <w:rPr>
          <w:rStyle w:val="str"/>
          <w:rFonts w:asciiTheme="minorHAnsi" w:hAnsiTheme="minorHAnsi" w:cs="Consolas"/>
          <w:color w:val="800000"/>
          <w:sz w:val="21"/>
          <w:szCs w:val="21"/>
        </w:rPr>
        <w:t>'m Object1</w:t>
      </w:r>
    </w:p>
    <w:p w:rsidR="006201B7" w:rsidRPr="00A01FBF" w:rsidRDefault="006201B7" w:rsidP="008315F6">
      <w:pPr>
        <w:pStyle w:val="HTMLPreformatted"/>
        <w:shd w:val="clear" w:color="auto" w:fill="EEEEEE"/>
        <w:spacing w:line="390" w:lineRule="atLeast"/>
        <w:ind w:leftChars="300" w:left="630" w:firstLine="440"/>
        <w:rPr>
          <w:rStyle w:val="str"/>
          <w:rFonts w:asciiTheme="minorHAnsi" w:hAnsiTheme="minorHAnsi" w:cs="Consolas"/>
          <w:color w:val="800000"/>
          <w:sz w:val="21"/>
          <w:szCs w:val="21"/>
        </w:rPr>
      </w:pPr>
      <w:r w:rsidRPr="00A01FBF">
        <w:rPr>
          <w:rStyle w:val="str"/>
          <w:rFonts w:asciiTheme="minorHAnsi" w:hAnsiTheme="minorHAnsi" w:cs="Consolas"/>
          <w:color w:val="800000"/>
          <w:sz w:val="21"/>
          <w:szCs w:val="21"/>
        </w:rPr>
        <w:t>ob2 integer:88</w:t>
      </w:r>
    </w:p>
    <w:p w:rsidR="006201B7" w:rsidRPr="00A01FBF" w:rsidRDefault="006201B7" w:rsidP="008315F6">
      <w:pPr>
        <w:pStyle w:val="HTMLPreformatted"/>
        <w:shd w:val="clear" w:color="auto" w:fill="EEEEEE"/>
        <w:spacing w:line="390" w:lineRule="atLeast"/>
        <w:ind w:leftChars="300" w:left="630" w:firstLine="440"/>
        <w:rPr>
          <w:rFonts w:asciiTheme="minorHAnsi" w:hAnsiTheme="minorHAnsi" w:cs="Consolas"/>
          <w:color w:val="000000"/>
          <w:sz w:val="21"/>
          <w:szCs w:val="21"/>
        </w:rPr>
      </w:pPr>
      <w:r w:rsidRPr="00A01FBF">
        <w:rPr>
          <w:rStyle w:val="str"/>
          <w:rFonts w:asciiTheme="minorHAnsi" w:hAnsiTheme="minorHAnsi" w:cs="Consolas"/>
          <w:color w:val="800000"/>
          <w:sz w:val="21"/>
          <w:szCs w:val="21"/>
        </w:rPr>
        <w:t>ob2 String:I'</w:t>
      </w:r>
      <w:r w:rsidRPr="00A01FBF">
        <w:rPr>
          <w:rStyle w:val="pln"/>
          <w:rFonts w:asciiTheme="minorHAnsi" w:hAnsiTheme="minorHAnsi" w:cs="Consolas"/>
          <w:color w:val="000000"/>
          <w:sz w:val="21"/>
          <w:szCs w:val="21"/>
        </w:rPr>
        <w:t xml:space="preserve">m </w:t>
      </w:r>
      <w:r w:rsidRPr="00A01FBF">
        <w:rPr>
          <w:rStyle w:val="typ"/>
          <w:rFonts w:asciiTheme="minorHAnsi" w:hAnsiTheme="minorHAnsi" w:cs="Consolas"/>
          <w:color w:val="2B91AF"/>
          <w:sz w:val="21"/>
          <w:szCs w:val="21"/>
        </w:rPr>
        <w:t>Object2</w:t>
      </w:r>
    </w:p>
    <w:p w:rsidR="006201B7" w:rsidRPr="00A01FBF" w:rsidRDefault="006201B7" w:rsidP="008315F6">
      <w:pPr>
        <w:pStyle w:val="NormalWeb"/>
        <w:shd w:val="clear" w:color="auto" w:fill="FFFFFF"/>
        <w:spacing w:before="0" w:beforeAutospacing="0" w:after="390" w:afterAutospacing="0" w:line="390" w:lineRule="atLeast"/>
        <w:ind w:leftChars="300" w:left="630"/>
        <w:rPr>
          <w:rFonts w:asciiTheme="minorHAnsi" w:hAnsiTheme="minorHAnsi"/>
          <w:color w:val="000000"/>
          <w:sz w:val="21"/>
          <w:szCs w:val="21"/>
        </w:rPr>
      </w:pPr>
      <w:r w:rsidRPr="00A01FBF">
        <w:rPr>
          <w:rFonts w:asciiTheme="minorHAnsi" w:hAnsiTheme="minorHAnsi"/>
          <w:color w:val="000000"/>
          <w:sz w:val="21"/>
          <w:szCs w:val="21"/>
        </w:rPr>
        <w:t>In above example String variable is non-static and integer variable is Static. So you can see that String variable value is different for both objects but integer variable value is common for both the instances as all the objects share the same copy of a static variable.</w:t>
      </w:r>
    </w:p>
    <w:p w:rsidR="006201B7" w:rsidRPr="00A01FBF" w:rsidRDefault="00BA47EA" w:rsidP="008315F6">
      <w:pPr>
        <w:pStyle w:val="NormalWeb"/>
        <w:shd w:val="clear" w:color="auto" w:fill="FFFFFF"/>
        <w:spacing w:before="0" w:beforeAutospacing="0" w:after="390" w:afterAutospacing="0" w:line="390" w:lineRule="atLeast"/>
        <w:ind w:leftChars="300" w:left="630"/>
        <w:rPr>
          <w:rStyle w:val="Hyperlink"/>
          <w:rFonts w:asciiTheme="minorHAnsi" w:hAnsiTheme="minorHAnsi"/>
          <w:sz w:val="21"/>
          <w:szCs w:val="21"/>
        </w:rPr>
      </w:pPr>
      <w:hyperlink r:id="rId30" w:history="1">
        <w:r w:rsidR="006201B7" w:rsidRPr="00A01FBF">
          <w:rPr>
            <w:rStyle w:val="Hyperlink"/>
            <w:rFonts w:asciiTheme="minorHAnsi" w:hAnsiTheme="minorHAnsi"/>
            <w:sz w:val="21"/>
            <w:szCs w:val="21"/>
          </w:rPr>
          <w:t>http://beginnersbook.com/2013/04/java-static-class-block-methods-variables/</w:t>
        </w:r>
      </w:hyperlink>
    </w:p>
    <w:p w:rsidR="000919A8" w:rsidRDefault="000919A8" w:rsidP="008315F6">
      <w:pPr>
        <w:pStyle w:val="NormalWeb"/>
        <w:numPr>
          <w:ilvl w:val="0"/>
          <w:numId w:val="13"/>
        </w:numPr>
        <w:shd w:val="clear" w:color="auto" w:fill="FFFFFF"/>
        <w:spacing w:after="390" w:line="390" w:lineRule="atLeast"/>
        <w:ind w:leftChars="300" w:left="990"/>
        <w:rPr>
          <w:rFonts w:asciiTheme="minorHAnsi" w:hAnsiTheme="minorHAnsi"/>
          <w:color w:val="000000"/>
          <w:sz w:val="20"/>
          <w:szCs w:val="20"/>
        </w:rPr>
      </w:pPr>
      <w:r w:rsidRPr="000919A8">
        <w:rPr>
          <w:rFonts w:asciiTheme="minorHAnsi" w:hAnsiTheme="minorHAnsi"/>
          <w:b/>
          <w:color w:val="FF0000"/>
          <w:sz w:val="20"/>
          <w:szCs w:val="20"/>
        </w:rPr>
        <w:t>Autoboxing:</w:t>
      </w:r>
      <w:r w:rsidRPr="000919A8">
        <w:rPr>
          <w:rFonts w:asciiTheme="minorHAnsi" w:hAnsiTheme="minorHAnsi"/>
          <w:color w:val="000000"/>
          <w:sz w:val="20"/>
          <w:szCs w:val="20"/>
        </w:rPr>
        <w:t xml:space="preserve"> The Java compiler brings about an automatic transformation of primitive type (int, float, double etc.) into their object equivalents or wrapper type (Integer, Float, Double,etc) for the ease of compilation.</w:t>
      </w:r>
      <w:r w:rsidR="002760DC">
        <w:rPr>
          <w:rFonts w:asciiTheme="minorHAnsi" w:hAnsiTheme="minorHAnsi" w:hint="eastAsia"/>
          <w:color w:val="000000"/>
          <w:sz w:val="20"/>
          <w:szCs w:val="20"/>
        </w:rPr>
        <w:t>、</w:t>
      </w:r>
    </w:p>
    <w:p w:rsidR="00241611" w:rsidRPr="00852004" w:rsidRDefault="00241611" w:rsidP="008315F6">
      <w:pPr>
        <w:pStyle w:val="Heading1"/>
        <w:numPr>
          <w:ilvl w:val="0"/>
          <w:numId w:val="13"/>
        </w:numPr>
        <w:shd w:val="clear" w:color="auto" w:fill="FFFFFF"/>
        <w:spacing w:line="375" w:lineRule="atLeast"/>
        <w:ind w:leftChars="300" w:left="990"/>
        <w:rPr>
          <w:rFonts w:asciiTheme="minorHAnsi" w:hAnsiTheme="minorHAnsi" w:cs="Arial"/>
          <w:color w:val="000000"/>
          <w:sz w:val="21"/>
          <w:szCs w:val="21"/>
        </w:rPr>
      </w:pPr>
      <w:r>
        <w:rPr>
          <w:rFonts w:asciiTheme="minorHAnsi" w:hAnsiTheme="minorHAnsi" w:cs="Arial" w:hint="eastAsia"/>
          <w:color w:val="000000"/>
          <w:sz w:val="21"/>
          <w:szCs w:val="21"/>
        </w:rPr>
        <w:t>What is O</w:t>
      </w:r>
      <w:r w:rsidRPr="00852004">
        <w:rPr>
          <w:rFonts w:asciiTheme="minorHAnsi" w:hAnsiTheme="minorHAnsi" w:cs="Arial" w:hint="eastAsia"/>
          <w:color w:val="000000"/>
          <w:sz w:val="21"/>
          <w:szCs w:val="21"/>
        </w:rPr>
        <w:t>bject</w:t>
      </w:r>
      <w:r>
        <w:rPr>
          <w:rFonts w:asciiTheme="minorHAnsi" w:hAnsiTheme="minorHAnsi" w:cs="Arial" w:hint="eastAsia"/>
          <w:color w:val="000000"/>
          <w:sz w:val="21"/>
          <w:szCs w:val="21"/>
        </w:rPr>
        <w:t xml:space="preserve"> ?</w:t>
      </w:r>
    </w:p>
    <w:p w:rsidR="00AA50AD" w:rsidRPr="003B3784" w:rsidRDefault="00241611" w:rsidP="008315F6">
      <w:pPr>
        <w:pStyle w:val="Heading1"/>
        <w:shd w:val="clear" w:color="auto" w:fill="FFFFFF"/>
        <w:spacing w:line="375" w:lineRule="atLeast"/>
        <w:ind w:leftChars="471" w:left="989"/>
        <w:rPr>
          <w:rFonts w:asciiTheme="minorHAnsi" w:hAnsiTheme="minorHAnsi" w:cs="Arial"/>
          <w:color w:val="000000"/>
          <w:sz w:val="21"/>
          <w:szCs w:val="21"/>
        </w:rPr>
      </w:pPr>
      <w:r w:rsidRPr="00852004">
        <w:rPr>
          <w:rFonts w:asciiTheme="minorHAnsi" w:hAnsiTheme="minorHAnsi" w:cs="Arial"/>
          <w:color w:val="000000"/>
          <w:sz w:val="21"/>
          <w:szCs w:val="21"/>
        </w:rPr>
        <w:t>Definition: An object is a software bundle of variables and related methods.</w:t>
      </w:r>
      <w:r>
        <w:rPr>
          <w:rFonts w:asciiTheme="minorHAnsi" w:hAnsiTheme="minorHAnsi" w:cs="Arial" w:hint="eastAsia"/>
          <w:color w:val="000000"/>
          <w:sz w:val="21"/>
          <w:szCs w:val="21"/>
        </w:rPr>
        <w:t xml:space="preserve"> </w:t>
      </w:r>
      <w:r w:rsidRPr="00852004">
        <w:rPr>
          <w:rFonts w:asciiTheme="minorHAnsi" w:hAnsiTheme="minorHAnsi" w:cs="Arial"/>
          <w:color w:val="000000"/>
          <w:sz w:val="21"/>
          <w:szCs w:val="21"/>
        </w:rPr>
        <w:t xml:space="preserve">In the object-oriented programming paradigm, "object" refers to a particular instance of a </w:t>
      </w:r>
      <w:r w:rsidRPr="00852004">
        <w:rPr>
          <w:rFonts w:asciiTheme="minorHAnsi" w:hAnsiTheme="minorHAnsi" w:cs="Arial"/>
          <w:color w:val="000000"/>
          <w:sz w:val="21"/>
          <w:szCs w:val="21"/>
        </w:rPr>
        <w:lastRenderedPageBreak/>
        <w:t>class where the object can be a combination of variables, functions, and data structures.</w:t>
      </w:r>
    </w:p>
    <w:p w:rsidR="00A45CAA" w:rsidRPr="00A765DB" w:rsidRDefault="00A45CAA" w:rsidP="008315F6">
      <w:pPr>
        <w:pStyle w:val="ListParagraph"/>
        <w:widowControl/>
        <w:numPr>
          <w:ilvl w:val="0"/>
          <w:numId w:val="13"/>
        </w:numPr>
        <w:shd w:val="clear" w:color="auto" w:fill="FFFFF6"/>
        <w:spacing w:before="225" w:after="225" w:line="270" w:lineRule="atLeast"/>
        <w:ind w:leftChars="300" w:left="990" w:firstLineChars="0"/>
        <w:jc w:val="left"/>
        <w:rPr>
          <w:rFonts w:eastAsia="SimSun" w:cs="SimSun"/>
          <w:b/>
          <w:color w:val="FF0000"/>
          <w:kern w:val="0"/>
          <w:szCs w:val="21"/>
        </w:rPr>
      </w:pPr>
      <w:r w:rsidRPr="00A765DB">
        <w:rPr>
          <w:rFonts w:eastAsia="SimSun" w:cs="SimSun"/>
          <w:b/>
          <w:bCs/>
          <w:color w:val="FF0000"/>
          <w:kern w:val="0"/>
          <w:szCs w:val="21"/>
        </w:rPr>
        <w:t>What is difference between iterator access and index access</w:t>
      </w:r>
      <w:r w:rsidRPr="00A765DB">
        <w:rPr>
          <w:rFonts w:eastAsia="SimSun" w:cs="SimSun"/>
          <w:b/>
          <w:color w:val="FF0000"/>
          <w:kern w:val="0"/>
          <w:szCs w:val="21"/>
        </w:rPr>
        <w:t>?</w:t>
      </w:r>
    </w:p>
    <w:p w:rsidR="00A45CAA" w:rsidRPr="00A765DB" w:rsidRDefault="00A45CAA" w:rsidP="008315F6">
      <w:pPr>
        <w:pStyle w:val="ListParagraph"/>
        <w:widowControl/>
        <w:shd w:val="clear" w:color="auto" w:fill="FFFFF6"/>
        <w:spacing w:before="225" w:after="225" w:line="270" w:lineRule="atLeast"/>
        <w:ind w:leftChars="471" w:left="989" w:firstLineChars="0" w:firstLine="0"/>
        <w:jc w:val="left"/>
        <w:rPr>
          <w:rFonts w:eastAsia="SimSun" w:cs="SimSun"/>
          <w:b/>
          <w:color w:val="FF0000"/>
          <w:kern w:val="0"/>
          <w:szCs w:val="21"/>
        </w:rPr>
      </w:pPr>
      <w:r w:rsidRPr="00A765DB">
        <w:rPr>
          <w:rFonts w:eastAsia="SimSun" w:cs="SimSun"/>
          <w:b/>
          <w:color w:val="FF0000"/>
          <w:kern w:val="0"/>
          <w:szCs w:val="21"/>
        </w:rPr>
        <w:t>Index based access allow access of the element directly on the basis of index.</w:t>
      </w:r>
      <w:r w:rsidRPr="00A765DB">
        <w:rPr>
          <w:rFonts w:eastAsia="SimSun" w:cs="SimSun"/>
          <w:b/>
          <w:kern w:val="0"/>
          <w:szCs w:val="21"/>
        </w:rPr>
        <w:t xml:space="preserve"> </w:t>
      </w:r>
      <w:r w:rsidRPr="00A765DB">
        <w:rPr>
          <w:rFonts w:eastAsia="SimSun" w:cs="SimSun"/>
          <w:b/>
          <w:color w:val="FF0000"/>
          <w:kern w:val="0"/>
          <w:szCs w:val="21"/>
        </w:rPr>
        <w:t>The cursor of the data structure can directly go to the 'n' location and get the element. It does not traverse through n-1 elements.</w:t>
      </w:r>
    </w:p>
    <w:p w:rsidR="00A45CAA" w:rsidRPr="00A765DB" w:rsidRDefault="00A45CAA" w:rsidP="008315F6">
      <w:pPr>
        <w:pStyle w:val="ListParagraph"/>
        <w:widowControl/>
        <w:shd w:val="clear" w:color="auto" w:fill="FFFFF6"/>
        <w:spacing w:before="225" w:after="225" w:line="270" w:lineRule="atLeast"/>
        <w:ind w:leftChars="471" w:left="989" w:firstLineChars="0" w:firstLine="0"/>
        <w:jc w:val="left"/>
        <w:rPr>
          <w:rFonts w:eastAsia="SimSun" w:cs="SimSun"/>
          <w:b/>
          <w:color w:val="FF0000"/>
          <w:kern w:val="0"/>
          <w:szCs w:val="21"/>
        </w:rPr>
      </w:pPr>
      <w:r w:rsidRPr="00A765DB">
        <w:rPr>
          <w:rFonts w:eastAsia="SimSun" w:cs="SimSun"/>
          <w:b/>
          <w:color w:val="FF0000"/>
          <w:kern w:val="0"/>
          <w:szCs w:val="21"/>
        </w:rPr>
        <w:t>In Iterator based access, the cursor has to traverse through each element to get the desired element. So to reach the 'n' th element it need to traverse through n-1 elements.</w:t>
      </w:r>
    </w:p>
    <w:p w:rsidR="00A45CAA" w:rsidRPr="00A765DB" w:rsidRDefault="00A45CAA" w:rsidP="008315F6">
      <w:pPr>
        <w:pStyle w:val="ListParagraph"/>
        <w:widowControl/>
        <w:shd w:val="clear" w:color="auto" w:fill="FFFFF6"/>
        <w:spacing w:before="225" w:after="225" w:line="270" w:lineRule="atLeast"/>
        <w:ind w:leftChars="471" w:left="989" w:firstLineChars="0" w:firstLine="0"/>
        <w:jc w:val="left"/>
        <w:rPr>
          <w:rFonts w:eastAsia="SimSun" w:cs="SimSun"/>
          <w:b/>
          <w:kern w:val="0"/>
          <w:szCs w:val="21"/>
        </w:rPr>
      </w:pPr>
      <w:r w:rsidRPr="00A765DB">
        <w:rPr>
          <w:rFonts w:eastAsia="SimSun" w:cs="SimSun"/>
          <w:b/>
          <w:kern w:val="0"/>
          <w:szCs w:val="21"/>
        </w:rPr>
        <w:t>Insertion, updation or deletion will be faster for iterator based access if the operations are performed on elements present in between the data structure.</w:t>
      </w:r>
    </w:p>
    <w:p w:rsidR="00A45CAA" w:rsidRPr="00A765DB" w:rsidRDefault="00A45CAA" w:rsidP="008315F6">
      <w:pPr>
        <w:pStyle w:val="ListParagraph"/>
        <w:widowControl/>
        <w:shd w:val="clear" w:color="auto" w:fill="FFFFF6"/>
        <w:spacing w:before="225" w:after="225" w:line="270" w:lineRule="atLeast"/>
        <w:ind w:leftChars="471" w:left="989" w:firstLineChars="0" w:firstLine="0"/>
        <w:jc w:val="left"/>
        <w:rPr>
          <w:rFonts w:eastAsia="SimSun" w:cs="SimSun"/>
          <w:b/>
          <w:kern w:val="0"/>
          <w:szCs w:val="21"/>
        </w:rPr>
      </w:pPr>
      <w:r w:rsidRPr="00A765DB">
        <w:rPr>
          <w:rFonts w:eastAsia="SimSun" w:cs="SimSun"/>
          <w:b/>
          <w:kern w:val="0"/>
          <w:szCs w:val="21"/>
        </w:rPr>
        <w:t>Insertion, updation or deletion will be faster for index based access if the operations are performed on elements present at last of the data structure.</w:t>
      </w:r>
    </w:p>
    <w:p w:rsidR="00A45CAA" w:rsidRPr="00A765DB" w:rsidRDefault="00A45CAA" w:rsidP="008315F6">
      <w:pPr>
        <w:pStyle w:val="ListParagraph"/>
        <w:widowControl/>
        <w:shd w:val="clear" w:color="auto" w:fill="FFFFF6"/>
        <w:spacing w:before="225" w:after="225" w:line="270" w:lineRule="atLeast"/>
        <w:ind w:leftChars="471" w:left="989" w:firstLineChars="0" w:firstLine="0"/>
        <w:jc w:val="left"/>
        <w:rPr>
          <w:rFonts w:eastAsia="SimSun" w:cs="SimSun"/>
          <w:b/>
          <w:kern w:val="0"/>
          <w:szCs w:val="21"/>
        </w:rPr>
      </w:pPr>
      <w:r w:rsidRPr="00A765DB">
        <w:rPr>
          <w:rFonts w:eastAsia="SimSun" w:cs="SimSun"/>
          <w:b/>
          <w:kern w:val="0"/>
          <w:szCs w:val="21"/>
        </w:rPr>
        <w:t>Traversal or search in index based data structure is faster.</w:t>
      </w:r>
    </w:p>
    <w:p w:rsidR="00A45CAA" w:rsidRPr="00A765DB" w:rsidRDefault="00A45CAA" w:rsidP="008315F6">
      <w:pPr>
        <w:pStyle w:val="ListParagraph"/>
        <w:widowControl/>
        <w:shd w:val="clear" w:color="auto" w:fill="FFFFF6"/>
        <w:spacing w:before="225" w:after="225" w:line="270" w:lineRule="atLeast"/>
        <w:ind w:leftChars="471" w:left="989" w:firstLineChars="0" w:firstLine="0"/>
        <w:jc w:val="left"/>
        <w:rPr>
          <w:rFonts w:eastAsia="SimSun" w:cs="SimSun"/>
          <w:b/>
          <w:color w:val="FF0000"/>
          <w:kern w:val="0"/>
          <w:szCs w:val="21"/>
        </w:rPr>
      </w:pPr>
      <w:r w:rsidRPr="00A765DB">
        <w:rPr>
          <w:rFonts w:eastAsia="SimSun" w:cs="SimSun"/>
          <w:b/>
          <w:color w:val="FF0000"/>
          <w:kern w:val="0"/>
          <w:szCs w:val="21"/>
        </w:rPr>
        <w:t>ArrayList is index access and LinkedList is iterator access.</w:t>
      </w:r>
    </w:p>
    <w:p w:rsidR="00A45CAA" w:rsidRPr="00A765DB" w:rsidRDefault="00BA47EA" w:rsidP="008315F6">
      <w:pPr>
        <w:pStyle w:val="ListParagraph"/>
        <w:widowControl/>
        <w:shd w:val="clear" w:color="auto" w:fill="FFFFF6"/>
        <w:spacing w:before="225" w:after="225" w:line="270" w:lineRule="atLeast"/>
        <w:ind w:leftChars="471" w:left="989" w:firstLineChars="0" w:firstLine="0"/>
        <w:jc w:val="left"/>
        <w:rPr>
          <w:rStyle w:val="Hyperlink"/>
          <w:rFonts w:eastAsia="SimSun" w:cs="SimSun"/>
          <w:b/>
          <w:kern w:val="0"/>
          <w:szCs w:val="21"/>
        </w:rPr>
      </w:pPr>
      <w:hyperlink r:id="rId31" w:history="1">
        <w:r w:rsidR="00A45CAA" w:rsidRPr="00A765DB">
          <w:rPr>
            <w:rStyle w:val="Hyperlink"/>
            <w:rFonts w:eastAsia="SimSun" w:cs="SimSun"/>
            <w:b/>
            <w:kern w:val="0"/>
            <w:szCs w:val="21"/>
          </w:rPr>
          <w:t>http://java-questions.com/collections-interview-questions_1.html</w:t>
        </w:r>
      </w:hyperlink>
    </w:p>
    <w:p w:rsidR="00D32389" w:rsidRPr="00A765DB" w:rsidRDefault="00D32389" w:rsidP="008315F6">
      <w:pPr>
        <w:widowControl/>
        <w:shd w:val="clear" w:color="auto" w:fill="FFFFFF"/>
        <w:spacing w:after="150" w:line="300" w:lineRule="atLeast"/>
        <w:ind w:leftChars="300" w:left="630"/>
        <w:jc w:val="left"/>
        <w:rPr>
          <w:rFonts w:eastAsia="SimSun" w:cs="Helvetica"/>
          <w:color w:val="333333"/>
          <w:kern w:val="0"/>
          <w:szCs w:val="21"/>
        </w:rPr>
      </w:pPr>
      <w:r w:rsidRPr="00A765DB">
        <w:rPr>
          <w:rFonts w:eastAsia="SimSun" w:cs="Helvetica"/>
          <w:b/>
          <w:bCs/>
          <w:color w:val="333333"/>
          <w:kern w:val="0"/>
          <w:szCs w:val="21"/>
        </w:rPr>
        <w:t>Q9) When to use ArrayList or LinkedList ?</w:t>
      </w:r>
    </w:p>
    <w:p w:rsidR="00D32389" w:rsidRPr="00A765DB" w:rsidRDefault="00D32389" w:rsidP="008315F6">
      <w:pPr>
        <w:widowControl/>
        <w:shd w:val="clear" w:color="auto" w:fill="FFFFFF"/>
        <w:spacing w:after="150" w:line="300" w:lineRule="atLeast"/>
        <w:ind w:leftChars="300" w:left="630"/>
        <w:jc w:val="left"/>
        <w:rPr>
          <w:rFonts w:eastAsia="SimSun" w:cs="Helvetica"/>
          <w:color w:val="333333"/>
          <w:kern w:val="0"/>
          <w:szCs w:val="21"/>
        </w:rPr>
      </w:pPr>
      <w:r w:rsidRPr="00A765DB">
        <w:rPr>
          <w:rFonts w:eastAsia="SimSun" w:cs="Helvetica"/>
          <w:color w:val="333333"/>
          <w:kern w:val="0"/>
          <w:szCs w:val="21"/>
        </w:rPr>
        <w:t>Ans)</w:t>
      </w:r>
    </w:p>
    <w:p w:rsidR="00D32389" w:rsidRPr="00A765DB" w:rsidRDefault="00D32389" w:rsidP="008315F6">
      <w:pPr>
        <w:widowControl/>
        <w:numPr>
          <w:ilvl w:val="0"/>
          <w:numId w:val="15"/>
        </w:numPr>
        <w:shd w:val="clear" w:color="auto" w:fill="FFFFFF"/>
        <w:tabs>
          <w:tab w:val="clear" w:pos="720"/>
          <w:tab w:val="num" w:pos="930"/>
        </w:tabs>
        <w:spacing w:before="100" w:beforeAutospacing="1" w:after="100" w:afterAutospacing="1" w:line="300" w:lineRule="atLeast"/>
        <w:ind w:leftChars="471" w:left="1349"/>
        <w:jc w:val="left"/>
        <w:rPr>
          <w:rFonts w:eastAsia="SimSun" w:cs="Helvetica"/>
          <w:color w:val="333333"/>
          <w:kern w:val="0"/>
          <w:szCs w:val="21"/>
        </w:rPr>
      </w:pPr>
      <w:r w:rsidRPr="00A765DB">
        <w:rPr>
          <w:rFonts w:eastAsia="SimSun" w:cs="Helvetica"/>
          <w:color w:val="333333"/>
          <w:kern w:val="0"/>
          <w:szCs w:val="21"/>
        </w:rPr>
        <w:t>Adding new elements is pretty fast for either type of list. Inserting element to n location in arraylist and to first location in linkedlist takes O(1).</w:t>
      </w:r>
    </w:p>
    <w:p w:rsidR="00D32389" w:rsidRPr="00A765DB" w:rsidRDefault="00D32389" w:rsidP="008315F6">
      <w:pPr>
        <w:widowControl/>
        <w:numPr>
          <w:ilvl w:val="0"/>
          <w:numId w:val="15"/>
        </w:numPr>
        <w:shd w:val="clear" w:color="auto" w:fill="FFFFFF"/>
        <w:tabs>
          <w:tab w:val="clear" w:pos="720"/>
          <w:tab w:val="num" w:pos="930"/>
        </w:tabs>
        <w:spacing w:before="100" w:beforeAutospacing="1" w:after="100" w:afterAutospacing="1" w:line="300" w:lineRule="atLeast"/>
        <w:ind w:leftChars="471" w:left="1349"/>
        <w:jc w:val="left"/>
        <w:rPr>
          <w:rFonts w:eastAsia="SimSun" w:cs="Helvetica"/>
          <w:color w:val="333333"/>
          <w:kern w:val="0"/>
          <w:szCs w:val="21"/>
        </w:rPr>
      </w:pPr>
      <w:r w:rsidRPr="00A765DB">
        <w:rPr>
          <w:rFonts w:eastAsia="SimSun" w:cs="Helvetica"/>
          <w:color w:val="333333"/>
          <w:kern w:val="0"/>
          <w:szCs w:val="21"/>
        </w:rPr>
        <w:t>For the ArrayList, doing random lookup using "get" is fast, but for LinkedList O(n), it's slow. It's slow because there's no efficient way to index into the middle of a linked list. Linkedlist lookup always start from 1st location.</w:t>
      </w:r>
    </w:p>
    <w:p w:rsidR="00D32389" w:rsidRPr="00A765DB" w:rsidRDefault="00D32389" w:rsidP="008315F6">
      <w:pPr>
        <w:widowControl/>
        <w:numPr>
          <w:ilvl w:val="0"/>
          <w:numId w:val="15"/>
        </w:numPr>
        <w:shd w:val="clear" w:color="auto" w:fill="FFFFFF"/>
        <w:tabs>
          <w:tab w:val="clear" w:pos="720"/>
          <w:tab w:val="num" w:pos="930"/>
        </w:tabs>
        <w:spacing w:before="100" w:beforeAutospacing="1" w:after="100" w:afterAutospacing="1" w:line="300" w:lineRule="atLeast"/>
        <w:ind w:leftChars="471" w:left="1349"/>
        <w:jc w:val="left"/>
        <w:rPr>
          <w:rFonts w:eastAsia="SimSun" w:cs="Helvetica"/>
          <w:color w:val="333333"/>
          <w:kern w:val="0"/>
          <w:szCs w:val="21"/>
        </w:rPr>
      </w:pPr>
      <w:r w:rsidRPr="00A765DB">
        <w:rPr>
          <w:rFonts w:eastAsia="SimSun" w:cs="Helvetica"/>
          <w:color w:val="333333"/>
          <w:kern w:val="0"/>
          <w:szCs w:val="21"/>
        </w:rPr>
        <w:t>When removing elements, using ArrayList is slow. This is because all remaining elements in the underlying array of Object instances must be shifted down for each remove operation. But LinkedList is fast, because deletion can be done simply by changing a couple of links.</w:t>
      </w:r>
    </w:p>
    <w:p w:rsidR="00D32389" w:rsidRPr="00A765DB" w:rsidRDefault="00D32389" w:rsidP="008315F6">
      <w:pPr>
        <w:widowControl/>
        <w:shd w:val="clear" w:color="auto" w:fill="FFFFFF"/>
        <w:spacing w:line="300" w:lineRule="atLeast"/>
        <w:ind w:leftChars="643" w:left="1350"/>
        <w:jc w:val="left"/>
        <w:rPr>
          <w:rFonts w:eastAsia="SimSun" w:cs="Helvetica"/>
          <w:color w:val="333333"/>
          <w:kern w:val="0"/>
          <w:szCs w:val="21"/>
        </w:rPr>
      </w:pPr>
      <w:r w:rsidRPr="00A765DB">
        <w:rPr>
          <w:rFonts w:eastAsia="SimSun" w:cs="Helvetica"/>
          <w:color w:val="333333"/>
          <w:kern w:val="0"/>
          <w:szCs w:val="21"/>
        </w:rPr>
        <w:t>So an ArrayList works best for cases where you're doing random access on the list and a LinkedList works better if you're doing a lot of editing in the middle of the list.</w:t>
      </w:r>
    </w:p>
    <w:p w:rsidR="00D32389" w:rsidRPr="00A765DB" w:rsidRDefault="00BA47EA" w:rsidP="008315F6">
      <w:pPr>
        <w:pStyle w:val="ListParagraph"/>
        <w:widowControl/>
        <w:shd w:val="clear" w:color="auto" w:fill="FFFFF6"/>
        <w:spacing w:before="225" w:after="225" w:line="270" w:lineRule="atLeast"/>
        <w:ind w:leftChars="471" w:left="989" w:firstLineChars="0" w:firstLine="0"/>
        <w:jc w:val="left"/>
        <w:rPr>
          <w:rFonts w:eastAsia="SimSun" w:cs="SimSun"/>
          <w:b/>
          <w:kern w:val="0"/>
          <w:szCs w:val="21"/>
        </w:rPr>
      </w:pPr>
      <w:hyperlink r:id="rId32" w:history="1">
        <w:r w:rsidR="00D32389" w:rsidRPr="00A765DB">
          <w:rPr>
            <w:rStyle w:val="Hyperlink"/>
            <w:rFonts w:eastAsia="SimSun" w:cs="SimSun"/>
            <w:b/>
            <w:kern w:val="0"/>
            <w:szCs w:val="21"/>
          </w:rPr>
          <w:t>http://java-questions.com/collections-interview-questions.html</w:t>
        </w:r>
      </w:hyperlink>
    </w:p>
    <w:p w:rsidR="00D32389" w:rsidRPr="00A765DB" w:rsidRDefault="00D32389" w:rsidP="008315F6">
      <w:pPr>
        <w:pStyle w:val="ListParagraph"/>
        <w:widowControl/>
        <w:shd w:val="clear" w:color="auto" w:fill="FFFFF6"/>
        <w:spacing w:before="225" w:after="225" w:line="270" w:lineRule="atLeast"/>
        <w:ind w:leftChars="471" w:left="989" w:firstLineChars="0" w:firstLine="0"/>
        <w:jc w:val="left"/>
        <w:rPr>
          <w:rFonts w:eastAsia="SimSun" w:cs="SimSun"/>
          <w:b/>
          <w:kern w:val="0"/>
          <w:szCs w:val="21"/>
        </w:rPr>
      </w:pPr>
    </w:p>
    <w:p w:rsidR="00356DD8" w:rsidRPr="00A765DB" w:rsidRDefault="00356DD8" w:rsidP="008315F6">
      <w:pPr>
        <w:pStyle w:val="ListParagraph"/>
        <w:widowControl/>
        <w:numPr>
          <w:ilvl w:val="0"/>
          <w:numId w:val="13"/>
        </w:numPr>
        <w:spacing w:before="225" w:after="225" w:line="270" w:lineRule="atLeast"/>
        <w:ind w:leftChars="300" w:left="990" w:firstLineChars="0"/>
        <w:jc w:val="left"/>
        <w:rPr>
          <w:rFonts w:eastAsia="SimSun" w:cs="SimSun"/>
          <w:b/>
          <w:bCs/>
          <w:color w:val="333333"/>
          <w:kern w:val="0"/>
          <w:szCs w:val="21"/>
          <w:shd w:val="clear" w:color="auto" w:fill="FFFFF6"/>
        </w:rPr>
      </w:pPr>
      <w:r w:rsidRPr="00A765DB">
        <w:rPr>
          <w:rFonts w:eastAsia="SimSun" w:cs="SimSun"/>
          <w:b/>
          <w:bCs/>
          <w:color w:val="333333"/>
          <w:kern w:val="0"/>
          <w:szCs w:val="21"/>
          <w:shd w:val="clear" w:color="auto" w:fill="FFFFF6"/>
        </w:rPr>
        <w:t>How to sort list in reverse order?</w:t>
      </w:r>
    </w:p>
    <w:p w:rsidR="001729EC" w:rsidRPr="00A765DB" w:rsidRDefault="00BA47EA" w:rsidP="008315F6">
      <w:pPr>
        <w:pStyle w:val="ListParagraph"/>
        <w:widowControl/>
        <w:spacing w:before="225" w:after="225" w:line="270" w:lineRule="atLeast"/>
        <w:ind w:leftChars="471" w:left="989" w:firstLineChars="0" w:firstLine="0"/>
        <w:jc w:val="left"/>
        <w:rPr>
          <w:rFonts w:eastAsia="SimSun" w:cs="SimSun"/>
          <w:b/>
          <w:bCs/>
          <w:color w:val="333333"/>
          <w:kern w:val="0"/>
          <w:szCs w:val="21"/>
          <w:shd w:val="clear" w:color="auto" w:fill="FFFFF6"/>
        </w:rPr>
      </w:pPr>
      <w:hyperlink r:id="rId33" w:history="1">
        <w:r w:rsidR="001729EC" w:rsidRPr="00A765DB">
          <w:rPr>
            <w:rStyle w:val="Hyperlink"/>
            <w:rFonts w:eastAsia="SimSun" w:cs="SimSun"/>
            <w:b/>
            <w:bCs/>
            <w:kern w:val="0"/>
            <w:szCs w:val="21"/>
            <w:shd w:val="clear" w:color="auto" w:fill="FFFFF6"/>
          </w:rPr>
          <w:t>http://stackoverflow.com/questions/3962766/java-reverse-list</w:t>
        </w:r>
      </w:hyperlink>
      <w:r w:rsidR="001729EC" w:rsidRPr="00A765DB">
        <w:rPr>
          <w:rFonts w:eastAsia="SimSun" w:cs="SimSun"/>
          <w:b/>
          <w:bCs/>
          <w:color w:val="333333"/>
          <w:kern w:val="0"/>
          <w:szCs w:val="21"/>
          <w:shd w:val="clear" w:color="auto" w:fill="FFFFF6"/>
        </w:rPr>
        <w:t xml:space="preserve"> </w:t>
      </w:r>
    </w:p>
    <w:p w:rsidR="00356DD8" w:rsidRPr="00A765DB" w:rsidRDefault="00356DD8" w:rsidP="008315F6">
      <w:pPr>
        <w:widowControl/>
        <w:shd w:val="clear" w:color="auto" w:fill="FFFFF6"/>
        <w:spacing w:before="225" w:after="225" w:line="270" w:lineRule="atLeast"/>
        <w:ind w:leftChars="300" w:left="630"/>
        <w:jc w:val="left"/>
        <w:rPr>
          <w:rFonts w:eastAsia="SimSun" w:cs="SimSun"/>
          <w:kern w:val="0"/>
          <w:szCs w:val="21"/>
        </w:rPr>
      </w:pPr>
      <w:r w:rsidRPr="00A765DB">
        <w:rPr>
          <w:rFonts w:eastAsia="SimSun" w:cs="SimSun"/>
          <w:kern w:val="0"/>
          <w:szCs w:val="21"/>
        </w:rPr>
        <w:t xml:space="preserve">To sort the elements of the List in the reverse natural order of the strings, </w:t>
      </w:r>
      <w:r w:rsidRPr="00A765DB">
        <w:rPr>
          <w:rFonts w:eastAsia="SimSun" w:cs="SimSun"/>
          <w:b/>
          <w:color w:val="FF0000"/>
          <w:kern w:val="0"/>
          <w:szCs w:val="21"/>
        </w:rPr>
        <w:t>get a reverse Comparator from the Collections class with reverseOrder().</w:t>
      </w:r>
      <w:r w:rsidRPr="00A765DB">
        <w:rPr>
          <w:rFonts w:eastAsia="SimSun" w:cs="SimSun"/>
          <w:kern w:val="0"/>
          <w:szCs w:val="21"/>
        </w:rPr>
        <w:t xml:space="preserve"> Then, pass the reverse Comparator to the sort() method.</w:t>
      </w:r>
    </w:p>
    <w:p w:rsidR="00356DD8" w:rsidRPr="00A765DB" w:rsidRDefault="00356DD8" w:rsidP="008315F6">
      <w:pPr>
        <w:widowControl/>
        <w:shd w:val="clear" w:color="auto" w:fill="F0F0F0"/>
        <w:spacing w:before="225" w:after="225" w:line="270" w:lineRule="atLeast"/>
        <w:ind w:leftChars="300" w:left="630"/>
        <w:jc w:val="left"/>
        <w:rPr>
          <w:rFonts w:eastAsia="SimSun" w:cs="SimSun"/>
          <w:kern w:val="0"/>
          <w:szCs w:val="21"/>
        </w:rPr>
      </w:pPr>
      <w:r w:rsidRPr="00A765DB">
        <w:rPr>
          <w:rFonts w:eastAsia="SimSun" w:cs="SimSun"/>
          <w:kern w:val="0"/>
          <w:szCs w:val="21"/>
        </w:rPr>
        <w:t>List list = new ArrayList();</w:t>
      </w:r>
    </w:p>
    <w:p w:rsidR="00356DD8" w:rsidRPr="00A765DB" w:rsidRDefault="00356DD8" w:rsidP="008315F6">
      <w:pPr>
        <w:widowControl/>
        <w:shd w:val="clear" w:color="auto" w:fill="F0F0F0"/>
        <w:spacing w:before="225" w:after="225" w:line="270" w:lineRule="atLeast"/>
        <w:ind w:leftChars="300" w:left="630"/>
        <w:jc w:val="left"/>
        <w:rPr>
          <w:rFonts w:eastAsia="SimSun" w:cs="SimSun"/>
          <w:kern w:val="0"/>
          <w:szCs w:val="21"/>
        </w:rPr>
      </w:pPr>
      <w:r w:rsidRPr="00A765DB">
        <w:rPr>
          <w:rFonts w:eastAsia="SimSun" w:cs="SimSun"/>
          <w:kern w:val="0"/>
          <w:szCs w:val="21"/>
        </w:rPr>
        <w:t>Comparator comp = Collections.reverseOrder();</w:t>
      </w:r>
    </w:p>
    <w:p w:rsidR="00356DD8" w:rsidRPr="00A765DB" w:rsidRDefault="00356DD8" w:rsidP="008315F6">
      <w:pPr>
        <w:widowControl/>
        <w:shd w:val="clear" w:color="auto" w:fill="F0F0F0"/>
        <w:spacing w:before="225" w:after="225" w:line="270" w:lineRule="atLeast"/>
        <w:ind w:leftChars="300" w:left="630"/>
        <w:jc w:val="left"/>
        <w:rPr>
          <w:rFonts w:eastAsia="SimSun" w:cs="SimSun"/>
          <w:kern w:val="0"/>
          <w:szCs w:val="21"/>
        </w:rPr>
      </w:pPr>
      <w:r w:rsidRPr="00A765DB">
        <w:rPr>
          <w:rFonts w:eastAsia="SimSun" w:cs="SimSun"/>
          <w:kern w:val="0"/>
          <w:szCs w:val="21"/>
        </w:rPr>
        <w:t>Collections.sort(list, comp)</w:t>
      </w:r>
    </w:p>
    <w:p w:rsidR="006A461D" w:rsidRPr="00A765DB" w:rsidRDefault="006A461D" w:rsidP="008315F6">
      <w:pPr>
        <w:pStyle w:val="NormalWeb"/>
        <w:shd w:val="clear" w:color="auto" w:fill="FFFFFF"/>
        <w:spacing w:after="390" w:line="390" w:lineRule="atLeast"/>
        <w:ind w:leftChars="300" w:left="630"/>
        <w:rPr>
          <w:rFonts w:asciiTheme="minorHAnsi" w:hAnsiTheme="minorHAnsi"/>
          <w:color w:val="000000"/>
          <w:sz w:val="21"/>
          <w:szCs w:val="21"/>
        </w:rPr>
      </w:pPr>
      <w:r w:rsidRPr="00A765DB">
        <w:rPr>
          <w:rFonts w:asciiTheme="minorHAnsi" w:hAnsiTheme="minorHAnsi"/>
          <w:color w:val="000000"/>
          <w:sz w:val="21"/>
          <w:szCs w:val="21"/>
        </w:rPr>
        <w:t>If we use for loop to reverse the string should be look like</w:t>
      </w:r>
    </w:p>
    <w:p w:rsidR="000C3FED" w:rsidRDefault="00BA47EA" w:rsidP="008315F6">
      <w:pPr>
        <w:pStyle w:val="NormalWeb"/>
        <w:shd w:val="clear" w:color="auto" w:fill="FFFFFF"/>
        <w:spacing w:after="390" w:line="390" w:lineRule="atLeast"/>
        <w:ind w:leftChars="300" w:left="630"/>
        <w:rPr>
          <w:rFonts w:asciiTheme="minorHAnsi" w:hAnsiTheme="minorHAnsi"/>
          <w:color w:val="000000"/>
          <w:sz w:val="20"/>
          <w:szCs w:val="20"/>
        </w:rPr>
      </w:pPr>
      <w:hyperlink r:id="rId34" w:history="1">
        <w:r w:rsidR="000C3FED" w:rsidRPr="00363C00">
          <w:rPr>
            <w:rStyle w:val="Hyperlink"/>
            <w:rFonts w:asciiTheme="minorHAnsi" w:hAnsiTheme="minorHAnsi"/>
            <w:sz w:val="20"/>
            <w:szCs w:val="20"/>
          </w:rPr>
          <w:t>http://stackoverflow.com/questions/2612976/printing-reverse-of-any-string-without-using-any-predefined-function</w:t>
        </w:r>
      </w:hyperlink>
      <w:r w:rsidR="000C3FED">
        <w:rPr>
          <w:rFonts w:asciiTheme="minorHAnsi" w:hAnsiTheme="minorHAnsi" w:hint="eastAsia"/>
          <w:color w:val="000000"/>
          <w:sz w:val="20"/>
          <w:szCs w:val="20"/>
        </w:rPr>
        <w:t xml:space="preserve"> </w:t>
      </w:r>
    </w:p>
    <w:p w:rsidR="006A461D" w:rsidRDefault="006A461D" w:rsidP="008315F6">
      <w:pPr>
        <w:pStyle w:val="NormalWeb"/>
        <w:shd w:val="clear" w:color="auto" w:fill="FFFFFF"/>
        <w:spacing w:after="390" w:line="390" w:lineRule="atLeast"/>
        <w:ind w:leftChars="300" w:left="630" w:firstLine="360"/>
        <w:rPr>
          <w:rFonts w:asciiTheme="minorHAnsi" w:hAnsiTheme="minorHAnsi"/>
          <w:color w:val="000000"/>
          <w:sz w:val="20"/>
          <w:szCs w:val="20"/>
        </w:rPr>
      </w:pPr>
      <w:r>
        <w:rPr>
          <w:rFonts w:asciiTheme="minorHAnsi" w:hAnsiTheme="minorHAnsi"/>
          <w:color w:val="000000"/>
          <w:sz w:val="20"/>
          <w:szCs w:val="20"/>
        </w:rPr>
        <w:t>public String reverse(</w:t>
      </w:r>
      <w:r>
        <w:rPr>
          <w:rFonts w:asciiTheme="minorHAnsi" w:hAnsiTheme="minorHAnsi" w:hint="eastAsia"/>
          <w:color w:val="000000"/>
          <w:sz w:val="20"/>
          <w:szCs w:val="20"/>
        </w:rPr>
        <w:t>String s</w:t>
      </w:r>
      <w:r>
        <w:rPr>
          <w:rFonts w:asciiTheme="minorHAnsi" w:hAnsiTheme="minorHAnsi"/>
          <w:color w:val="000000"/>
          <w:sz w:val="20"/>
          <w:szCs w:val="20"/>
        </w:rPr>
        <w:t>)</w:t>
      </w:r>
      <w:r>
        <w:rPr>
          <w:rFonts w:asciiTheme="minorHAnsi" w:hAnsiTheme="minorHAnsi" w:hint="eastAsia"/>
          <w:color w:val="000000"/>
          <w:sz w:val="20"/>
          <w:szCs w:val="20"/>
        </w:rPr>
        <w:t xml:space="preserve"> {</w:t>
      </w:r>
    </w:p>
    <w:p w:rsidR="006A461D" w:rsidRDefault="006A461D" w:rsidP="008315F6">
      <w:pPr>
        <w:pStyle w:val="NormalWeb"/>
        <w:shd w:val="clear" w:color="auto" w:fill="FFFFFF"/>
        <w:spacing w:after="390" w:line="390" w:lineRule="atLeast"/>
        <w:ind w:leftChars="300" w:left="630" w:firstLine="360"/>
        <w:rPr>
          <w:rFonts w:asciiTheme="minorHAnsi" w:hAnsiTheme="minorHAnsi"/>
          <w:color w:val="000000"/>
          <w:sz w:val="20"/>
          <w:szCs w:val="20"/>
        </w:rPr>
      </w:pPr>
      <w:r>
        <w:rPr>
          <w:rFonts w:asciiTheme="minorHAnsi" w:hAnsiTheme="minorHAnsi" w:hint="eastAsia"/>
          <w:color w:val="000000"/>
          <w:sz w:val="20"/>
          <w:szCs w:val="20"/>
        </w:rPr>
        <w:t xml:space="preserve">  StringBuffer sb = new StringBuffer();</w:t>
      </w:r>
    </w:p>
    <w:p w:rsidR="006A461D" w:rsidRDefault="006A461D" w:rsidP="008315F6">
      <w:pPr>
        <w:pStyle w:val="NormalWeb"/>
        <w:shd w:val="clear" w:color="auto" w:fill="FFFFFF"/>
        <w:spacing w:after="390" w:line="390" w:lineRule="atLeast"/>
        <w:ind w:leftChars="400" w:left="840" w:firstLine="360"/>
        <w:rPr>
          <w:rFonts w:asciiTheme="minorHAnsi" w:hAnsiTheme="minorHAnsi"/>
          <w:color w:val="000000"/>
          <w:sz w:val="20"/>
          <w:szCs w:val="20"/>
        </w:rPr>
      </w:pPr>
      <w:r>
        <w:rPr>
          <w:rFonts w:asciiTheme="minorHAnsi" w:hAnsiTheme="minorHAnsi"/>
          <w:color w:val="000000"/>
          <w:sz w:val="20"/>
          <w:szCs w:val="20"/>
        </w:rPr>
        <w:t>for(</w:t>
      </w:r>
      <w:r>
        <w:rPr>
          <w:rFonts w:asciiTheme="minorHAnsi" w:hAnsiTheme="minorHAnsi" w:hint="eastAsia"/>
          <w:color w:val="000000"/>
          <w:sz w:val="20"/>
          <w:szCs w:val="20"/>
        </w:rPr>
        <w:t xml:space="preserve">int </w:t>
      </w:r>
      <w:r>
        <w:rPr>
          <w:rFonts w:asciiTheme="minorHAnsi" w:hAnsiTheme="minorHAnsi"/>
          <w:color w:val="000000"/>
          <w:sz w:val="20"/>
          <w:szCs w:val="20"/>
        </w:rPr>
        <w:t>i = string.length()-1; i</w:t>
      </w:r>
      <w:r>
        <w:rPr>
          <w:rFonts w:asciiTheme="minorHAnsi" w:hAnsiTheme="minorHAnsi" w:hint="eastAsia"/>
          <w:color w:val="000000"/>
          <w:sz w:val="20"/>
          <w:szCs w:val="20"/>
        </w:rPr>
        <w:t xml:space="preserve"> = 0</w:t>
      </w:r>
      <w:r>
        <w:rPr>
          <w:rFonts w:asciiTheme="minorHAnsi" w:hAnsiTheme="minorHAnsi"/>
          <w:color w:val="000000"/>
          <w:sz w:val="20"/>
          <w:szCs w:val="20"/>
        </w:rPr>
        <w:t xml:space="preserve">; </w:t>
      </w:r>
      <w:r>
        <w:rPr>
          <w:rFonts w:asciiTheme="minorHAnsi" w:hAnsiTheme="minorHAnsi" w:hint="eastAsia"/>
          <w:color w:val="000000"/>
          <w:sz w:val="20"/>
          <w:szCs w:val="20"/>
        </w:rPr>
        <w:t>i--</w:t>
      </w:r>
      <w:r>
        <w:rPr>
          <w:rFonts w:asciiTheme="minorHAnsi" w:hAnsiTheme="minorHAnsi"/>
          <w:color w:val="000000"/>
          <w:sz w:val="20"/>
          <w:szCs w:val="20"/>
        </w:rPr>
        <w:t>)</w:t>
      </w:r>
      <w:r>
        <w:rPr>
          <w:rFonts w:asciiTheme="minorHAnsi" w:hAnsiTheme="minorHAnsi" w:hint="eastAsia"/>
          <w:color w:val="000000"/>
          <w:sz w:val="20"/>
          <w:szCs w:val="20"/>
        </w:rPr>
        <w:t xml:space="preserve"> {</w:t>
      </w:r>
    </w:p>
    <w:p w:rsidR="006A461D" w:rsidRDefault="006A461D" w:rsidP="008315F6">
      <w:pPr>
        <w:pStyle w:val="NormalWeb"/>
        <w:shd w:val="clear" w:color="auto" w:fill="FFFFFF"/>
        <w:spacing w:after="390" w:line="390" w:lineRule="atLeast"/>
        <w:ind w:leftChars="400" w:left="840"/>
        <w:rPr>
          <w:rFonts w:asciiTheme="minorHAnsi" w:hAnsiTheme="minorHAnsi"/>
          <w:color w:val="000000"/>
          <w:sz w:val="20"/>
          <w:szCs w:val="20"/>
        </w:rPr>
      </w:pPr>
      <w:r>
        <w:rPr>
          <w:rFonts w:asciiTheme="minorHAnsi" w:hAnsiTheme="minorHAnsi" w:hint="eastAsia"/>
          <w:color w:val="000000"/>
          <w:sz w:val="20"/>
          <w:szCs w:val="20"/>
        </w:rPr>
        <w:tab/>
      </w:r>
      <w:r>
        <w:rPr>
          <w:rFonts w:asciiTheme="minorHAnsi" w:hAnsiTheme="minorHAnsi" w:hint="eastAsia"/>
          <w:color w:val="000000"/>
          <w:sz w:val="20"/>
          <w:szCs w:val="20"/>
        </w:rPr>
        <w:tab/>
        <w:t>sb.append(s.charAt(i));</w:t>
      </w:r>
    </w:p>
    <w:p w:rsidR="006A461D" w:rsidRDefault="006A461D" w:rsidP="008315F6">
      <w:pPr>
        <w:pStyle w:val="NormalWeb"/>
        <w:shd w:val="clear" w:color="auto" w:fill="FFFFFF"/>
        <w:spacing w:after="390" w:line="390" w:lineRule="atLeast"/>
        <w:ind w:leftChars="400" w:left="840" w:firstLine="360"/>
        <w:rPr>
          <w:rFonts w:asciiTheme="minorHAnsi" w:hAnsiTheme="minorHAnsi"/>
          <w:color w:val="000000"/>
          <w:sz w:val="20"/>
          <w:szCs w:val="20"/>
        </w:rPr>
      </w:pPr>
      <w:r>
        <w:rPr>
          <w:rFonts w:asciiTheme="minorHAnsi" w:hAnsiTheme="minorHAnsi" w:hint="eastAsia"/>
          <w:color w:val="000000"/>
          <w:sz w:val="20"/>
          <w:szCs w:val="20"/>
        </w:rPr>
        <w:t>}</w:t>
      </w:r>
    </w:p>
    <w:p w:rsidR="006A461D" w:rsidRDefault="006A461D" w:rsidP="008315F6">
      <w:pPr>
        <w:pStyle w:val="NormalWeb"/>
        <w:shd w:val="clear" w:color="auto" w:fill="FFFFFF"/>
        <w:spacing w:after="390" w:line="390" w:lineRule="atLeast"/>
        <w:ind w:leftChars="400" w:left="840" w:firstLine="360"/>
        <w:rPr>
          <w:rFonts w:asciiTheme="minorHAnsi" w:hAnsiTheme="minorHAnsi"/>
          <w:color w:val="000000"/>
          <w:sz w:val="20"/>
          <w:szCs w:val="20"/>
        </w:rPr>
      </w:pPr>
      <w:r>
        <w:rPr>
          <w:rFonts w:asciiTheme="minorHAnsi" w:hAnsiTheme="minorHAnsi"/>
          <w:color w:val="000000"/>
          <w:sz w:val="20"/>
          <w:szCs w:val="20"/>
        </w:rPr>
        <w:t>return sb.toString();</w:t>
      </w:r>
    </w:p>
    <w:p w:rsidR="006A461D" w:rsidRPr="004F230D" w:rsidRDefault="006A461D" w:rsidP="008315F6">
      <w:pPr>
        <w:pStyle w:val="NormalWeb"/>
        <w:shd w:val="clear" w:color="auto" w:fill="FFFFFF"/>
        <w:spacing w:after="390" w:line="390" w:lineRule="atLeast"/>
        <w:ind w:leftChars="300" w:left="630" w:firstLine="360"/>
        <w:rPr>
          <w:rFonts w:asciiTheme="minorHAnsi" w:hAnsiTheme="minorHAnsi"/>
          <w:color w:val="000000"/>
          <w:sz w:val="20"/>
          <w:szCs w:val="20"/>
        </w:rPr>
      </w:pPr>
      <w:r>
        <w:rPr>
          <w:rFonts w:asciiTheme="minorHAnsi" w:hAnsiTheme="minorHAnsi" w:hint="eastAsia"/>
          <w:color w:val="000000"/>
          <w:sz w:val="20"/>
          <w:szCs w:val="20"/>
        </w:rPr>
        <w:t>}</w:t>
      </w:r>
    </w:p>
    <w:p w:rsidR="00B304CD" w:rsidRDefault="00B304CD" w:rsidP="008315F6">
      <w:pPr>
        <w:pStyle w:val="NormalWeb"/>
        <w:numPr>
          <w:ilvl w:val="0"/>
          <w:numId w:val="13"/>
        </w:numPr>
        <w:shd w:val="clear" w:color="auto" w:fill="FFFFFF"/>
        <w:spacing w:after="390" w:line="390" w:lineRule="atLeast"/>
        <w:ind w:leftChars="300" w:left="990"/>
        <w:rPr>
          <w:rFonts w:asciiTheme="minorHAnsi" w:hAnsiTheme="minorHAnsi"/>
          <w:color w:val="000000"/>
          <w:sz w:val="20"/>
          <w:szCs w:val="20"/>
        </w:rPr>
      </w:pPr>
      <w:r w:rsidRPr="00B304CD">
        <w:rPr>
          <w:rFonts w:asciiTheme="minorHAnsi" w:hAnsiTheme="minorHAnsi"/>
          <w:color w:val="000000"/>
          <w:sz w:val="20"/>
          <w:szCs w:val="20"/>
        </w:rPr>
        <w:t>Difference Between ClassNotFoundException Vs NoClassDefFoundError In Java</w:t>
      </w:r>
      <w:r>
        <w:rPr>
          <w:rFonts w:asciiTheme="minorHAnsi" w:hAnsiTheme="minorHAnsi" w:hint="eastAsia"/>
          <w:color w:val="000000"/>
          <w:sz w:val="20"/>
          <w:szCs w:val="20"/>
        </w:rPr>
        <w:t xml:space="preserve"> </w:t>
      </w:r>
      <w:hyperlink r:id="rId35" w:history="1">
        <w:r w:rsidRPr="0093256A">
          <w:rPr>
            <w:rStyle w:val="Hyperlink"/>
            <w:rFonts w:asciiTheme="minorHAnsi" w:hAnsiTheme="minorHAnsi"/>
            <w:sz w:val="20"/>
            <w:szCs w:val="20"/>
          </w:rPr>
          <w:t>http://javaconceptoftheday.com/classnotfoundexception-vs-noclassdeffounderror-in-java/</w:t>
        </w:r>
      </w:hyperlink>
      <w:r>
        <w:rPr>
          <w:rFonts w:asciiTheme="minorHAnsi" w:hAnsiTheme="minorHAnsi" w:hint="eastAsia"/>
          <w:color w:val="000000"/>
          <w:sz w:val="20"/>
          <w:szCs w:val="20"/>
        </w:rPr>
        <w:t xml:space="preserve"> </w:t>
      </w:r>
    </w:p>
    <w:p w:rsidR="00C03D49" w:rsidRDefault="00C03D49" w:rsidP="008315F6">
      <w:pPr>
        <w:pStyle w:val="NormalWeb"/>
        <w:shd w:val="clear" w:color="auto" w:fill="FFFFFF"/>
        <w:spacing w:after="390" w:line="390" w:lineRule="atLeast"/>
        <w:ind w:leftChars="471" w:left="989"/>
        <w:rPr>
          <w:rFonts w:asciiTheme="minorHAnsi" w:hAnsiTheme="minorHAnsi"/>
          <w:color w:val="000000"/>
          <w:sz w:val="20"/>
          <w:szCs w:val="20"/>
        </w:rPr>
      </w:pPr>
      <w:r w:rsidRPr="00C03D49">
        <w:rPr>
          <w:rFonts w:asciiTheme="minorHAnsi" w:hAnsiTheme="minorHAnsi"/>
          <w:color w:val="000000"/>
          <w:sz w:val="20"/>
          <w:szCs w:val="20"/>
        </w:rPr>
        <w:t xml:space="preserve">In Java, both ClassNotFoundException and NoClassDefFoundError occur when a particular class is not found at run time. But, they occur at different scenarios. </w:t>
      </w:r>
    </w:p>
    <w:p w:rsidR="00B304CD" w:rsidRDefault="00C03D49" w:rsidP="008315F6">
      <w:pPr>
        <w:pStyle w:val="NormalWeb"/>
        <w:shd w:val="clear" w:color="auto" w:fill="FFFFFF"/>
        <w:spacing w:after="390" w:line="390" w:lineRule="atLeast"/>
        <w:ind w:leftChars="471" w:left="989"/>
        <w:rPr>
          <w:rFonts w:asciiTheme="minorHAnsi" w:hAnsiTheme="minorHAnsi"/>
          <w:color w:val="000000"/>
          <w:sz w:val="20"/>
          <w:szCs w:val="20"/>
        </w:rPr>
      </w:pPr>
      <w:r w:rsidRPr="00C03D49">
        <w:rPr>
          <w:rFonts w:asciiTheme="minorHAnsi" w:hAnsiTheme="minorHAnsi"/>
          <w:color w:val="000000"/>
          <w:sz w:val="20"/>
          <w:szCs w:val="20"/>
          <w:highlight w:val="yellow"/>
        </w:rPr>
        <w:t>ClassNotFoundException</w:t>
      </w:r>
      <w:r w:rsidRPr="00C03D49">
        <w:rPr>
          <w:rFonts w:asciiTheme="minorHAnsi" w:hAnsiTheme="minorHAnsi"/>
          <w:color w:val="000000"/>
          <w:sz w:val="20"/>
          <w:szCs w:val="20"/>
        </w:rPr>
        <w:t xml:space="preserve"> is an exception which occurs when you try to load a class at run time using </w:t>
      </w:r>
      <w:r w:rsidRPr="002D381B">
        <w:rPr>
          <w:rFonts w:asciiTheme="minorHAnsi" w:hAnsiTheme="minorHAnsi"/>
          <w:color w:val="000000"/>
          <w:sz w:val="20"/>
          <w:szCs w:val="20"/>
          <w:highlight w:val="green"/>
        </w:rPr>
        <w:t>Class.forName() or loadClass()</w:t>
      </w:r>
      <w:r w:rsidRPr="00C03D49">
        <w:rPr>
          <w:rFonts w:asciiTheme="minorHAnsi" w:hAnsiTheme="minorHAnsi"/>
          <w:color w:val="000000"/>
          <w:sz w:val="20"/>
          <w:szCs w:val="20"/>
        </w:rPr>
        <w:t xml:space="preserve"> methods and mentioned classes are not found in the </w:t>
      </w:r>
      <w:r w:rsidRPr="007F6B38">
        <w:rPr>
          <w:rFonts w:asciiTheme="minorHAnsi" w:hAnsiTheme="minorHAnsi"/>
          <w:color w:val="FF0000"/>
          <w:sz w:val="20"/>
          <w:szCs w:val="20"/>
        </w:rPr>
        <w:t>classpath</w:t>
      </w:r>
      <w:r w:rsidRPr="00C03D49">
        <w:rPr>
          <w:rFonts w:asciiTheme="minorHAnsi" w:hAnsiTheme="minorHAnsi"/>
          <w:color w:val="000000"/>
          <w:sz w:val="20"/>
          <w:szCs w:val="20"/>
        </w:rPr>
        <w:t xml:space="preserve">. On the other hand, </w:t>
      </w:r>
      <w:r w:rsidRPr="00C03D49">
        <w:rPr>
          <w:rFonts w:asciiTheme="minorHAnsi" w:hAnsiTheme="minorHAnsi"/>
          <w:color w:val="000000"/>
          <w:sz w:val="20"/>
          <w:szCs w:val="20"/>
          <w:highlight w:val="yellow"/>
        </w:rPr>
        <w:t>NoClassDefFoundError</w:t>
      </w:r>
      <w:r w:rsidRPr="00C03D49">
        <w:rPr>
          <w:rFonts w:asciiTheme="minorHAnsi" w:hAnsiTheme="minorHAnsi"/>
          <w:color w:val="000000"/>
          <w:sz w:val="20"/>
          <w:szCs w:val="20"/>
        </w:rPr>
        <w:t xml:space="preserve"> is an error which occurs when a particular class is present at compile time but it was missing at run time</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lastRenderedPageBreak/>
        <w:t>C</w:t>
      </w:r>
      <w:r w:rsidR="00E80C5A">
        <w:rPr>
          <w:rFonts w:asciiTheme="minorHAnsi" w:hAnsiTheme="minorHAnsi"/>
          <w:color w:val="000000"/>
          <w:sz w:val="20"/>
          <w:szCs w:val="20"/>
        </w:rPr>
        <w:t>lassNotFoundException In Java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E80C5A">
        <w:rPr>
          <w:rFonts w:asciiTheme="minorHAnsi" w:hAnsiTheme="minorHAnsi"/>
          <w:color w:val="000000"/>
          <w:sz w:val="20"/>
          <w:szCs w:val="20"/>
          <w:highlight w:val="yellow"/>
        </w:rPr>
        <w:t>ClassNotFoundException</w:t>
      </w:r>
      <w:r w:rsidRPr="002D381B">
        <w:rPr>
          <w:rFonts w:asciiTheme="minorHAnsi" w:hAnsiTheme="minorHAnsi"/>
          <w:color w:val="000000"/>
          <w:sz w:val="20"/>
          <w:szCs w:val="20"/>
        </w:rPr>
        <w:t xml:space="preserve"> is a run time exception which is thrown when an application tries to load a class at run time using Class.forName() or loadClass() or findSystemClass() methods and the class with specified name are not found in the classpath. For example, you may have come across this exception when you try to connect to MySQL or Oracle databases and you have not updated the classpath with required JAR files. In most of time, this exception occurs when you try to run an application without updating the cla</w:t>
      </w:r>
      <w:r>
        <w:rPr>
          <w:rFonts w:asciiTheme="minorHAnsi" w:hAnsiTheme="minorHAnsi"/>
          <w:color w:val="000000"/>
          <w:sz w:val="20"/>
          <w:szCs w:val="20"/>
        </w:rPr>
        <w:t>sspath with required JAR files.</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For example, below program will throw </w:t>
      </w:r>
      <w:r w:rsidRPr="00E80C5A">
        <w:rPr>
          <w:rFonts w:asciiTheme="minorHAnsi" w:hAnsiTheme="minorHAnsi"/>
          <w:color w:val="000000"/>
          <w:sz w:val="20"/>
          <w:szCs w:val="20"/>
        </w:rPr>
        <w:t>ClassNotFoundException</w:t>
      </w:r>
      <w:r w:rsidRPr="002D381B">
        <w:rPr>
          <w:rFonts w:asciiTheme="minorHAnsi" w:hAnsiTheme="minorHAnsi"/>
          <w:color w:val="000000"/>
          <w:sz w:val="20"/>
          <w:szCs w:val="20"/>
        </w:rPr>
        <w:t xml:space="preserve"> if the mentioned class “oracle.jdbc.driver.OracleDriver” is not found in the classpath.</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public class MainClass</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public static void main(String[] args)</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try</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Class.forName("oracle.jdbc.driver.OracleDriver");</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catch (ClassNotFoundException e)</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e.printStackTrace();</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w:t>
      </w:r>
    </w:p>
    <w:p w:rsid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lastRenderedPageBreak/>
        <w:t>If you run the above program without updating the classpath with required JAR files, you wil</w:t>
      </w:r>
      <w:r>
        <w:rPr>
          <w:rFonts w:asciiTheme="minorHAnsi" w:hAnsiTheme="minorHAnsi"/>
          <w:color w:val="000000"/>
          <w:sz w:val="20"/>
          <w:szCs w:val="20"/>
        </w:rPr>
        <w:t>l get the exception like below,</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java.lang.ClassNotFoundException: oracle.jdbc.driver.OracleDriver</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at java.net.URLClassLoader.findClass(Unknown Source)</w:t>
      </w:r>
    </w:p>
    <w:p w:rsidR="002D381B" w:rsidRPr="002D381B" w:rsidRDefault="002D381B" w:rsidP="008315F6">
      <w:pPr>
        <w:pStyle w:val="NormalWeb"/>
        <w:shd w:val="clear" w:color="auto" w:fill="FFFFFF"/>
        <w:spacing w:after="390" w:line="390" w:lineRule="atLeast"/>
        <w:ind w:leftChars="471" w:left="989"/>
        <w:rPr>
          <w:rFonts w:asciiTheme="minorHAnsi" w:hAnsiTheme="minorHAnsi"/>
          <w:color w:val="000000"/>
          <w:sz w:val="20"/>
          <w:szCs w:val="20"/>
        </w:rPr>
      </w:pPr>
      <w:r w:rsidRPr="002D381B">
        <w:rPr>
          <w:rFonts w:asciiTheme="minorHAnsi" w:hAnsiTheme="minorHAnsi"/>
          <w:color w:val="000000"/>
          <w:sz w:val="20"/>
          <w:szCs w:val="20"/>
        </w:rPr>
        <w:t xml:space="preserve">   </w:t>
      </w:r>
    </w:p>
    <w:p w:rsidR="00312B1F" w:rsidRDefault="00296932" w:rsidP="008315F6">
      <w:pPr>
        <w:pStyle w:val="NormalWeb"/>
        <w:shd w:val="clear" w:color="auto" w:fill="FFFFFF"/>
        <w:spacing w:after="390" w:line="390" w:lineRule="atLeast"/>
        <w:ind w:leftChars="300" w:left="630"/>
        <w:rPr>
          <w:rFonts w:asciiTheme="minorHAnsi" w:hAnsiTheme="minorHAnsi"/>
          <w:color w:val="000000"/>
          <w:sz w:val="20"/>
          <w:szCs w:val="20"/>
        </w:rPr>
      </w:pPr>
      <w:r w:rsidRPr="00296932">
        <w:rPr>
          <w:rFonts w:asciiTheme="minorHAnsi" w:hAnsiTheme="minorHAnsi"/>
          <w:color w:val="000000"/>
          <w:sz w:val="20"/>
          <w:szCs w:val="20"/>
          <w:highlight w:val="yellow"/>
        </w:rPr>
        <w:t>NoClassDefFoundError</w:t>
      </w:r>
      <w:r w:rsidRPr="00296932">
        <w:rPr>
          <w:rFonts w:asciiTheme="minorHAnsi" w:hAnsiTheme="minorHAnsi"/>
          <w:color w:val="000000"/>
          <w:sz w:val="20"/>
          <w:szCs w:val="20"/>
        </w:rPr>
        <w:t xml:space="preserve"> is an error which is thrown when Java Runtime System tries to load the definition of a class and class definition is no longer available. The required class definition was present at compile time but it was missing at run time. For example, compile the below program.</w:t>
      </w:r>
    </w:p>
    <w:p w:rsidR="006B17D3" w:rsidRPr="006B17D3" w:rsidRDefault="00D650AF" w:rsidP="008315F6">
      <w:pPr>
        <w:pStyle w:val="NormalWeb"/>
        <w:shd w:val="clear" w:color="auto" w:fill="FFFFFF"/>
        <w:spacing w:after="390" w:line="390" w:lineRule="atLeast"/>
        <w:ind w:leftChars="300" w:left="630"/>
        <w:rPr>
          <w:rFonts w:asciiTheme="minorHAnsi" w:hAnsiTheme="minorHAnsi"/>
          <w:color w:val="000000"/>
          <w:sz w:val="20"/>
          <w:szCs w:val="20"/>
        </w:rPr>
      </w:pPr>
      <w:r>
        <w:rPr>
          <w:rFonts w:asciiTheme="minorHAnsi" w:hAnsiTheme="minorHAnsi"/>
          <w:color w:val="000000"/>
          <w:sz w:val="20"/>
          <w:szCs w:val="20"/>
        </w:rPr>
        <w:t>class A{ }</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public class B</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 xml:space="preserve">    public static void main(String[] args)</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 xml:space="preserve">    {</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 xml:space="preserve">        A a = new A();</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 xml:space="preserve">    }</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 xml:space="preserve">When you compile the above program, two .class files will be generated. One is A.class and another one is B.class. </w:t>
      </w:r>
      <w:r w:rsidRPr="00D945BF">
        <w:rPr>
          <w:rFonts w:asciiTheme="minorHAnsi" w:hAnsiTheme="minorHAnsi"/>
          <w:color w:val="000000"/>
          <w:sz w:val="20"/>
          <w:szCs w:val="20"/>
          <w:highlight w:val="yellow"/>
        </w:rPr>
        <w:t>If you remove the A.class file and run the B.class file, Java Runtime System will throw NoClassDefFoundError like below,</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Exception in thread "main" java.lang.NoClassDefFoundError: A</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 xml:space="preserve">        at MainClass.main(MainClass.java:10)</w:t>
      </w:r>
    </w:p>
    <w:p w:rsidR="006B17D3" w:rsidRPr="006B17D3"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t>Caused by: java.lang.ClassNotFoundException: A</w:t>
      </w:r>
    </w:p>
    <w:p w:rsidR="0051683B" w:rsidRPr="007F6B38" w:rsidRDefault="006B17D3" w:rsidP="008315F6">
      <w:pPr>
        <w:pStyle w:val="NormalWeb"/>
        <w:shd w:val="clear" w:color="auto" w:fill="FFFFFF"/>
        <w:spacing w:after="390" w:line="390" w:lineRule="atLeast"/>
        <w:ind w:leftChars="300" w:left="630"/>
        <w:rPr>
          <w:rFonts w:asciiTheme="minorHAnsi" w:hAnsiTheme="minorHAnsi"/>
          <w:color w:val="000000"/>
          <w:sz w:val="20"/>
          <w:szCs w:val="20"/>
        </w:rPr>
      </w:pPr>
      <w:r w:rsidRPr="006B17D3">
        <w:rPr>
          <w:rFonts w:asciiTheme="minorHAnsi" w:hAnsiTheme="minorHAnsi"/>
          <w:color w:val="000000"/>
          <w:sz w:val="20"/>
          <w:szCs w:val="20"/>
        </w:rPr>
        <w:lastRenderedPageBreak/>
        <w:t>Below is the quick recap of above findings.</w:t>
      </w:r>
    </w:p>
    <w:p w:rsidR="00312B1F" w:rsidRPr="00CC609F" w:rsidRDefault="00CC609F" w:rsidP="008315F6">
      <w:pPr>
        <w:pStyle w:val="NormalWeb"/>
        <w:shd w:val="clear" w:color="auto" w:fill="FFFFFF"/>
        <w:spacing w:after="390" w:line="390" w:lineRule="atLeast"/>
        <w:ind w:leftChars="300" w:left="630"/>
        <w:rPr>
          <w:rFonts w:asciiTheme="minorHAnsi" w:hAnsiTheme="minorHAnsi"/>
          <w:color w:val="000000"/>
          <w:sz w:val="20"/>
          <w:szCs w:val="20"/>
        </w:rPr>
      </w:pPr>
      <w:r>
        <w:rPr>
          <w:noProof/>
        </w:rPr>
        <w:drawing>
          <wp:inline distT="0" distB="0" distL="0" distR="0" wp14:anchorId="462D20BA" wp14:editId="4C4D49D3">
            <wp:extent cx="5274310" cy="1426017"/>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26017"/>
                    </a:xfrm>
                    <a:prstGeom prst="rect">
                      <a:avLst/>
                    </a:prstGeom>
                  </pic:spPr>
                </pic:pic>
              </a:graphicData>
            </a:graphic>
          </wp:inline>
        </w:drawing>
      </w:r>
    </w:p>
    <w:p w:rsidR="00195A6C" w:rsidRPr="00954E15" w:rsidRDefault="002B7DB3" w:rsidP="008315F6">
      <w:pPr>
        <w:pStyle w:val="Heading1"/>
        <w:numPr>
          <w:ilvl w:val="0"/>
          <w:numId w:val="13"/>
        </w:numPr>
        <w:shd w:val="clear" w:color="auto" w:fill="FFFFFF"/>
        <w:spacing w:before="0" w:beforeAutospacing="0" w:after="0" w:afterAutospacing="0" w:line="375" w:lineRule="atLeast"/>
        <w:ind w:leftChars="300" w:left="990"/>
        <w:rPr>
          <w:rFonts w:asciiTheme="minorHAnsi" w:hAnsiTheme="minorHAnsi" w:cs="Arial"/>
          <w:color w:val="000000"/>
          <w:sz w:val="24"/>
          <w:szCs w:val="24"/>
        </w:rPr>
      </w:pPr>
      <w:r w:rsidRPr="00954E15">
        <w:rPr>
          <w:rFonts w:asciiTheme="minorHAnsi" w:hAnsiTheme="minorHAnsi" w:cs="Arial" w:hint="eastAsia"/>
          <w:color w:val="FF0000"/>
          <w:sz w:val="24"/>
          <w:szCs w:val="24"/>
        </w:rPr>
        <w:t>Exception Handling</w:t>
      </w:r>
    </w:p>
    <w:p w:rsidR="001F7F54" w:rsidRDefault="001F7F54"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1"/>
          <w:szCs w:val="21"/>
        </w:rPr>
      </w:pPr>
      <w:r w:rsidRPr="001F7F54">
        <w:rPr>
          <w:rFonts w:asciiTheme="minorHAnsi" w:hAnsiTheme="minorHAnsi" w:cs="Arial"/>
          <w:b w:val="0"/>
          <w:color w:val="000000"/>
          <w:sz w:val="21"/>
          <w:szCs w:val="21"/>
        </w:rPr>
        <w:t>Q1) What is an Exception?</w:t>
      </w:r>
    </w:p>
    <w:p w:rsidR="001F7F54" w:rsidRDefault="001F7F54"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1"/>
          <w:szCs w:val="21"/>
        </w:rPr>
      </w:pPr>
      <w:r w:rsidRPr="001F7F54">
        <w:rPr>
          <w:rFonts w:asciiTheme="minorHAnsi" w:hAnsiTheme="minorHAnsi" w:cs="Arial"/>
          <w:b w:val="0"/>
          <w:color w:val="000000"/>
          <w:sz w:val="21"/>
          <w:szCs w:val="21"/>
        </w:rPr>
        <w:t>Ans) The exception is said to be thrown whenever an exceptional event occurs in java which signals that something is not correct with the code written and may give unexpected result. An exceptional event is a occurrence of condition which alters the normal program flow. Exceptional handler is the code that do</w:t>
      </w:r>
      <w:r>
        <w:rPr>
          <w:rFonts w:asciiTheme="minorHAnsi" w:hAnsiTheme="minorHAnsi" w:cs="Arial"/>
          <w:b w:val="0"/>
          <w:color w:val="000000"/>
          <w:sz w:val="21"/>
          <w:szCs w:val="21"/>
        </w:rPr>
        <w:t>es something about the exceptio</w:t>
      </w:r>
      <w:r>
        <w:rPr>
          <w:rFonts w:asciiTheme="minorHAnsi" w:hAnsiTheme="minorHAnsi" w:cs="Arial" w:hint="eastAsia"/>
          <w:b w:val="0"/>
          <w:color w:val="000000"/>
          <w:sz w:val="21"/>
          <w:szCs w:val="21"/>
        </w:rPr>
        <w:t>n</w:t>
      </w:r>
    </w:p>
    <w:p w:rsidR="001F7F54" w:rsidRPr="001F7F54" w:rsidRDefault="001F7F54" w:rsidP="008315F6">
      <w:pPr>
        <w:widowControl/>
        <w:numPr>
          <w:ilvl w:val="0"/>
          <w:numId w:val="2"/>
        </w:numPr>
        <w:tabs>
          <w:tab w:val="clear" w:pos="720"/>
          <w:tab w:val="num" w:pos="930"/>
        </w:tabs>
        <w:spacing w:before="100" w:beforeAutospacing="1" w:after="100" w:afterAutospacing="1" w:line="300" w:lineRule="atLeast"/>
        <w:ind w:leftChars="471" w:left="1349"/>
        <w:jc w:val="left"/>
        <w:rPr>
          <w:rFonts w:ascii="Calibri" w:eastAsia="SimSun" w:hAnsi="Calibri" w:cs="SimSun"/>
          <w:color w:val="333333"/>
          <w:kern w:val="0"/>
          <w:szCs w:val="21"/>
        </w:rPr>
      </w:pPr>
      <w:r w:rsidRPr="001F7F54">
        <w:rPr>
          <w:rFonts w:ascii="Calibri" w:eastAsia="SimSun" w:hAnsi="Calibri" w:cs="SimSun"/>
          <w:color w:val="333333"/>
          <w:kern w:val="0"/>
          <w:szCs w:val="21"/>
        </w:rPr>
        <w:t>Checked Exception - exception that occur at compile time.</w:t>
      </w:r>
    </w:p>
    <w:p w:rsidR="003C5DE5" w:rsidRDefault="001F7F54" w:rsidP="008315F6">
      <w:pPr>
        <w:widowControl/>
        <w:numPr>
          <w:ilvl w:val="0"/>
          <w:numId w:val="2"/>
        </w:numPr>
        <w:tabs>
          <w:tab w:val="clear" w:pos="720"/>
          <w:tab w:val="num" w:pos="930"/>
        </w:tabs>
        <w:spacing w:before="100" w:beforeAutospacing="1" w:after="100" w:afterAutospacing="1" w:line="300" w:lineRule="atLeast"/>
        <w:ind w:leftChars="471" w:left="1349"/>
        <w:jc w:val="left"/>
        <w:rPr>
          <w:rFonts w:ascii="Calibri" w:eastAsia="SimSun" w:hAnsi="Calibri" w:cs="SimSun"/>
          <w:color w:val="333333"/>
          <w:kern w:val="0"/>
          <w:szCs w:val="21"/>
        </w:rPr>
      </w:pPr>
      <w:r w:rsidRPr="001F7F54">
        <w:rPr>
          <w:rFonts w:ascii="Calibri" w:eastAsia="SimSun" w:hAnsi="Calibri" w:cs="SimSun"/>
          <w:color w:val="333333"/>
          <w:kern w:val="0"/>
          <w:szCs w:val="21"/>
        </w:rPr>
        <w:t>UnChecked Exception - exception that occur at runtime.</w:t>
      </w:r>
    </w:p>
    <w:p w:rsidR="003C5DE5" w:rsidRPr="003C5DE5" w:rsidRDefault="00BA47EA" w:rsidP="008315F6">
      <w:pPr>
        <w:widowControl/>
        <w:spacing w:before="100" w:beforeAutospacing="1" w:after="100" w:afterAutospacing="1" w:line="300" w:lineRule="atLeast"/>
        <w:ind w:leftChars="643" w:left="1350"/>
        <w:jc w:val="left"/>
        <w:rPr>
          <w:rFonts w:ascii="Calibri" w:eastAsia="SimSun" w:hAnsi="Calibri" w:cs="SimSun"/>
          <w:color w:val="333333"/>
          <w:kern w:val="0"/>
          <w:szCs w:val="21"/>
        </w:rPr>
      </w:pPr>
      <w:hyperlink r:id="rId37" w:history="1">
        <w:r w:rsidR="003C5DE5" w:rsidRPr="00B30164">
          <w:rPr>
            <w:rStyle w:val="Hyperlink"/>
            <w:rFonts w:ascii="Calibri" w:eastAsia="SimSun" w:hAnsi="Calibri" w:cs="SimSun"/>
            <w:kern w:val="0"/>
            <w:szCs w:val="21"/>
          </w:rPr>
          <w:t>http://javarevisited.blogspot.com/2013/06/10-java-exception-and-error-interview-questions-answers-programming.html</w:t>
        </w:r>
      </w:hyperlink>
    </w:p>
    <w:p w:rsidR="001F7F54" w:rsidRDefault="001F7F54"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F7F54">
        <w:rPr>
          <w:rFonts w:ascii="Calibri" w:eastAsia="SimSun" w:hAnsi="Calibri" w:cs="SimSun"/>
          <w:color w:val="333333"/>
          <w:kern w:val="0"/>
          <w:szCs w:val="21"/>
        </w:rPr>
        <w:t>Q7) What is difference between Error and Exception?</w:t>
      </w:r>
    </w:p>
    <w:p w:rsidR="001F7F54" w:rsidRDefault="001F7F54"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F7F54">
        <w:rPr>
          <w:rFonts w:ascii="Calibri" w:eastAsia="SimSun" w:hAnsi="Calibri" w:cs="SimSun"/>
          <w:color w:val="333333"/>
          <w:kern w:val="0"/>
          <w:szCs w:val="21"/>
        </w:rPr>
        <w:t xml:space="preserve">Ans) </w:t>
      </w:r>
      <w:r w:rsidRPr="00876A3F">
        <w:rPr>
          <w:rFonts w:ascii="Calibri" w:eastAsia="SimSun" w:hAnsi="Calibri" w:cs="SimSun"/>
          <w:color w:val="333333"/>
          <w:kern w:val="0"/>
          <w:szCs w:val="21"/>
          <w:highlight w:val="yellow"/>
        </w:rPr>
        <w:t>An error is an irrecoverable condition occurring at runtime</w:t>
      </w:r>
      <w:r w:rsidRPr="001F7F54">
        <w:rPr>
          <w:rFonts w:ascii="Calibri" w:eastAsia="SimSun" w:hAnsi="Calibri" w:cs="SimSun"/>
          <w:color w:val="333333"/>
          <w:kern w:val="0"/>
          <w:szCs w:val="21"/>
        </w:rPr>
        <w:t xml:space="preserve">. </w:t>
      </w:r>
      <w:r w:rsidRPr="00876A3F">
        <w:rPr>
          <w:rFonts w:ascii="Calibri" w:eastAsia="SimSun" w:hAnsi="Calibri" w:cs="SimSun"/>
          <w:color w:val="333333"/>
          <w:kern w:val="0"/>
          <w:szCs w:val="21"/>
          <w:highlight w:val="yellow"/>
        </w:rPr>
        <w:t>Such as OutOfMemory error. These JVM errors and you can not repair them at runtime.</w:t>
      </w:r>
      <w:r w:rsidR="00FE6262">
        <w:rPr>
          <w:rFonts w:ascii="Calibri" w:eastAsia="SimSun" w:hAnsi="Calibri" w:cs="SimSun" w:hint="eastAsia"/>
          <w:color w:val="333333"/>
          <w:kern w:val="0"/>
          <w:szCs w:val="21"/>
        </w:rPr>
        <w:t xml:space="preserve"> </w:t>
      </w:r>
      <w:r w:rsidRPr="001F7F54">
        <w:rPr>
          <w:rFonts w:ascii="Calibri" w:eastAsia="SimSun" w:hAnsi="Calibri" w:cs="SimSun"/>
          <w:color w:val="333333"/>
          <w:kern w:val="0"/>
          <w:szCs w:val="21"/>
        </w:rPr>
        <w:t>Though error can be caught in catch block but the execution of application will come to a halt and is not recoverable.</w:t>
      </w:r>
    </w:p>
    <w:p w:rsidR="001F7F54" w:rsidRDefault="001F7F54"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F7F54">
        <w:rPr>
          <w:rFonts w:ascii="Calibri" w:eastAsia="SimSun" w:hAnsi="Calibri" w:cs="SimSun"/>
          <w:color w:val="333333"/>
          <w:kern w:val="0"/>
          <w:szCs w:val="21"/>
        </w:rPr>
        <w:t>While exceptions are conditions that occur because of bad input etc. e.g. FileNotFoundException will be thrown if the specified file does not exist. Or a NullPointerException will take place if you try using a null reference. In most of the cases it is possible to recover from an exception (probably by giving user a feedback for entering proper values etc.)</w:t>
      </w:r>
    </w:p>
    <w:p w:rsidR="003C5DE5" w:rsidRDefault="00BA47EA"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hyperlink r:id="rId38" w:history="1">
        <w:r w:rsidR="003C5DE5" w:rsidRPr="00B30164">
          <w:rPr>
            <w:rStyle w:val="Hyperlink"/>
            <w:rFonts w:ascii="Calibri" w:eastAsia="SimSun" w:hAnsi="Calibri" w:cs="SimSun"/>
            <w:kern w:val="0"/>
            <w:szCs w:val="21"/>
          </w:rPr>
          <w:t>http://javarevisited.blogspot.com/2013/06/10-java-exception-and-error-interview-questions-answers-programming.html</w:t>
        </w:r>
      </w:hyperlink>
    </w:p>
    <w:p w:rsidR="003C5DE5" w:rsidRPr="003C5DE5" w:rsidRDefault="003C5DE5"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3C5DE5">
        <w:rPr>
          <w:rFonts w:ascii="Calibri" w:eastAsia="SimSun" w:hAnsi="Calibri" w:cs="SimSun"/>
          <w:color w:val="333333"/>
          <w:kern w:val="0"/>
          <w:szCs w:val="21"/>
        </w:rPr>
        <w:t>- What is Differen</w:t>
      </w:r>
      <w:r>
        <w:rPr>
          <w:rFonts w:ascii="Calibri" w:eastAsia="SimSun" w:hAnsi="Calibri" w:cs="SimSun"/>
          <w:color w:val="333333"/>
          <w:kern w:val="0"/>
          <w:szCs w:val="21"/>
        </w:rPr>
        <w:t>ce between Error and Exception</w:t>
      </w:r>
      <w:r>
        <w:rPr>
          <w:rFonts w:ascii="Calibri" w:eastAsia="SimSun" w:hAnsi="Calibri" w:cs="SimSun" w:hint="eastAsia"/>
          <w:color w:val="333333"/>
          <w:kern w:val="0"/>
          <w:szCs w:val="21"/>
        </w:rPr>
        <w:t>?</w:t>
      </w:r>
    </w:p>
    <w:p w:rsidR="003C5DE5" w:rsidRPr="003C5DE5" w:rsidRDefault="003C5DE5"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3C5DE5">
        <w:rPr>
          <w:rFonts w:ascii="Calibri" w:eastAsia="SimSun" w:hAnsi="Calibri" w:cs="SimSun"/>
          <w:color w:val="333333"/>
          <w:kern w:val="0"/>
          <w:szCs w:val="21"/>
        </w:rPr>
        <w:t>Both Error and Exception extends Throwable.</w:t>
      </w:r>
    </w:p>
    <w:p w:rsidR="003C5DE5" w:rsidRPr="003C5DE5" w:rsidRDefault="003C5DE5"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3C5DE5">
        <w:rPr>
          <w:rFonts w:ascii="Calibri" w:eastAsia="SimSun" w:hAnsi="Calibri" w:cs="SimSun"/>
          <w:color w:val="333333"/>
          <w:kern w:val="0"/>
          <w:szCs w:val="21"/>
        </w:rPr>
        <w:lastRenderedPageBreak/>
        <w:t>Exception - They can be checked or unchecked, cause due to programmer or user fault and must handle at developer level.</w:t>
      </w:r>
    </w:p>
    <w:p w:rsidR="003C5DE5" w:rsidRDefault="003C5DE5"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3C5DE5">
        <w:rPr>
          <w:rFonts w:ascii="Calibri" w:eastAsia="SimSun" w:hAnsi="Calibri" w:cs="SimSun"/>
          <w:color w:val="333333"/>
          <w:kern w:val="0"/>
          <w:szCs w:val="21"/>
        </w:rPr>
        <w:t>Error - They are always unchecked, usually occur during system error. Like OutofMemoryError, StackOverflowError.</w:t>
      </w:r>
    </w:p>
    <w:p w:rsidR="001F7F54" w:rsidRDefault="00BA47EA"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hyperlink r:id="rId39" w:history="1">
        <w:r w:rsidR="003C5DE5" w:rsidRPr="00B30164">
          <w:rPr>
            <w:rStyle w:val="Hyperlink"/>
            <w:rFonts w:ascii="Calibri" w:eastAsia="SimSun" w:hAnsi="Calibri" w:cs="SimSun"/>
            <w:kern w:val="0"/>
            <w:szCs w:val="21"/>
          </w:rPr>
          <w:t>http://www.tkhts.com/interview-questions/exception-handling-basics.jsp</w:t>
        </w:r>
      </w:hyperlink>
    </w:p>
    <w:p w:rsidR="003C5DE5" w:rsidRDefault="006A1D0D"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hint="eastAsia"/>
          <w:color w:val="333333"/>
          <w:kern w:val="0"/>
          <w:szCs w:val="21"/>
        </w:rPr>
        <w:t>5</w:t>
      </w:r>
      <w:r w:rsidR="003C5DE5">
        <w:rPr>
          <w:rFonts w:ascii="Calibri" w:eastAsia="SimSun" w:hAnsi="Calibri" w:cs="SimSun"/>
          <w:color w:val="333333"/>
          <w:kern w:val="0"/>
          <w:szCs w:val="21"/>
        </w:rPr>
        <w:t xml:space="preserve"> - What is checked </w:t>
      </w:r>
      <w:r w:rsidR="008703BE">
        <w:rPr>
          <w:rFonts w:ascii="Calibri" w:eastAsia="SimSun" w:hAnsi="Calibri" w:cs="SimSun" w:hint="eastAsia"/>
          <w:color w:val="333333"/>
          <w:kern w:val="0"/>
          <w:szCs w:val="21"/>
        </w:rPr>
        <w:t xml:space="preserve">and unchecked </w:t>
      </w:r>
      <w:r w:rsidR="003C5DE5">
        <w:rPr>
          <w:rFonts w:ascii="Calibri" w:eastAsia="SimSun" w:hAnsi="Calibri" w:cs="SimSun"/>
          <w:color w:val="333333"/>
          <w:kern w:val="0"/>
          <w:szCs w:val="21"/>
        </w:rPr>
        <w:t>exception?</w:t>
      </w:r>
    </w:p>
    <w:p w:rsidR="003352BF" w:rsidRDefault="00BA47EA" w:rsidP="008315F6">
      <w:pPr>
        <w:widowControl/>
        <w:spacing w:before="100" w:beforeAutospacing="1" w:after="100" w:afterAutospacing="1" w:line="300" w:lineRule="atLeast"/>
        <w:ind w:leftChars="471" w:left="989"/>
        <w:jc w:val="left"/>
        <w:rPr>
          <w:rFonts w:ascii="Calibri" w:eastAsia="SimSun" w:hAnsi="Calibri" w:cs="SimSun"/>
          <w:kern w:val="0"/>
          <w:szCs w:val="21"/>
        </w:rPr>
      </w:pPr>
      <w:hyperlink r:id="rId40" w:history="1">
        <w:r w:rsidR="003352BF" w:rsidRPr="00363C00">
          <w:rPr>
            <w:rStyle w:val="Hyperlink"/>
            <w:rFonts w:ascii="Calibri" w:eastAsia="SimSun" w:hAnsi="Calibri" w:cs="SimSun"/>
            <w:kern w:val="0"/>
            <w:szCs w:val="21"/>
          </w:rPr>
          <w:t>http://beginnersbook.com/2013/04/java-checked-unchecked-exceptions-with-examples/</w:t>
        </w:r>
      </w:hyperlink>
      <w:r w:rsidR="003352BF">
        <w:rPr>
          <w:rFonts w:ascii="Calibri" w:eastAsia="SimSun" w:hAnsi="Calibri" w:cs="SimSun" w:hint="eastAsia"/>
          <w:kern w:val="0"/>
          <w:szCs w:val="21"/>
        </w:rPr>
        <w:t xml:space="preserve"> </w:t>
      </w:r>
    </w:p>
    <w:p w:rsidR="001C239D" w:rsidRPr="001C239D" w:rsidRDefault="0097716F" w:rsidP="008315F6">
      <w:pPr>
        <w:widowControl/>
        <w:spacing w:before="100" w:beforeAutospacing="1" w:after="100" w:afterAutospacing="1" w:line="300" w:lineRule="atLeast"/>
        <w:ind w:leftChars="471" w:left="989"/>
        <w:jc w:val="left"/>
        <w:rPr>
          <w:rFonts w:ascii="Calibri" w:eastAsia="SimSun" w:hAnsi="Calibri" w:cs="SimSun"/>
          <w:kern w:val="0"/>
          <w:szCs w:val="21"/>
        </w:rPr>
      </w:pPr>
      <w:r>
        <w:rPr>
          <w:rFonts w:ascii="Calibri" w:eastAsia="SimSun" w:hAnsi="Calibri" w:cs="SimSun" w:hint="eastAsia"/>
          <w:kern w:val="0"/>
          <w:szCs w:val="21"/>
        </w:rPr>
        <w:t>(1)</w:t>
      </w:r>
      <w:r w:rsidR="001C239D">
        <w:rPr>
          <w:rFonts w:ascii="Calibri" w:eastAsia="SimSun" w:hAnsi="Calibri" w:cs="SimSun"/>
          <w:kern w:val="0"/>
          <w:szCs w:val="21"/>
        </w:rPr>
        <w:t>What are checked exceptions?</w:t>
      </w:r>
      <w:r w:rsidR="001C239D">
        <w:rPr>
          <w:rFonts w:ascii="Calibri" w:eastAsia="SimSun" w:hAnsi="Calibri" w:cs="SimSun" w:hint="eastAsia"/>
          <w:kern w:val="0"/>
          <w:szCs w:val="21"/>
        </w:rPr>
        <w:t xml:space="preserve"> </w:t>
      </w:r>
      <w:r w:rsidR="001C239D">
        <w:rPr>
          <w:rFonts w:ascii="Calibri" w:eastAsia="SimSun" w:hAnsi="Calibri" w:cs="SimSun"/>
          <w:kern w:val="0"/>
          <w:szCs w:val="21"/>
        </w:rPr>
        <w:t>–</w:t>
      </w:r>
      <w:r w:rsidR="001C239D">
        <w:rPr>
          <w:rFonts w:ascii="Calibri" w:eastAsia="SimSun" w:hAnsi="Calibri" w:cs="SimSun" w:hint="eastAsia"/>
          <w:kern w:val="0"/>
          <w:szCs w:val="21"/>
        </w:rPr>
        <w:t xml:space="preserve"> </w:t>
      </w:r>
      <w:r w:rsidR="001C239D" w:rsidRPr="00992103">
        <w:rPr>
          <w:rFonts w:ascii="Calibri" w:eastAsia="SimSun" w:hAnsi="Calibri" w:cs="SimSun"/>
          <w:kern w:val="0"/>
          <w:szCs w:val="21"/>
          <w:highlight w:val="yellow"/>
        </w:rPr>
        <w:t>SQLException</w:t>
      </w:r>
      <w:r w:rsidR="001C239D" w:rsidRPr="00992103">
        <w:rPr>
          <w:rFonts w:ascii="Calibri" w:eastAsia="SimSun" w:hAnsi="Calibri" w:cs="SimSun" w:hint="eastAsia"/>
          <w:kern w:val="0"/>
          <w:szCs w:val="21"/>
          <w:highlight w:val="yellow"/>
        </w:rPr>
        <w:t xml:space="preserve"> / </w:t>
      </w:r>
      <w:r w:rsidR="001C239D" w:rsidRPr="00992103">
        <w:rPr>
          <w:rFonts w:ascii="Calibri" w:eastAsia="SimSun" w:hAnsi="Calibri" w:cs="SimSun"/>
          <w:kern w:val="0"/>
          <w:szCs w:val="21"/>
          <w:highlight w:val="yellow"/>
        </w:rPr>
        <w:t>IOException</w:t>
      </w:r>
      <w:r w:rsidR="00037664">
        <w:rPr>
          <w:rFonts w:ascii="Calibri" w:eastAsia="SimSun" w:hAnsi="Calibri" w:cs="SimSun" w:hint="eastAsia"/>
          <w:kern w:val="0"/>
          <w:szCs w:val="21"/>
          <w:highlight w:val="yellow"/>
        </w:rPr>
        <w:t>(</w:t>
      </w:r>
      <w:r w:rsidR="00037664" w:rsidRPr="00992103">
        <w:rPr>
          <w:rFonts w:ascii="Calibri" w:eastAsia="SimSun" w:hAnsi="Calibri" w:cs="SimSun" w:hint="eastAsia"/>
          <w:kern w:val="0"/>
          <w:szCs w:val="21"/>
          <w:highlight w:val="yellow"/>
        </w:rPr>
        <w:t>FileNotFoundException</w:t>
      </w:r>
      <w:r w:rsidR="00037664">
        <w:rPr>
          <w:rFonts w:ascii="Calibri" w:eastAsia="SimSun" w:hAnsi="Calibri" w:cs="SimSun" w:hint="eastAsia"/>
          <w:kern w:val="0"/>
          <w:szCs w:val="21"/>
          <w:highlight w:val="yellow"/>
        </w:rPr>
        <w:t>)</w:t>
      </w:r>
      <w:r w:rsidR="001C239D" w:rsidRPr="00992103">
        <w:rPr>
          <w:rFonts w:ascii="Calibri" w:eastAsia="SimSun" w:hAnsi="Calibri" w:cs="SimSun" w:hint="eastAsia"/>
          <w:kern w:val="0"/>
          <w:szCs w:val="21"/>
          <w:highlight w:val="yellow"/>
        </w:rPr>
        <w:t xml:space="preserve"> / </w:t>
      </w:r>
      <w:r w:rsidR="001C239D" w:rsidRPr="00992103">
        <w:rPr>
          <w:rFonts w:ascii="Calibri" w:eastAsia="SimSun" w:hAnsi="Calibri" w:cs="SimSun"/>
          <w:kern w:val="0"/>
          <w:szCs w:val="21"/>
          <w:highlight w:val="yellow"/>
        </w:rPr>
        <w:t>ClassNotFoundException</w:t>
      </w:r>
      <w:r w:rsidR="00037664">
        <w:rPr>
          <w:rFonts w:ascii="Calibri" w:eastAsia="SimSun" w:hAnsi="Calibri" w:cs="SimSun" w:hint="eastAsia"/>
          <w:kern w:val="0"/>
          <w:szCs w:val="21"/>
          <w:highlight w:val="yellow"/>
        </w:rPr>
        <w:t xml:space="preserve"> </w:t>
      </w:r>
    </w:p>
    <w:p w:rsidR="001C239D" w:rsidRDefault="001C239D"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1C239D">
        <w:rPr>
          <w:rFonts w:ascii="Calibri" w:eastAsia="SimSun" w:hAnsi="Calibri" w:cs="SimSun"/>
          <w:kern w:val="0"/>
          <w:szCs w:val="21"/>
        </w:rPr>
        <w:t>Checked exception</w:t>
      </w:r>
      <w:r w:rsidR="00992103">
        <w:rPr>
          <w:rFonts w:ascii="Calibri" w:eastAsia="SimSun" w:hAnsi="Calibri" w:cs="SimSun"/>
          <w:kern w:val="0"/>
          <w:szCs w:val="21"/>
        </w:rPr>
        <w:t xml:space="preserve">s are checked at compile-time. </w:t>
      </w:r>
      <w:r w:rsidR="00992103">
        <w:rPr>
          <w:rFonts w:ascii="Calibri" w:eastAsia="SimSun" w:hAnsi="Calibri" w:cs="SimSun" w:hint="eastAsia"/>
          <w:kern w:val="0"/>
          <w:szCs w:val="21"/>
        </w:rPr>
        <w:t xml:space="preserve">Handle checked exception in 2 ways: </w:t>
      </w:r>
      <w:r w:rsidRPr="001C239D">
        <w:rPr>
          <w:rFonts w:ascii="Calibri" w:eastAsia="SimSun" w:hAnsi="Calibri" w:cs="SimSun"/>
          <w:kern w:val="0"/>
          <w:szCs w:val="21"/>
        </w:rPr>
        <w:t xml:space="preserve">using </w:t>
      </w:r>
      <w:r w:rsidRPr="00525679">
        <w:rPr>
          <w:rFonts w:ascii="Calibri" w:eastAsia="SimSun" w:hAnsi="Calibri" w:cs="SimSun"/>
          <w:kern w:val="0"/>
          <w:szCs w:val="21"/>
          <w:highlight w:val="green"/>
        </w:rPr>
        <w:t>try-catch block</w:t>
      </w:r>
      <w:r w:rsidRPr="001C239D">
        <w:rPr>
          <w:rFonts w:ascii="Calibri" w:eastAsia="SimSun" w:hAnsi="Calibri" w:cs="SimSun"/>
          <w:kern w:val="0"/>
          <w:szCs w:val="21"/>
        </w:rPr>
        <w:t xml:space="preserve"> or it should declare the</w:t>
      </w:r>
      <w:r>
        <w:rPr>
          <w:rFonts w:ascii="Calibri" w:eastAsia="SimSun" w:hAnsi="Calibri" w:cs="SimSun"/>
          <w:kern w:val="0"/>
          <w:szCs w:val="21"/>
        </w:rPr>
        <w:t xml:space="preserve"> exception using </w:t>
      </w:r>
      <w:r w:rsidRPr="00525679">
        <w:rPr>
          <w:rFonts w:ascii="Calibri" w:eastAsia="SimSun" w:hAnsi="Calibri" w:cs="SimSun"/>
          <w:kern w:val="0"/>
          <w:szCs w:val="21"/>
          <w:highlight w:val="green"/>
        </w:rPr>
        <w:t>throws keyword</w:t>
      </w:r>
      <w:r>
        <w:rPr>
          <w:rFonts w:ascii="Calibri" w:eastAsia="SimSun" w:hAnsi="Calibri" w:cs="SimSun" w:hint="eastAsia"/>
          <w:kern w:val="0"/>
          <w:szCs w:val="21"/>
        </w:rPr>
        <w:t>.</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8B"/>
          <w:kern w:val="0"/>
          <w:sz w:val="20"/>
          <w:szCs w:val="20"/>
        </w:rPr>
        <w:t>import</w:t>
      </w:r>
      <w:r w:rsidRPr="00992103">
        <w:rPr>
          <w:rFonts w:ascii="Consolas" w:eastAsia="SimSun" w:hAnsi="Consolas" w:cs="Consolas"/>
          <w:color w:val="000000"/>
          <w:kern w:val="0"/>
          <w:sz w:val="20"/>
          <w:szCs w:val="20"/>
        </w:rPr>
        <w:t xml:space="preserve"> java.io.*;</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8B"/>
          <w:kern w:val="0"/>
          <w:sz w:val="20"/>
          <w:szCs w:val="20"/>
        </w:rPr>
        <w:t>class</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2B91AF"/>
          <w:kern w:val="0"/>
          <w:sz w:val="20"/>
          <w:szCs w:val="20"/>
        </w:rPr>
        <w:t>Example</w:t>
      </w:r>
      <w:r w:rsidRPr="00992103">
        <w:rPr>
          <w:rFonts w:ascii="Consolas" w:eastAsia="SimSun" w:hAnsi="Consolas" w:cs="Consolas"/>
          <w:color w:val="000000"/>
          <w:kern w:val="0"/>
          <w:sz w:val="20"/>
          <w:szCs w:val="20"/>
        </w:rPr>
        <w:t xml:space="preserve"> {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public</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static</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void</w:t>
      </w:r>
      <w:r w:rsidRPr="00992103">
        <w:rPr>
          <w:rFonts w:ascii="Consolas" w:eastAsia="SimSun" w:hAnsi="Consolas" w:cs="Consolas"/>
          <w:color w:val="000000"/>
          <w:kern w:val="0"/>
          <w:sz w:val="20"/>
          <w:szCs w:val="20"/>
        </w:rPr>
        <w:t xml:space="preserve"> main(</w:t>
      </w:r>
      <w:r w:rsidRPr="00992103">
        <w:rPr>
          <w:rFonts w:ascii="Consolas" w:eastAsia="SimSun" w:hAnsi="Consolas" w:cs="Consolas"/>
          <w:color w:val="2B91AF"/>
          <w:kern w:val="0"/>
          <w:sz w:val="20"/>
          <w:szCs w:val="20"/>
        </w:rPr>
        <w:t>String</w:t>
      </w:r>
      <w:r w:rsidRPr="00992103">
        <w:rPr>
          <w:rFonts w:ascii="Consolas" w:eastAsia="SimSun" w:hAnsi="Consolas" w:cs="Consolas"/>
          <w:color w:val="000000"/>
          <w:kern w:val="0"/>
          <w:sz w:val="20"/>
          <w:szCs w:val="20"/>
        </w:rPr>
        <w:t xml:space="preserve"> args[])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2B91AF"/>
          <w:kern w:val="0"/>
          <w:sz w:val="20"/>
          <w:szCs w:val="20"/>
        </w:rPr>
        <w:t>FileInputStream</w:t>
      </w:r>
      <w:r w:rsidRPr="00992103">
        <w:rPr>
          <w:rFonts w:ascii="Consolas" w:eastAsia="SimSun" w:hAnsi="Consolas" w:cs="Consolas"/>
          <w:color w:val="000000"/>
          <w:kern w:val="0"/>
          <w:sz w:val="20"/>
          <w:szCs w:val="20"/>
        </w:rPr>
        <w:t xml:space="preserve"> fis = </w:t>
      </w:r>
      <w:r w:rsidRPr="00992103">
        <w:rPr>
          <w:rFonts w:ascii="Consolas" w:eastAsia="SimSun" w:hAnsi="Consolas" w:cs="Consolas"/>
          <w:color w:val="00008B"/>
          <w:kern w:val="0"/>
          <w:sz w:val="20"/>
          <w:szCs w:val="20"/>
        </w:rPr>
        <w:t>null</w:t>
      </w:r>
      <w:r w:rsidRPr="00992103">
        <w:rPr>
          <w:rFonts w:ascii="Consolas" w:eastAsia="SimSun" w:hAnsi="Consolas" w:cs="Consolas"/>
          <w:color w:val="000000"/>
          <w:kern w:val="0"/>
          <w:sz w:val="20"/>
          <w:szCs w:val="20"/>
        </w:rPr>
        <w:t>;</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808080"/>
          <w:kern w:val="0"/>
          <w:sz w:val="20"/>
          <w:szCs w:val="20"/>
        </w:rPr>
        <w:t>/*This constructor FileInputStream(File filename)</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992103">
        <w:rPr>
          <w:rFonts w:ascii="Consolas" w:eastAsia="SimSun" w:hAnsi="Consolas" w:cs="Consolas"/>
          <w:color w:val="808080"/>
          <w:kern w:val="0"/>
          <w:sz w:val="20"/>
          <w:szCs w:val="20"/>
        </w:rPr>
        <w:tab/>
        <w:t xml:space="preserve"> * throws FileNotFoundException which is a checked</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808080"/>
          <w:kern w:val="0"/>
          <w:sz w:val="20"/>
          <w:szCs w:val="20"/>
        </w:rPr>
        <w:tab/>
        <w:t xml:space="preserve"> * exception*/</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fis = </w:t>
      </w:r>
      <w:r w:rsidRPr="00992103">
        <w:rPr>
          <w:rFonts w:ascii="Consolas" w:eastAsia="SimSun" w:hAnsi="Consolas" w:cs="Consolas"/>
          <w:color w:val="00008B"/>
          <w:kern w:val="0"/>
          <w:sz w:val="20"/>
          <w:szCs w:val="20"/>
        </w:rPr>
        <w:t>new</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2B91AF"/>
          <w:kern w:val="0"/>
          <w:sz w:val="20"/>
          <w:szCs w:val="20"/>
        </w:rPr>
        <w:t>FileInputStream</w:t>
      </w:r>
      <w:r w:rsidRPr="00992103">
        <w:rPr>
          <w:rFonts w:ascii="Consolas" w:eastAsia="SimSun" w:hAnsi="Consolas" w:cs="Consolas"/>
          <w:color w:val="000000"/>
          <w:kern w:val="0"/>
          <w:sz w:val="20"/>
          <w:szCs w:val="20"/>
        </w:rPr>
        <w:t>(</w:t>
      </w:r>
      <w:r w:rsidRPr="00992103">
        <w:rPr>
          <w:rFonts w:ascii="Consolas" w:eastAsia="SimSun" w:hAnsi="Consolas" w:cs="Consolas"/>
          <w:color w:val="800000"/>
          <w:kern w:val="0"/>
          <w:sz w:val="20"/>
          <w:szCs w:val="20"/>
        </w:rPr>
        <w:t>"B:/myfile.txt"</w:t>
      </w: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00008B"/>
          <w:kern w:val="0"/>
          <w:sz w:val="20"/>
          <w:szCs w:val="20"/>
        </w:rPr>
        <w:t>int</w:t>
      </w:r>
      <w:r w:rsidRPr="00992103">
        <w:rPr>
          <w:rFonts w:ascii="Consolas" w:eastAsia="SimSun" w:hAnsi="Consolas" w:cs="Consolas"/>
          <w:color w:val="000000"/>
          <w:kern w:val="0"/>
          <w:sz w:val="20"/>
          <w:szCs w:val="20"/>
        </w:rPr>
        <w:t xml:space="preserve"> k;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808080"/>
          <w:kern w:val="0"/>
          <w:sz w:val="20"/>
          <w:szCs w:val="20"/>
        </w:rPr>
        <w:t xml:space="preserve">/*Method read() of FileInputStream class also throws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808080"/>
          <w:kern w:val="0"/>
          <w:sz w:val="20"/>
          <w:szCs w:val="20"/>
        </w:rPr>
        <w:tab/>
        <w:t xml:space="preserve"> * a checked exception: IOException*/</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00008B"/>
          <w:kern w:val="0"/>
          <w:sz w:val="20"/>
          <w:szCs w:val="20"/>
        </w:rPr>
        <w:t>while</w:t>
      </w:r>
      <w:r w:rsidRPr="00992103">
        <w:rPr>
          <w:rFonts w:ascii="Consolas" w:eastAsia="SimSun" w:hAnsi="Consolas" w:cs="Consolas"/>
          <w:color w:val="000000"/>
          <w:kern w:val="0"/>
          <w:sz w:val="20"/>
          <w:szCs w:val="20"/>
        </w:rPr>
        <w:t>(( k = fis.read() ) != -</w:t>
      </w:r>
      <w:r w:rsidRPr="00992103">
        <w:rPr>
          <w:rFonts w:ascii="Consolas" w:eastAsia="SimSun" w:hAnsi="Consolas" w:cs="Consolas"/>
          <w:color w:val="800000"/>
          <w:kern w:val="0"/>
          <w:sz w:val="20"/>
          <w:szCs w:val="20"/>
        </w:rPr>
        <w:t>1</w:t>
      </w: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000000"/>
          <w:kern w:val="0"/>
          <w:sz w:val="20"/>
          <w:szCs w:val="20"/>
        </w:rPr>
        <w:tab/>
      </w:r>
      <w:r w:rsidRPr="00992103">
        <w:rPr>
          <w:rFonts w:ascii="Consolas" w:eastAsia="SimSun" w:hAnsi="Consolas" w:cs="Consolas"/>
          <w:color w:val="2B91AF"/>
          <w:kern w:val="0"/>
          <w:sz w:val="20"/>
          <w:szCs w:val="20"/>
        </w:rPr>
        <w:t>System</w:t>
      </w:r>
      <w:r w:rsidRPr="00992103">
        <w:rPr>
          <w:rFonts w:ascii="Consolas" w:eastAsia="SimSun" w:hAnsi="Consolas" w:cs="Consolas"/>
          <w:color w:val="000000"/>
          <w:kern w:val="0"/>
          <w:sz w:val="20"/>
          <w:szCs w:val="20"/>
        </w:rPr>
        <w:t>.</w:t>
      </w:r>
      <w:r w:rsidRPr="00992103">
        <w:rPr>
          <w:rFonts w:ascii="Consolas" w:eastAsia="SimSun" w:hAnsi="Consolas" w:cs="Consolas"/>
          <w:color w:val="00008B"/>
          <w:kern w:val="0"/>
          <w:sz w:val="20"/>
          <w:szCs w:val="20"/>
        </w:rPr>
        <w:t>out</w:t>
      </w:r>
      <w:r w:rsidRPr="00992103">
        <w:rPr>
          <w:rFonts w:ascii="Consolas" w:eastAsia="SimSun" w:hAnsi="Consolas" w:cs="Consolas"/>
          <w:color w:val="000000"/>
          <w:kern w:val="0"/>
          <w:sz w:val="20"/>
          <w:szCs w:val="20"/>
        </w:rPr>
        <w:t>.</w:t>
      </w:r>
      <w:r w:rsidRPr="00992103">
        <w:rPr>
          <w:rFonts w:ascii="Consolas" w:eastAsia="SimSun" w:hAnsi="Consolas" w:cs="Consolas"/>
          <w:color w:val="00008B"/>
          <w:kern w:val="0"/>
          <w:sz w:val="20"/>
          <w:szCs w:val="20"/>
        </w:rPr>
        <w:t>print</w:t>
      </w:r>
      <w:r w:rsidRPr="00992103">
        <w:rPr>
          <w:rFonts w:ascii="Consolas" w:eastAsia="SimSun" w:hAnsi="Consolas" w:cs="Consolas"/>
          <w:color w:val="000000"/>
          <w:kern w:val="0"/>
          <w:sz w:val="20"/>
          <w:szCs w:val="20"/>
        </w:rPr>
        <w:t>((</w:t>
      </w:r>
      <w:r w:rsidRPr="00992103">
        <w:rPr>
          <w:rFonts w:ascii="Consolas" w:eastAsia="SimSun" w:hAnsi="Consolas" w:cs="Consolas"/>
          <w:color w:val="00008B"/>
          <w:kern w:val="0"/>
          <w:sz w:val="20"/>
          <w:szCs w:val="20"/>
        </w:rPr>
        <w:t>char</w:t>
      </w:r>
      <w:r w:rsidRPr="00992103">
        <w:rPr>
          <w:rFonts w:ascii="Consolas" w:eastAsia="SimSun" w:hAnsi="Consolas" w:cs="Consolas"/>
          <w:color w:val="000000"/>
          <w:kern w:val="0"/>
          <w:sz w:val="20"/>
          <w:szCs w:val="20"/>
        </w:rPr>
        <w:t xml:space="preserve">)k);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992103">
        <w:rPr>
          <w:rFonts w:ascii="Consolas" w:eastAsia="SimSun" w:hAnsi="Consolas" w:cs="Consolas"/>
          <w:color w:val="000000"/>
          <w:kern w:val="0"/>
          <w:sz w:val="20"/>
          <w:szCs w:val="20"/>
        </w:rPr>
        <w:tab/>
      </w:r>
      <w:r w:rsidRPr="00992103">
        <w:rPr>
          <w:rFonts w:ascii="Consolas" w:eastAsia="SimSun" w:hAnsi="Consolas" w:cs="Consolas"/>
          <w:color w:val="808080"/>
          <w:kern w:val="0"/>
          <w:sz w:val="20"/>
          <w:szCs w:val="20"/>
        </w:rPr>
        <w:t>/*The method close() closes the file input stream</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808080"/>
          <w:kern w:val="0"/>
          <w:sz w:val="20"/>
          <w:szCs w:val="20"/>
        </w:rPr>
        <w:tab/>
        <w:t xml:space="preserve"> * It throws IOException*/</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t xml:space="preserve">fis.close(); </w:t>
      </w:r>
      <w:r w:rsidRPr="00992103">
        <w:rPr>
          <w:rFonts w:ascii="Consolas" w:eastAsia="SimSun" w:hAnsi="Consolas" w:cs="Consolas"/>
          <w:color w:val="000000"/>
          <w:kern w:val="0"/>
          <w:sz w:val="20"/>
          <w:szCs w:val="20"/>
        </w:rPr>
        <w:tab/>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p>
    <w:p w:rsidR="000C6FCD"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222426"/>
          <w:kern w:val="0"/>
          <w:sz w:val="20"/>
          <w:szCs w:val="20"/>
        </w:rPr>
      </w:pPr>
      <w:r w:rsidRPr="00992103">
        <w:rPr>
          <w:rFonts w:ascii="Consolas" w:eastAsia="SimSun" w:hAnsi="Consolas" w:cs="Consolas"/>
          <w:color w:val="000000"/>
          <w:kern w:val="0"/>
          <w:sz w:val="20"/>
          <w:szCs w:val="20"/>
        </w:rPr>
        <w:t>}</w:t>
      </w:r>
    </w:p>
    <w:p w:rsidR="00A616DA" w:rsidRDefault="00A616DA"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525679">
        <w:rPr>
          <w:rFonts w:ascii="Calibri" w:eastAsia="SimSun" w:hAnsi="Calibri" w:cs="SimSun" w:hint="eastAsia"/>
          <w:kern w:val="0"/>
          <w:szCs w:val="21"/>
          <w:highlight w:val="green"/>
        </w:rPr>
        <w:t>Method 1: try catch block</w:t>
      </w:r>
      <w:r>
        <w:rPr>
          <w:rFonts w:ascii="Calibri" w:eastAsia="SimSun" w:hAnsi="Calibri" w:cs="SimSun" w:hint="eastAsia"/>
          <w:kern w:val="0"/>
          <w:szCs w:val="21"/>
        </w:rPr>
        <w:t xml:space="preserve"> </w:t>
      </w:r>
      <w:r w:rsidR="006A6CA9" w:rsidRPr="006A6CA9">
        <w:rPr>
          <w:rFonts w:ascii="Calibri" w:eastAsia="SimSun" w:hAnsi="Calibri" w:cs="SimSun"/>
          <w:kern w:val="0"/>
          <w:szCs w:val="21"/>
        </w:rPr>
        <w:sym w:font="Wingdings" w:char="F0E0"/>
      </w:r>
      <w:r w:rsidR="006A6CA9">
        <w:rPr>
          <w:rFonts w:ascii="Calibri" w:eastAsia="SimSun" w:hAnsi="Calibri" w:cs="SimSun" w:hint="eastAsia"/>
          <w:kern w:val="0"/>
          <w:szCs w:val="21"/>
        </w:rPr>
        <w:t xml:space="preserve"> </w:t>
      </w:r>
      <w:r w:rsidR="006A6CA9" w:rsidRPr="00D03EE0">
        <w:rPr>
          <w:rFonts w:ascii="Calibri" w:eastAsia="SimSun" w:hAnsi="Calibri" w:cs="SimSun" w:hint="eastAsia"/>
          <w:kern w:val="0"/>
          <w:szCs w:val="21"/>
          <w:highlight w:val="yellow"/>
        </w:rPr>
        <w:t>The catch block should catch explicit kind of exception.</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8B"/>
          <w:kern w:val="0"/>
          <w:sz w:val="20"/>
          <w:szCs w:val="20"/>
        </w:rPr>
        <w:lastRenderedPageBreak/>
        <w:t>import</w:t>
      </w:r>
      <w:r w:rsidRPr="00525679">
        <w:rPr>
          <w:rFonts w:ascii="Consolas" w:eastAsia="SimSun" w:hAnsi="Consolas" w:cs="Consolas"/>
          <w:color w:val="000000"/>
          <w:kern w:val="0"/>
          <w:sz w:val="20"/>
          <w:szCs w:val="20"/>
        </w:rPr>
        <w:t xml:space="preserve"> java.io.*;</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8B"/>
          <w:kern w:val="0"/>
          <w:sz w:val="20"/>
          <w:szCs w:val="20"/>
        </w:rPr>
        <w:t>class</w:t>
      </w:r>
      <w:r w:rsidRPr="00525679">
        <w:rPr>
          <w:rFonts w:ascii="Consolas" w:eastAsia="SimSun" w:hAnsi="Consolas" w:cs="Consolas"/>
          <w:color w:val="000000"/>
          <w:kern w:val="0"/>
          <w:sz w:val="20"/>
          <w:szCs w:val="20"/>
        </w:rPr>
        <w:t xml:space="preserve"> </w:t>
      </w:r>
      <w:r w:rsidRPr="00525679">
        <w:rPr>
          <w:rFonts w:ascii="Consolas" w:eastAsia="SimSun" w:hAnsi="Consolas" w:cs="Consolas"/>
          <w:color w:val="2B91AF"/>
          <w:kern w:val="0"/>
          <w:sz w:val="20"/>
          <w:szCs w:val="20"/>
        </w:rPr>
        <w:t>Example</w:t>
      </w:r>
      <w:r w:rsidRPr="00525679">
        <w:rPr>
          <w:rFonts w:ascii="Consolas" w:eastAsia="SimSun" w:hAnsi="Consolas" w:cs="Consolas"/>
          <w:color w:val="000000"/>
          <w:kern w:val="0"/>
          <w:sz w:val="20"/>
          <w:szCs w:val="20"/>
        </w:rPr>
        <w:t xml:space="preserve"> {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 xml:space="preserve">   </w:t>
      </w:r>
      <w:r w:rsidRPr="00525679">
        <w:rPr>
          <w:rFonts w:ascii="Consolas" w:eastAsia="SimSun" w:hAnsi="Consolas" w:cs="Consolas"/>
          <w:color w:val="00008B"/>
          <w:kern w:val="0"/>
          <w:sz w:val="20"/>
          <w:szCs w:val="20"/>
        </w:rPr>
        <w:t>public</w:t>
      </w:r>
      <w:r w:rsidRPr="00525679">
        <w:rPr>
          <w:rFonts w:ascii="Consolas" w:eastAsia="SimSun" w:hAnsi="Consolas" w:cs="Consolas"/>
          <w:color w:val="000000"/>
          <w:kern w:val="0"/>
          <w:sz w:val="20"/>
          <w:szCs w:val="20"/>
        </w:rPr>
        <w:t xml:space="preserve"> </w:t>
      </w:r>
      <w:r w:rsidRPr="00525679">
        <w:rPr>
          <w:rFonts w:ascii="Consolas" w:eastAsia="SimSun" w:hAnsi="Consolas" w:cs="Consolas"/>
          <w:color w:val="00008B"/>
          <w:kern w:val="0"/>
          <w:sz w:val="20"/>
          <w:szCs w:val="20"/>
        </w:rPr>
        <w:t>static</w:t>
      </w:r>
      <w:r w:rsidRPr="00525679">
        <w:rPr>
          <w:rFonts w:ascii="Consolas" w:eastAsia="SimSun" w:hAnsi="Consolas" w:cs="Consolas"/>
          <w:color w:val="000000"/>
          <w:kern w:val="0"/>
          <w:sz w:val="20"/>
          <w:szCs w:val="20"/>
        </w:rPr>
        <w:t xml:space="preserve"> </w:t>
      </w:r>
      <w:r w:rsidRPr="00525679">
        <w:rPr>
          <w:rFonts w:ascii="Consolas" w:eastAsia="SimSun" w:hAnsi="Consolas" w:cs="Consolas"/>
          <w:color w:val="00008B"/>
          <w:kern w:val="0"/>
          <w:sz w:val="20"/>
          <w:szCs w:val="20"/>
        </w:rPr>
        <w:t>void</w:t>
      </w:r>
      <w:r w:rsidRPr="00525679">
        <w:rPr>
          <w:rFonts w:ascii="Consolas" w:eastAsia="SimSun" w:hAnsi="Consolas" w:cs="Consolas"/>
          <w:color w:val="000000"/>
          <w:kern w:val="0"/>
          <w:sz w:val="20"/>
          <w:szCs w:val="20"/>
        </w:rPr>
        <w:t xml:space="preserve"> main(</w:t>
      </w:r>
      <w:r w:rsidRPr="00525679">
        <w:rPr>
          <w:rFonts w:ascii="Consolas" w:eastAsia="SimSun" w:hAnsi="Consolas" w:cs="Consolas"/>
          <w:color w:val="2B91AF"/>
          <w:kern w:val="0"/>
          <w:sz w:val="20"/>
          <w:szCs w:val="20"/>
        </w:rPr>
        <w:t>String</w:t>
      </w:r>
      <w:r w:rsidRPr="00525679">
        <w:rPr>
          <w:rFonts w:ascii="Consolas" w:eastAsia="SimSun" w:hAnsi="Consolas" w:cs="Consolas"/>
          <w:color w:val="000000"/>
          <w:kern w:val="0"/>
          <w:sz w:val="20"/>
          <w:szCs w:val="20"/>
        </w:rPr>
        <w:t xml:space="preserve"> args[])</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 xml:space="preserv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r>
      <w:r w:rsidRPr="00525679">
        <w:rPr>
          <w:rFonts w:ascii="Consolas" w:eastAsia="SimSun" w:hAnsi="Consolas" w:cs="Consolas"/>
          <w:color w:val="2B91AF"/>
          <w:kern w:val="0"/>
          <w:sz w:val="20"/>
          <w:szCs w:val="20"/>
        </w:rPr>
        <w:t>FileInputStream</w:t>
      </w:r>
      <w:r w:rsidRPr="00525679">
        <w:rPr>
          <w:rFonts w:ascii="Consolas" w:eastAsia="SimSun" w:hAnsi="Consolas" w:cs="Consolas"/>
          <w:color w:val="000000"/>
          <w:kern w:val="0"/>
          <w:sz w:val="20"/>
          <w:szCs w:val="20"/>
        </w:rPr>
        <w:t xml:space="preserve"> fis = </w:t>
      </w:r>
      <w:r w:rsidRPr="00525679">
        <w:rPr>
          <w:rFonts w:ascii="Consolas" w:eastAsia="SimSun" w:hAnsi="Consolas" w:cs="Consolas"/>
          <w:color w:val="00008B"/>
          <w:kern w:val="0"/>
          <w:sz w:val="20"/>
          <w:szCs w:val="20"/>
        </w:rPr>
        <w:t>null</w:t>
      </w:r>
      <w:r w:rsidRPr="00525679">
        <w:rPr>
          <w:rFonts w:ascii="Consolas" w:eastAsia="SimSun" w:hAnsi="Consolas" w:cs="Consolas"/>
          <w:color w:val="000000"/>
          <w:kern w:val="0"/>
          <w:sz w:val="20"/>
          <w:szCs w:val="20"/>
        </w:rPr>
        <w:t>;</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r>
      <w:r w:rsidRPr="00525679">
        <w:rPr>
          <w:rFonts w:ascii="Consolas" w:eastAsia="SimSun" w:hAnsi="Consolas" w:cs="Consolas"/>
          <w:color w:val="00008B"/>
          <w:kern w:val="0"/>
          <w:sz w:val="20"/>
          <w:szCs w:val="20"/>
        </w:rPr>
        <w:t>try</w:t>
      </w:r>
      <w:r w:rsidRPr="00525679">
        <w:rPr>
          <w:rFonts w:ascii="Consolas" w:eastAsia="SimSun" w:hAnsi="Consolas" w:cs="Consolas"/>
          <w:color w:val="000000"/>
          <w:kern w:val="0"/>
          <w:sz w:val="20"/>
          <w:szCs w:val="20"/>
        </w:rPr>
        <w:t>{</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fis = </w:t>
      </w:r>
      <w:r w:rsidRPr="00525679">
        <w:rPr>
          <w:rFonts w:ascii="Consolas" w:eastAsia="SimSun" w:hAnsi="Consolas" w:cs="Consolas"/>
          <w:color w:val="00008B"/>
          <w:kern w:val="0"/>
          <w:sz w:val="20"/>
          <w:szCs w:val="20"/>
        </w:rPr>
        <w:t>new</w:t>
      </w:r>
      <w:r w:rsidRPr="00525679">
        <w:rPr>
          <w:rFonts w:ascii="Consolas" w:eastAsia="SimSun" w:hAnsi="Consolas" w:cs="Consolas"/>
          <w:color w:val="000000"/>
          <w:kern w:val="0"/>
          <w:sz w:val="20"/>
          <w:szCs w:val="20"/>
        </w:rPr>
        <w:t xml:space="preserve"> </w:t>
      </w:r>
      <w:r w:rsidRPr="00525679">
        <w:rPr>
          <w:rFonts w:ascii="Consolas" w:eastAsia="SimSun" w:hAnsi="Consolas" w:cs="Consolas"/>
          <w:color w:val="2B91AF"/>
          <w:kern w:val="0"/>
          <w:sz w:val="20"/>
          <w:szCs w:val="20"/>
        </w:rPr>
        <w:t>FileInputStream</w:t>
      </w:r>
      <w:r w:rsidRPr="00525679">
        <w:rPr>
          <w:rFonts w:ascii="Consolas" w:eastAsia="SimSun" w:hAnsi="Consolas" w:cs="Consolas"/>
          <w:color w:val="000000"/>
          <w:kern w:val="0"/>
          <w:sz w:val="20"/>
          <w:szCs w:val="20"/>
        </w:rPr>
        <w:t>(</w:t>
      </w:r>
      <w:r w:rsidRPr="00525679">
        <w:rPr>
          <w:rFonts w:ascii="Consolas" w:eastAsia="SimSun" w:hAnsi="Consolas" w:cs="Consolas"/>
          <w:color w:val="800000"/>
          <w:kern w:val="0"/>
          <w:sz w:val="20"/>
          <w:szCs w:val="20"/>
        </w:rPr>
        <w:t>"B:/myfile.txt"</w:t>
      </w:r>
      <w:r w:rsidRPr="00525679">
        <w:rPr>
          <w:rFonts w:ascii="Consolas" w:eastAsia="SimSun" w:hAnsi="Consolas" w:cs="Consolas"/>
          <w:color w:val="000000"/>
          <w:kern w:val="0"/>
          <w:sz w:val="20"/>
          <w:szCs w:val="20"/>
        </w:rPr>
        <w:t xml:space="preserv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w:t>
      </w:r>
      <w:r w:rsidRPr="00525679">
        <w:rPr>
          <w:rFonts w:ascii="Consolas" w:eastAsia="SimSun" w:hAnsi="Consolas" w:cs="Consolas"/>
          <w:color w:val="00008B"/>
          <w:kern w:val="0"/>
          <w:sz w:val="20"/>
          <w:szCs w:val="20"/>
        </w:rPr>
        <w:t>catch</w:t>
      </w:r>
      <w:r w:rsidRPr="00525679">
        <w:rPr>
          <w:rFonts w:ascii="Consolas" w:eastAsia="SimSun" w:hAnsi="Consolas" w:cs="Consolas"/>
          <w:color w:val="000000"/>
          <w:kern w:val="0"/>
          <w:sz w:val="20"/>
          <w:szCs w:val="20"/>
        </w:rPr>
        <w:t>(</w:t>
      </w:r>
      <w:r w:rsidRPr="00D03EE0">
        <w:rPr>
          <w:rFonts w:ascii="Consolas" w:eastAsia="SimSun" w:hAnsi="Consolas" w:cs="Consolas"/>
          <w:color w:val="2B91AF"/>
          <w:kern w:val="0"/>
          <w:sz w:val="20"/>
          <w:szCs w:val="20"/>
          <w:highlight w:val="yellow"/>
        </w:rPr>
        <w:t>FileNotFoundException</w:t>
      </w:r>
      <w:r w:rsidRPr="00D03EE0">
        <w:rPr>
          <w:rFonts w:ascii="Consolas" w:eastAsia="SimSun" w:hAnsi="Consolas" w:cs="Consolas"/>
          <w:color w:val="000000"/>
          <w:kern w:val="0"/>
          <w:sz w:val="20"/>
          <w:szCs w:val="20"/>
          <w:highlight w:val="yellow"/>
        </w:rPr>
        <w:t xml:space="preserve"> fnfe</w:t>
      </w:r>
      <w:r w:rsidRPr="00525679">
        <w:rPr>
          <w:rFonts w:ascii="Consolas" w:eastAsia="SimSun" w:hAnsi="Consolas" w:cs="Consolas"/>
          <w:color w:val="000000"/>
          <w:kern w:val="0"/>
          <w:sz w:val="20"/>
          <w:szCs w:val="20"/>
        </w:rPr>
        <w:t>){</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 xml:space="preserve">            </w:t>
      </w:r>
      <w:r w:rsidRPr="00525679">
        <w:rPr>
          <w:rFonts w:ascii="Consolas" w:eastAsia="SimSun" w:hAnsi="Consolas" w:cs="Consolas"/>
          <w:color w:val="2B91AF"/>
          <w:kern w:val="0"/>
          <w:sz w:val="20"/>
          <w:szCs w:val="20"/>
        </w:rPr>
        <w:t>System</w:t>
      </w:r>
      <w:r w:rsidRPr="00525679">
        <w:rPr>
          <w:rFonts w:ascii="Consolas" w:eastAsia="SimSun" w:hAnsi="Consolas" w:cs="Consolas"/>
          <w:color w:val="000000"/>
          <w:kern w:val="0"/>
          <w:sz w:val="20"/>
          <w:szCs w:val="20"/>
        </w:rPr>
        <w:t>.</w:t>
      </w:r>
      <w:r w:rsidRPr="00525679">
        <w:rPr>
          <w:rFonts w:ascii="Consolas" w:eastAsia="SimSun" w:hAnsi="Consolas" w:cs="Consolas"/>
          <w:color w:val="00008B"/>
          <w:kern w:val="0"/>
          <w:sz w:val="20"/>
          <w:szCs w:val="20"/>
        </w:rPr>
        <w:t>out</w:t>
      </w:r>
      <w:r w:rsidRPr="00525679">
        <w:rPr>
          <w:rFonts w:ascii="Consolas" w:eastAsia="SimSun" w:hAnsi="Consolas" w:cs="Consolas"/>
          <w:color w:val="000000"/>
          <w:kern w:val="0"/>
          <w:sz w:val="20"/>
          <w:szCs w:val="20"/>
        </w:rPr>
        <w:t>.println(</w:t>
      </w:r>
      <w:r w:rsidRPr="00525679">
        <w:rPr>
          <w:rFonts w:ascii="Consolas" w:eastAsia="SimSun" w:hAnsi="Consolas" w:cs="Consolas"/>
          <w:color w:val="800000"/>
          <w:kern w:val="0"/>
          <w:sz w:val="20"/>
          <w:szCs w:val="20"/>
        </w:rPr>
        <w:t>"The specified file is not "</w:t>
      </w:r>
      <w:r w:rsidRPr="00525679">
        <w:rPr>
          <w:rFonts w:ascii="Consolas" w:eastAsia="SimSun" w:hAnsi="Consolas" w:cs="Consolas"/>
          <w:color w:val="000000"/>
          <w:kern w:val="0"/>
          <w:sz w:val="20"/>
          <w:szCs w:val="20"/>
        </w:rPr>
        <w:t xml:space="preserv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r>
      <w:r w:rsidRPr="00525679">
        <w:rPr>
          <w:rFonts w:ascii="Consolas" w:eastAsia="SimSun" w:hAnsi="Consolas" w:cs="Consolas"/>
          <w:color w:val="000000"/>
          <w:kern w:val="0"/>
          <w:sz w:val="20"/>
          <w:szCs w:val="20"/>
        </w:rPr>
        <w:tab/>
      </w:r>
      <w:r w:rsidRPr="00525679">
        <w:rPr>
          <w:rFonts w:ascii="Consolas" w:eastAsia="SimSun" w:hAnsi="Consolas" w:cs="Consolas"/>
          <w:color w:val="000000"/>
          <w:kern w:val="0"/>
          <w:sz w:val="20"/>
          <w:szCs w:val="20"/>
        </w:rPr>
        <w:tab/>
      </w:r>
      <w:r w:rsidRPr="00525679">
        <w:rPr>
          <w:rFonts w:ascii="Consolas" w:eastAsia="SimSun" w:hAnsi="Consolas" w:cs="Consolas"/>
          <w:color w:val="800000"/>
          <w:kern w:val="0"/>
          <w:sz w:val="20"/>
          <w:szCs w:val="20"/>
        </w:rPr>
        <w:t>"present at the given path"</w:t>
      </w:r>
      <w:r w:rsidRPr="00525679">
        <w:rPr>
          <w:rFonts w:ascii="Consolas" w:eastAsia="SimSun" w:hAnsi="Consolas" w:cs="Consolas"/>
          <w:color w:val="000000"/>
          <w:kern w:val="0"/>
          <w:sz w:val="20"/>
          <w:szCs w:val="20"/>
        </w:rPr>
        <w:t>);</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r>
      <w:r w:rsidRPr="00525679">
        <w:rPr>
          <w:rFonts w:ascii="Consolas" w:eastAsia="SimSun" w:hAnsi="Consolas" w:cs="Consolas"/>
          <w:color w:val="00008B"/>
          <w:kern w:val="0"/>
          <w:sz w:val="20"/>
          <w:szCs w:val="20"/>
        </w:rPr>
        <w:t>int</w:t>
      </w:r>
      <w:r w:rsidRPr="00525679">
        <w:rPr>
          <w:rFonts w:ascii="Consolas" w:eastAsia="SimSun" w:hAnsi="Consolas" w:cs="Consolas"/>
          <w:color w:val="000000"/>
          <w:kern w:val="0"/>
          <w:sz w:val="20"/>
          <w:szCs w:val="20"/>
        </w:rPr>
        <w:t xml:space="preserve"> k;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r>
      <w:r w:rsidRPr="00525679">
        <w:rPr>
          <w:rFonts w:ascii="Consolas" w:eastAsia="SimSun" w:hAnsi="Consolas" w:cs="Consolas"/>
          <w:color w:val="00008B"/>
          <w:kern w:val="0"/>
          <w:sz w:val="20"/>
          <w:szCs w:val="20"/>
        </w:rPr>
        <w:t>try</w:t>
      </w:r>
      <w:r w:rsidRPr="00525679">
        <w:rPr>
          <w:rFonts w:ascii="Consolas" w:eastAsia="SimSun" w:hAnsi="Consolas" w:cs="Consolas"/>
          <w:color w:val="000000"/>
          <w:kern w:val="0"/>
          <w:sz w:val="20"/>
          <w:szCs w:val="20"/>
        </w:rPr>
        <w:t>{</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w:t>
      </w:r>
      <w:r w:rsidRPr="00525679">
        <w:rPr>
          <w:rFonts w:ascii="Consolas" w:eastAsia="SimSun" w:hAnsi="Consolas" w:cs="Consolas"/>
          <w:color w:val="00008B"/>
          <w:kern w:val="0"/>
          <w:sz w:val="20"/>
          <w:szCs w:val="20"/>
        </w:rPr>
        <w:t>while</w:t>
      </w:r>
      <w:r w:rsidRPr="00525679">
        <w:rPr>
          <w:rFonts w:ascii="Consolas" w:eastAsia="SimSun" w:hAnsi="Consolas" w:cs="Consolas"/>
          <w:color w:val="000000"/>
          <w:kern w:val="0"/>
          <w:sz w:val="20"/>
          <w:szCs w:val="20"/>
        </w:rPr>
        <w:t>(( k = fis.read() ) != -</w:t>
      </w:r>
      <w:r w:rsidRPr="00525679">
        <w:rPr>
          <w:rFonts w:ascii="Consolas" w:eastAsia="SimSun" w:hAnsi="Consolas" w:cs="Consolas"/>
          <w:color w:val="800000"/>
          <w:kern w:val="0"/>
          <w:sz w:val="20"/>
          <w:szCs w:val="20"/>
        </w:rPr>
        <w:t>1</w:t>
      </w:r>
      <w:r w:rsidRPr="00525679">
        <w:rPr>
          <w:rFonts w:ascii="Consolas" w:eastAsia="SimSun" w:hAnsi="Consolas" w:cs="Consolas"/>
          <w:color w:val="000000"/>
          <w:kern w:val="0"/>
          <w:sz w:val="20"/>
          <w:szCs w:val="20"/>
        </w:rPr>
        <w:t xml:space="preserv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r>
      <w:r w:rsidRPr="00525679">
        <w:rPr>
          <w:rFonts w:ascii="Consolas" w:eastAsia="SimSun" w:hAnsi="Consolas" w:cs="Consolas"/>
          <w:color w:val="000000"/>
          <w:kern w:val="0"/>
          <w:sz w:val="20"/>
          <w:szCs w:val="20"/>
        </w:rPr>
        <w:tab/>
      </w:r>
      <w:r w:rsidRPr="00525679">
        <w:rPr>
          <w:rFonts w:ascii="Consolas" w:eastAsia="SimSun" w:hAnsi="Consolas" w:cs="Consolas"/>
          <w:color w:val="2B91AF"/>
          <w:kern w:val="0"/>
          <w:sz w:val="20"/>
          <w:szCs w:val="20"/>
        </w:rPr>
        <w:t>System</w:t>
      </w:r>
      <w:r w:rsidRPr="00525679">
        <w:rPr>
          <w:rFonts w:ascii="Consolas" w:eastAsia="SimSun" w:hAnsi="Consolas" w:cs="Consolas"/>
          <w:color w:val="000000"/>
          <w:kern w:val="0"/>
          <w:sz w:val="20"/>
          <w:szCs w:val="20"/>
        </w:rPr>
        <w:t>.</w:t>
      </w:r>
      <w:r w:rsidRPr="00525679">
        <w:rPr>
          <w:rFonts w:ascii="Consolas" w:eastAsia="SimSun" w:hAnsi="Consolas" w:cs="Consolas"/>
          <w:color w:val="00008B"/>
          <w:kern w:val="0"/>
          <w:sz w:val="20"/>
          <w:szCs w:val="20"/>
        </w:rPr>
        <w:t>out</w:t>
      </w:r>
      <w:r w:rsidRPr="00525679">
        <w:rPr>
          <w:rFonts w:ascii="Consolas" w:eastAsia="SimSun" w:hAnsi="Consolas" w:cs="Consolas"/>
          <w:color w:val="000000"/>
          <w:kern w:val="0"/>
          <w:sz w:val="20"/>
          <w:szCs w:val="20"/>
        </w:rPr>
        <w:t>.</w:t>
      </w:r>
      <w:r w:rsidRPr="00525679">
        <w:rPr>
          <w:rFonts w:ascii="Consolas" w:eastAsia="SimSun" w:hAnsi="Consolas" w:cs="Consolas"/>
          <w:color w:val="00008B"/>
          <w:kern w:val="0"/>
          <w:sz w:val="20"/>
          <w:szCs w:val="20"/>
        </w:rPr>
        <w:t>print</w:t>
      </w:r>
      <w:r w:rsidRPr="00525679">
        <w:rPr>
          <w:rFonts w:ascii="Consolas" w:eastAsia="SimSun" w:hAnsi="Consolas" w:cs="Consolas"/>
          <w:color w:val="000000"/>
          <w:kern w:val="0"/>
          <w:sz w:val="20"/>
          <w:szCs w:val="20"/>
        </w:rPr>
        <w:t>((</w:t>
      </w:r>
      <w:r w:rsidRPr="00525679">
        <w:rPr>
          <w:rFonts w:ascii="Consolas" w:eastAsia="SimSun" w:hAnsi="Consolas" w:cs="Consolas"/>
          <w:color w:val="00008B"/>
          <w:kern w:val="0"/>
          <w:sz w:val="20"/>
          <w:szCs w:val="20"/>
        </w:rPr>
        <w:t>char</w:t>
      </w:r>
      <w:r w:rsidRPr="00525679">
        <w:rPr>
          <w:rFonts w:ascii="Consolas" w:eastAsia="SimSun" w:hAnsi="Consolas" w:cs="Consolas"/>
          <w:color w:val="000000"/>
          <w:kern w:val="0"/>
          <w:sz w:val="20"/>
          <w:szCs w:val="20"/>
        </w:rPr>
        <w:t xml:space="preserve">)k);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fis.close();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w:t>
      </w:r>
      <w:r w:rsidRPr="00525679">
        <w:rPr>
          <w:rFonts w:ascii="Consolas" w:eastAsia="SimSun" w:hAnsi="Consolas" w:cs="Consolas"/>
          <w:color w:val="00008B"/>
          <w:kern w:val="0"/>
          <w:sz w:val="20"/>
          <w:szCs w:val="20"/>
        </w:rPr>
        <w:t>catch</w:t>
      </w:r>
      <w:r w:rsidRPr="00525679">
        <w:rPr>
          <w:rFonts w:ascii="Consolas" w:eastAsia="SimSun" w:hAnsi="Consolas" w:cs="Consolas"/>
          <w:color w:val="000000"/>
          <w:kern w:val="0"/>
          <w:sz w:val="20"/>
          <w:szCs w:val="20"/>
        </w:rPr>
        <w:t>(</w:t>
      </w:r>
      <w:r w:rsidRPr="00525679">
        <w:rPr>
          <w:rFonts w:ascii="Consolas" w:eastAsia="SimSun" w:hAnsi="Consolas" w:cs="Consolas"/>
          <w:color w:val="2B91AF"/>
          <w:kern w:val="0"/>
          <w:sz w:val="20"/>
          <w:szCs w:val="20"/>
        </w:rPr>
        <w:t>IOException</w:t>
      </w:r>
      <w:r w:rsidRPr="00525679">
        <w:rPr>
          <w:rFonts w:ascii="Consolas" w:eastAsia="SimSun" w:hAnsi="Consolas" w:cs="Consolas"/>
          <w:color w:val="000000"/>
          <w:kern w:val="0"/>
          <w:sz w:val="20"/>
          <w:szCs w:val="20"/>
        </w:rPr>
        <w:t xml:space="preserve"> ioe){</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w:t>
      </w:r>
      <w:r w:rsidRPr="00525679">
        <w:rPr>
          <w:rFonts w:ascii="Consolas" w:eastAsia="SimSun" w:hAnsi="Consolas" w:cs="Consolas"/>
          <w:color w:val="2B91AF"/>
          <w:kern w:val="0"/>
          <w:sz w:val="20"/>
          <w:szCs w:val="20"/>
        </w:rPr>
        <w:t>System</w:t>
      </w:r>
      <w:r w:rsidRPr="00525679">
        <w:rPr>
          <w:rFonts w:ascii="Consolas" w:eastAsia="SimSun" w:hAnsi="Consolas" w:cs="Consolas"/>
          <w:color w:val="000000"/>
          <w:kern w:val="0"/>
          <w:sz w:val="20"/>
          <w:szCs w:val="20"/>
        </w:rPr>
        <w:t>.</w:t>
      </w:r>
      <w:r w:rsidRPr="00525679">
        <w:rPr>
          <w:rFonts w:ascii="Consolas" w:eastAsia="SimSun" w:hAnsi="Consolas" w:cs="Consolas"/>
          <w:color w:val="00008B"/>
          <w:kern w:val="0"/>
          <w:sz w:val="20"/>
          <w:szCs w:val="20"/>
        </w:rPr>
        <w:t>out</w:t>
      </w:r>
      <w:r w:rsidRPr="00525679">
        <w:rPr>
          <w:rFonts w:ascii="Consolas" w:eastAsia="SimSun" w:hAnsi="Consolas" w:cs="Consolas"/>
          <w:color w:val="000000"/>
          <w:kern w:val="0"/>
          <w:sz w:val="20"/>
          <w:szCs w:val="20"/>
        </w:rPr>
        <w:t>.println(</w:t>
      </w:r>
      <w:r w:rsidRPr="00525679">
        <w:rPr>
          <w:rFonts w:ascii="Consolas" w:eastAsia="SimSun" w:hAnsi="Consolas" w:cs="Consolas"/>
          <w:color w:val="800000"/>
          <w:kern w:val="0"/>
          <w:sz w:val="20"/>
          <w:szCs w:val="20"/>
        </w:rPr>
        <w:t>"I/O error occurred: "</w:t>
      </w:r>
      <w:r w:rsidRPr="00525679">
        <w:rPr>
          <w:rFonts w:ascii="Consolas" w:eastAsia="SimSun" w:hAnsi="Consolas" w:cs="Consolas"/>
          <w:color w:val="000000"/>
          <w:kern w:val="0"/>
          <w:sz w:val="20"/>
          <w:szCs w:val="20"/>
        </w:rPr>
        <w:t>+ioe);</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ab/>
        <w:t xml:space="preserve"> }</w:t>
      </w:r>
    </w:p>
    <w:p w:rsidR="00525679" w:rsidRPr="00525679" w:rsidRDefault="0052567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525679">
        <w:rPr>
          <w:rFonts w:ascii="Consolas" w:eastAsia="SimSun" w:hAnsi="Consolas" w:cs="Consolas"/>
          <w:color w:val="000000"/>
          <w:kern w:val="0"/>
          <w:sz w:val="20"/>
          <w:szCs w:val="20"/>
        </w:rPr>
        <w:t xml:space="preserve">   }</w:t>
      </w:r>
    </w:p>
    <w:p w:rsidR="00992103" w:rsidRPr="006A6CA9"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222426"/>
          <w:kern w:val="0"/>
          <w:sz w:val="20"/>
          <w:szCs w:val="20"/>
        </w:rPr>
      </w:pPr>
    </w:p>
    <w:p w:rsidR="00A616DA" w:rsidRDefault="00A616DA"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525679">
        <w:rPr>
          <w:rFonts w:ascii="Calibri" w:eastAsia="SimSun" w:hAnsi="Calibri" w:cs="SimSun" w:hint="eastAsia"/>
          <w:kern w:val="0"/>
          <w:szCs w:val="21"/>
          <w:highlight w:val="green"/>
        </w:rPr>
        <w:t>Method 2</w:t>
      </w:r>
      <w:r w:rsidRPr="00525679">
        <w:rPr>
          <w:rFonts w:ascii="Calibri" w:eastAsia="SimSun" w:hAnsi="Calibri" w:cs="SimSun"/>
          <w:kern w:val="0"/>
          <w:szCs w:val="21"/>
          <w:highlight w:val="green"/>
        </w:rPr>
        <w:t>: Declare the exception using throws keyword.</w:t>
      </w:r>
      <w:r>
        <w:rPr>
          <w:rFonts w:ascii="Calibri" w:eastAsia="SimSun" w:hAnsi="Calibri" w:cs="SimSun" w:hint="eastAsia"/>
          <w:kern w:val="0"/>
          <w:szCs w:val="21"/>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8B"/>
          <w:kern w:val="0"/>
          <w:sz w:val="20"/>
          <w:szCs w:val="20"/>
        </w:rPr>
        <w:t>import</w:t>
      </w:r>
      <w:r w:rsidRPr="00992103">
        <w:rPr>
          <w:rFonts w:ascii="Consolas" w:eastAsia="SimSun" w:hAnsi="Consolas" w:cs="Consolas"/>
          <w:color w:val="000000"/>
          <w:kern w:val="0"/>
          <w:sz w:val="20"/>
          <w:szCs w:val="20"/>
        </w:rPr>
        <w:t xml:space="preserve"> java.io.*;</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8B"/>
          <w:kern w:val="0"/>
          <w:sz w:val="20"/>
          <w:szCs w:val="20"/>
        </w:rPr>
        <w:t>class</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2B91AF"/>
          <w:kern w:val="0"/>
          <w:sz w:val="20"/>
          <w:szCs w:val="20"/>
        </w:rPr>
        <w:t>Example</w:t>
      </w:r>
      <w:r w:rsidRPr="00992103">
        <w:rPr>
          <w:rFonts w:ascii="Consolas" w:eastAsia="SimSun" w:hAnsi="Consolas" w:cs="Consolas"/>
          <w:color w:val="000000"/>
          <w:kern w:val="0"/>
          <w:sz w:val="20"/>
          <w:szCs w:val="20"/>
        </w:rPr>
        <w:t xml:space="preserve"> {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public</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static</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void</w:t>
      </w:r>
      <w:r w:rsidRPr="00992103">
        <w:rPr>
          <w:rFonts w:ascii="Consolas" w:eastAsia="SimSun" w:hAnsi="Consolas" w:cs="Consolas"/>
          <w:color w:val="000000"/>
          <w:kern w:val="0"/>
          <w:sz w:val="20"/>
          <w:szCs w:val="20"/>
        </w:rPr>
        <w:t xml:space="preserve"> main(</w:t>
      </w:r>
      <w:r w:rsidRPr="00992103">
        <w:rPr>
          <w:rFonts w:ascii="Consolas" w:eastAsia="SimSun" w:hAnsi="Consolas" w:cs="Consolas"/>
          <w:color w:val="2B91AF"/>
          <w:kern w:val="0"/>
          <w:sz w:val="20"/>
          <w:szCs w:val="20"/>
        </w:rPr>
        <w:t>String</w:t>
      </w:r>
      <w:r w:rsidRPr="00992103">
        <w:rPr>
          <w:rFonts w:ascii="Consolas" w:eastAsia="SimSun" w:hAnsi="Consolas" w:cs="Consolas"/>
          <w:color w:val="000000"/>
          <w:kern w:val="0"/>
          <w:sz w:val="20"/>
          <w:szCs w:val="20"/>
        </w:rPr>
        <w:t xml:space="preserve"> args[]) </w:t>
      </w:r>
      <w:r w:rsidRPr="00992103">
        <w:rPr>
          <w:rFonts w:ascii="Consolas" w:eastAsia="SimSun" w:hAnsi="Consolas" w:cs="Consolas"/>
          <w:color w:val="00008B"/>
          <w:kern w:val="0"/>
          <w:sz w:val="20"/>
          <w:szCs w:val="20"/>
        </w:rPr>
        <w:t>throws</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2B91AF"/>
          <w:kern w:val="0"/>
          <w:sz w:val="20"/>
          <w:szCs w:val="20"/>
          <w:highlight w:val="yellow"/>
        </w:rPr>
        <w:t>IOException</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2B91AF"/>
          <w:kern w:val="0"/>
          <w:sz w:val="20"/>
          <w:szCs w:val="20"/>
        </w:rPr>
        <w:t>FileInputStream</w:t>
      </w:r>
      <w:r w:rsidRPr="00992103">
        <w:rPr>
          <w:rFonts w:ascii="Consolas" w:eastAsia="SimSun" w:hAnsi="Consolas" w:cs="Consolas"/>
          <w:color w:val="000000"/>
          <w:kern w:val="0"/>
          <w:sz w:val="20"/>
          <w:szCs w:val="20"/>
        </w:rPr>
        <w:t xml:space="preserve"> fis = </w:t>
      </w:r>
      <w:r w:rsidRPr="00992103">
        <w:rPr>
          <w:rFonts w:ascii="Consolas" w:eastAsia="SimSun" w:hAnsi="Consolas" w:cs="Consolas"/>
          <w:color w:val="00008B"/>
          <w:kern w:val="0"/>
          <w:sz w:val="20"/>
          <w:szCs w:val="20"/>
        </w:rPr>
        <w:t>null</w:t>
      </w:r>
      <w:r w:rsidRPr="00992103">
        <w:rPr>
          <w:rFonts w:ascii="Consolas" w:eastAsia="SimSun" w:hAnsi="Consolas" w:cs="Consolas"/>
          <w:color w:val="000000"/>
          <w:kern w:val="0"/>
          <w:sz w:val="20"/>
          <w:szCs w:val="20"/>
        </w:rPr>
        <w:t>;</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fis = </w:t>
      </w:r>
      <w:r w:rsidRPr="00992103">
        <w:rPr>
          <w:rFonts w:ascii="Consolas" w:eastAsia="SimSun" w:hAnsi="Consolas" w:cs="Consolas"/>
          <w:color w:val="00008B"/>
          <w:kern w:val="0"/>
          <w:sz w:val="20"/>
          <w:szCs w:val="20"/>
        </w:rPr>
        <w:t>new</w:t>
      </w: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2B91AF"/>
          <w:kern w:val="0"/>
          <w:sz w:val="20"/>
          <w:szCs w:val="20"/>
        </w:rPr>
        <w:t>FileInputStream</w:t>
      </w:r>
      <w:r w:rsidRPr="00992103">
        <w:rPr>
          <w:rFonts w:ascii="Consolas" w:eastAsia="SimSun" w:hAnsi="Consolas" w:cs="Consolas"/>
          <w:color w:val="000000"/>
          <w:kern w:val="0"/>
          <w:sz w:val="20"/>
          <w:szCs w:val="20"/>
        </w:rPr>
        <w:t>(</w:t>
      </w:r>
      <w:r w:rsidRPr="00992103">
        <w:rPr>
          <w:rFonts w:ascii="Consolas" w:eastAsia="SimSun" w:hAnsi="Consolas" w:cs="Consolas"/>
          <w:color w:val="800000"/>
          <w:kern w:val="0"/>
          <w:sz w:val="20"/>
          <w:szCs w:val="20"/>
        </w:rPr>
        <w:t>"B:/myfile.txt"</w:t>
      </w: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int</w:t>
      </w:r>
      <w:r w:rsidRPr="00992103">
        <w:rPr>
          <w:rFonts w:ascii="Consolas" w:eastAsia="SimSun" w:hAnsi="Consolas" w:cs="Consolas"/>
          <w:color w:val="000000"/>
          <w:kern w:val="0"/>
          <w:sz w:val="20"/>
          <w:szCs w:val="20"/>
        </w:rPr>
        <w:t xml:space="preserve"> k;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r w:rsidRPr="00992103">
        <w:rPr>
          <w:rFonts w:ascii="Consolas" w:eastAsia="SimSun" w:hAnsi="Consolas" w:cs="Consolas"/>
          <w:color w:val="00008B"/>
          <w:kern w:val="0"/>
          <w:sz w:val="20"/>
          <w:szCs w:val="20"/>
        </w:rPr>
        <w:t>while</w:t>
      </w:r>
      <w:r w:rsidRPr="00992103">
        <w:rPr>
          <w:rFonts w:ascii="Consolas" w:eastAsia="SimSun" w:hAnsi="Consolas" w:cs="Consolas"/>
          <w:color w:val="000000"/>
          <w:kern w:val="0"/>
          <w:sz w:val="20"/>
          <w:szCs w:val="20"/>
        </w:rPr>
        <w:t>(( k = fis.read() ) != -</w:t>
      </w:r>
      <w:r w:rsidRPr="00992103">
        <w:rPr>
          <w:rFonts w:ascii="Consolas" w:eastAsia="SimSun" w:hAnsi="Consolas" w:cs="Consolas"/>
          <w:color w:val="800000"/>
          <w:kern w:val="0"/>
          <w:sz w:val="20"/>
          <w:szCs w:val="20"/>
        </w:rPr>
        <w:t>1</w:t>
      </w: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ab/>
        <w:t xml:space="preserve">   </w:t>
      </w:r>
      <w:r w:rsidRPr="00992103">
        <w:rPr>
          <w:rFonts w:ascii="Consolas" w:eastAsia="SimSun" w:hAnsi="Consolas" w:cs="Consolas"/>
          <w:color w:val="2B91AF"/>
          <w:kern w:val="0"/>
          <w:sz w:val="20"/>
          <w:szCs w:val="20"/>
        </w:rPr>
        <w:t>System</w:t>
      </w:r>
      <w:r w:rsidRPr="00992103">
        <w:rPr>
          <w:rFonts w:ascii="Consolas" w:eastAsia="SimSun" w:hAnsi="Consolas" w:cs="Consolas"/>
          <w:color w:val="000000"/>
          <w:kern w:val="0"/>
          <w:sz w:val="20"/>
          <w:szCs w:val="20"/>
        </w:rPr>
        <w:t>.</w:t>
      </w:r>
      <w:r w:rsidRPr="00992103">
        <w:rPr>
          <w:rFonts w:ascii="Consolas" w:eastAsia="SimSun" w:hAnsi="Consolas" w:cs="Consolas"/>
          <w:color w:val="00008B"/>
          <w:kern w:val="0"/>
          <w:sz w:val="20"/>
          <w:szCs w:val="20"/>
        </w:rPr>
        <w:t>out</w:t>
      </w:r>
      <w:r w:rsidRPr="00992103">
        <w:rPr>
          <w:rFonts w:ascii="Consolas" w:eastAsia="SimSun" w:hAnsi="Consolas" w:cs="Consolas"/>
          <w:color w:val="000000"/>
          <w:kern w:val="0"/>
          <w:sz w:val="20"/>
          <w:szCs w:val="20"/>
        </w:rPr>
        <w:t>.</w:t>
      </w:r>
      <w:r w:rsidRPr="00992103">
        <w:rPr>
          <w:rFonts w:ascii="Consolas" w:eastAsia="SimSun" w:hAnsi="Consolas" w:cs="Consolas"/>
          <w:color w:val="00008B"/>
          <w:kern w:val="0"/>
          <w:sz w:val="20"/>
          <w:szCs w:val="20"/>
        </w:rPr>
        <w:t>print</w:t>
      </w:r>
      <w:r w:rsidRPr="00992103">
        <w:rPr>
          <w:rFonts w:ascii="Consolas" w:eastAsia="SimSun" w:hAnsi="Consolas" w:cs="Consolas"/>
          <w:color w:val="000000"/>
          <w:kern w:val="0"/>
          <w:sz w:val="20"/>
          <w:szCs w:val="20"/>
        </w:rPr>
        <w:t>((</w:t>
      </w:r>
      <w:r w:rsidRPr="00992103">
        <w:rPr>
          <w:rFonts w:ascii="Consolas" w:eastAsia="SimSun" w:hAnsi="Consolas" w:cs="Consolas"/>
          <w:color w:val="00008B"/>
          <w:kern w:val="0"/>
          <w:sz w:val="20"/>
          <w:szCs w:val="20"/>
        </w:rPr>
        <w:t>char</w:t>
      </w:r>
      <w:r w:rsidRPr="00992103">
        <w:rPr>
          <w:rFonts w:ascii="Consolas" w:eastAsia="SimSun" w:hAnsi="Consolas" w:cs="Consolas"/>
          <w:color w:val="000000"/>
          <w:kern w:val="0"/>
          <w:sz w:val="20"/>
          <w:szCs w:val="20"/>
        </w:rPr>
        <w:t xml:space="preserve">)k);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fis.close(); </w:t>
      </w:r>
      <w:r w:rsidRPr="00992103">
        <w:rPr>
          <w:rFonts w:ascii="Consolas" w:eastAsia="SimSun" w:hAnsi="Consolas" w:cs="Consolas"/>
          <w:color w:val="000000"/>
          <w:kern w:val="0"/>
          <w:sz w:val="20"/>
          <w:szCs w:val="20"/>
        </w:rPr>
        <w:tab/>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992103">
        <w:rPr>
          <w:rFonts w:ascii="Consolas" w:eastAsia="SimSun" w:hAnsi="Consolas" w:cs="Consolas"/>
          <w:color w:val="000000"/>
          <w:kern w:val="0"/>
          <w:sz w:val="20"/>
          <w:szCs w:val="20"/>
        </w:rPr>
        <w:t xml:space="preserve">   }</w:t>
      </w:r>
    </w:p>
    <w:p w:rsidR="00992103" w:rsidRPr="00992103" w:rsidRDefault="00992103"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222426"/>
          <w:kern w:val="0"/>
          <w:sz w:val="20"/>
          <w:szCs w:val="20"/>
        </w:rPr>
      </w:pPr>
      <w:r w:rsidRPr="00992103">
        <w:rPr>
          <w:rFonts w:ascii="Consolas" w:eastAsia="SimSun" w:hAnsi="Consolas" w:cs="Consolas"/>
          <w:color w:val="000000"/>
          <w:kern w:val="0"/>
          <w:sz w:val="20"/>
          <w:szCs w:val="20"/>
        </w:rPr>
        <w:t>}</w:t>
      </w:r>
    </w:p>
    <w:p w:rsidR="00992103" w:rsidRDefault="00992103"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992103">
        <w:rPr>
          <w:rFonts w:ascii="Calibri" w:eastAsia="SimSun" w:hAnsi="Calibri" w:cs="SimSun"/>
          <w:kern w:val="0"/>
          <w:szCs w:val="21"/>
          <w:highlight w:val="yellow"/>
        </w:rPr>
        <w:t>Th reason is that IOException is a parent class of FileNotFoundException so it by default covers that.</w:t>
      </w:r>
      <w:r w:rsidRPr="00992103">
        <w:rPr>
          <w:rFonts w:ascii="Calibri" w:eastAsia="SimSun" w:hAnsi="Calibri" w:cs="SimSun"/>
          <w:kern w:val="0"/>
          <w:szCs w:val="21"/>
        </w:rPr>
        <w:t xml:space="preserve"> If you want you can declare that too like this public static void main(String args[]) throws IOException, FileNotFoundException.</w:t>
      </w:r>
    </w:p>
    <w:p w:rsidR="001C239D" w:rsidRDefault="0097716F" w:rsidP="008315F6">
      <w:pPr>
        <w:widowControl/>
        <w:spacing w:before="100" w:beforeAutospacing="1" w:after="100" w:afterAutospacing="1" w:line="300" w:lineRule="atLeast"/>
        <w:ind w:leftChars="471" w:left="989"/>
        <w:jc w:val="left"/>
        <w:rPr>
          <w:rFonts w:ascii="Calibri" w:eastAsia="SimSun" w:hAnsi="Calibri" w:cs="SimSun"/>
          <w:kern w:val="0"/>
          <w:szCs w:val="21"/>
        </w:rPr>
      </w:pPr>
      <w:r>
        <w:rPr>
          <w:rFonts w:ascii="Calibri" w:eastAsia="SimSun" w:hAnsi="Calibri" w:cs="SimSun" w:hint="eastAsia"/>
          <w:kern w:val="0"/>
          <w:szCs w:val="21"/>
        </w:rPr>
        <w:lastRenderedPageBreak/>
        <w:t xml:space="preserve">(2)What are unchecked exceptions ? </w:t>
      </w:r>
      <w:r>
        <w:rPr>
          <w:rFonts w:ascii="Calibri" w:eastAsia="SimSun" w:hAnsi="Calibri" w:cs="SimSun"/>
          <w:kern w:val="0"/>
          <w:szCs w:val="21"/>
        </w:rPr>
        <w:t>–</w:t>
      </w:r>
      <w:r>
        <w:rPr>
          <w:rFonts w:ascii="Calibri" w:eastAsia="SimSun" w:hAnsi="Calibri" w:cs="SimSun" w:hint="eastAsia"/>
          <w:kern w:val="0"/>
          <w:szCs w:val="21"/>
        </w:rPr>
        <w:t xml:space="preserve"> </w:t>
      </w:r>
      <w:r w:rsidRPr="004C3CF2">
        <w:rPr>
          <w:rFonts w:ascii="Calibri" w:eastAsia="SimSun" w:hAnsi="Calibri" w:cs="SimSun"/>
          <w:kern w:val="0"/>
          <w:szCs w:val="21"/>
          <w:highlight w:val="yellow"/>
        </w:rPr>
        <w:t>NullPointerException</w:t>
      </w:r>
      <w:r w:rsidRPr="004C3CF2">
        <w:rPr>
          <w:rFonts w:ascii="Calibri" w:eastAsia="SimSun" w:hAnsi="Calibri" w:cs="SimSun" w:hint="eastAsia"/>
          <w:kern w:val="0"/>
          <w:szCs w:val="21"/>
          <w:highlight w:val="yellow"/>
        </w:rPr>
        <w:t xml:space="preserve"> / </w:t>
      </w:r>
      <w:r w:rsidRPr="004C3CF2">
        <w:rPr>
          <w:rFonts w:ascii="Calibri" w:eastAsia="SimSun" w:hAnsi="Calibri" w:cs="SimSun"/>
          <w:kern w:val="0"/>
          <w:szCs w:val="21"/>
          <w:highlight w:val="yellow"/>
        </w:rPr>
        <w:t>ArrayIndexOutOfBoundsException</w:t>
      </w:r>
      <w:r w:rsidRPr="004C3CF2">
        <w:rPr>
          <w:rFonts w:ascii="Calibri" w:eastAsia="SimSun" w:hAnsi="Calibri" w:cs="SimSun" w:hint="eastAsia"/>
          <w:kern w:val="0"/>
          <w:szCs w:val="21"/>
          <w:highlight w:val="yellow"/>
        </w:rPr>
        <w:t xml:space="preserve"> / </w:t>
      </w:r>
      <w:r w:rsidRPr="004C3CF2">
        <w:rPr>
          <w:rFonts w:ascii="Calibri" w:eastAsia="SimSun" w:hAnsi="Calibri" w:cs="SimSun"/>
          <w:kern w:val="0"/>
          <w:szCs w:val="21"/>
          <w:highlight w:val="yellow"/>
        </w:rPr>
        <w:t>ArithmeticException</w:t>
      </w:r>
      <w:r w:rsidRPr="004C3CF2">
        <w:rPr>
          <w:rFonts w:ascii="Calibri" w:eastAsia="SimSun" w:hAnsi="Calibri" w:cs="SimSun" w:hint="eastAsia"/>
          <w:kern w:val="0"/>
          <w:szCs w:val="21"/>
          <w:highlight w:val="yellow"/>
        </w:rPr>
        <w:t xml:space="preserve"> / </w:t>
      </w:r>
      <w:r w:rsidRPr="004C3CF2">
        <w:rPr>
          <w:rFonts w:ascii="Calibri" w:eastAsia="SimSun" w:hAnsi="Calibri" w:cs="SimSun"/>
          <w:kern w:val="0"/>
          <w:szCs w:val="21"/>
          <w:highlight w:val="yellow"/>
        </w:rPr>
        <w:t>IllegalArgumentException</w:t>
      </w:r>
      <w:r>
        <w:rPr>
          <w:rFonts w:ascii="Calibri" w:eastAsia="SimSun" w:hAnsi="Calibri" w:cs="SimSun" w:hint="eastAsia"/>
          <w:kern w:val="0"/>
          <w:szCs w:val="21"/>
        </w:rPr>
        <w:t xml:space="preserve"> </w:t>
      </w:r>
    </w:p>
    <w:p w:rsidR="004C3CF2" w:rsidRDefault="00B62540" w:rsidP="008315F6">
      <w:pPr>
        <w:widowControl/>
        <w:spacing w:before="100" w:beforeAutospacing="1" w:after="100" w:afterAutospacing="1" w:line="300" w:lineRule="atLeast"/>
        <w:ind w:leftChars="471" w:left="989"/>
        <w:jc w:val="left"/>
        <w:rPr>
          <w:rFonts w:ascii="Calibri" w:eastAsia="SimSun" w:hAnsi="Calibri" w:cs="SimSun"/>
          <w:kern w:val="0"/>
          <w:szCs w:val="21"/>
        </w:rPr>
      </w:pPr>
      <w:r>
        <w:rPr>
          <w:rFonts w:ascii="Calibri" w:eastAsia="SimSun" w:hAnsi="Calibri" w:cs="SimSun" w:hint="eastAsia"/>
          <w:kern w:val="0"/>
          <w:szCs w:val="21"/>
        </w:rPr>
        <w:t>Unchecked exception also known as runtime exception, t</w:t>
      </w:r>
      <w:r w:rsidR="004C3CF2">
        <w:rPr>
          <w:rFonts w:ascii="Calibri" w:eastAsia="SimSun" w:hAnsi="Calibri" w:cs="SimSun" w:hint="eastAsia"/>
          <w:kern w:val="0"/>
          <w:szCs w:val="21"/>
        </w:rPr>
        <w:t>he compile of code will be success, but when it run, will fail.</w:t>
      </w:r>
      <w:r w:rsidR="00DA66D6">
        <w:rPr>
          <w:rFonts w:ascii="Calibri" w:eastAsia="SimSun" w:hAnsi="Calibri" w:cs="SimSun" w:hint="eastAsia"/>
          <w:kern w:val="0"/>
          <w:szCs w:val="21"/>
        </w:rPr>
        <w:t xml:space="preserve"> </w:t>
      </w:r>
      <w:r w:rsidR="00952ECB">
        <w:rPr>
          <w:rFonts w:ascii="Calibri" w:eastAsia="SimSun" w:hAnsi="Calibri" w:cs="SimSun" w:hint="eastAsia"/>
          <w:kern w:val="0"/>
          <w:szCs w:val="21"/>
        </w:rPr>
        <w:t xml:space="preserve">If you want to catch a Runtime Exception, </w:t>
      </w:r>
      <w:r w:rsidR="00DA66D6">
        <w:rPr>
          <w:rFonts w:ascii="Calibri" w:eastAsia="SimSun" w:hAnsi="Calibri" w:cs="SimSun" w:hint="eastAsia"/>
          <w:kern w:val="0"/>
          <w:szCs w:val="21"/>
        </w:rPr>
        <w:t xml:space="preserve">it also can be handle by try catch block, no difference than normal exceptions. </w:t>
      </w:r>
      <w:r w:rsidR="00DA66D6" w:rsidRPr="00BC770A">
        <w:rPr>
          <w:rFonts w:ascii="Calibri" w:eastAsia="SimSun" w:hAnsi="Calibri" w:cs="SimSun" w:hint="eastAsia"/>
          <w:kern w:val="0"/>
          <w:szCs w:val="21"/>
          <w:highlight w:val="magenta"/>
        </w:rPr>
        <w:t>NOTE: In catch block, the unchecked exception top level parent is RuntimeException.</w:t>
      </w:r>
      <w:r w:rsidR="00B85195">
        <w:rPr>
          <w:rFonts w:ascii="Calibri" w:eastAsia="SimSun" w:hAnsi="Calibri" w:cs="SimSun" w:hint="eastAsia"/>
          <w:kern w:val="0"/>
          <w:szCs w:val="21"/>
        </w:rPr>
        <w:t xml:space="preserve"> </w:t>
      </w:r>
      <w:hyperlink r:id="rId41" w:history="1">
        <w:r w:rsidR="00B85195" w:rsidRPr="00363C00">
          <w:rPr>
            <w:rStyle w:val="Hyperlink"/>
            <w:rFonts w:ascii="Calibri" w:eastAsia="SimSun" w:hAnsi="Calibri" w:cs="SimSun"/>
            <w:kern w:val="0"/>
            <w:szCs w:val="21"/>
          </w:rPr>
          <w:t>http://stackoverflow.com/questions/2028719/handling-runtimeexceptions-in-java</w:t>
        </w:r>
      </w:hyperlink>
      <w:r w:rsidR="00B85195">
        <w:rPr>
          <w:rFonts w:ascii="Calibri" w:eastAsia="SimSun" w:hAnsi="Calibri" w:cs="SimSun" w:hint="eastAsia"/>
          <w:kern w:val="0"/>
          <w:szCs w:val="21"/>
        </w:rPr>
        <w:t xml:space="preserve"> </w:t>
      </w:r>
    </w:p>
    <w:p w:rsidR="00BC770A" w:rsidRPr="00BC770A" w:rsidRDefault="00BC770A"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303336"/>
          <w:kern w:val="0"/>
          <w:sz w:val="20"/>
          <w:szCs w:val="20"/>
          <w:bdr w:val="none" w:sz="0" w:space="0" w:color="auto" w:frame="1"/>
          <w:shd w:val="clear" w:color="auto" w:fill="EFF0F1"/>
        </w:rPr>
      </w:pPr>
      <w:r w:rsidRPr="00BC770A">
        <w:rPr>
          <w:rFonts w:ascii="Consolas" w:eastAsia="SimSun" w:hAnsi="Consolas" w:cs="Consolas"/>
          <w:color w:val="101094"/>
          <w:kern w:val="0"/>
          <w:sz w:val="20"/>
          <w:szCs w:val="20"/>
          <w:bdr w:val="none" w:sz="0" w:space="0" w:color="auto" w:frame="1"/>
          <w:shd w:val="clear" w:color="auto" w:fill="EFF0F1"/>
        </w:rPr>
        <w:t>try</w:t>
      </w:r>
      <w:r w:rsidRPr="00BC770A">
        <w:rPr>
          <w:rFonts w:ascii="Consolas" w:eastAsia="SimSun" w:hAnsi="Consolas" w:cs="Consolas"/>
          <w:color w:val="303336"/>
          <w:kern w:val="0"/>
          <w:sz w:val="20"/>
          <w:szCs w:val="20"/>
          <w:bdr w:val="none" w:sz="0" w:space="0" w:color="auto" w:frame="1"/>
          <w:shd w:val="clear" w:color="auto" w:fill="EFF0F1"/>
        </w:rPr>
        <w:t xml:space="preserve"> {</w:t>
      </w:r>
    </w:p>
    <w:p w:rsidR="00BC770A" w:rsidRPr="00BC770A" w:rsidRDefault="00BC770A"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303336"/>
          <w:kern w:val="0"/>
          <w:sz w:val="20"/>
          <w:szCs w:val="20"/>
          <w:bdr w:val="none" w:sz="0" w:space="0" w:color="auto" w:frame="1"/>
          <w:shd w:val="clear" w:color="auto" w:fill="EFF0F1"/>
        </w:rPr>
      </w:pPr>
      <w:r w:rsidRPr="00BC770A">
        <w:rPr>
          <w:rFonts w:ascii="Consolas" w:eastAsia="SimSun" w:hAnsi="Consolas" w:cs="Consolas"/>
          <w:color w:val="303336"/>
          <w:kern w:val="0"/>
          <w:sz w:val="20"/>
          <w:szCs w:val="20"/>
          <w:bdr w:val="none" w:sz="0" w:space="0" w:color="auto" w:frame="1"/>
          <w:shd w:val="clear" w:color="auto" w:fill="EFF0F1"/>
        </w:rPr>
        <w:t xml:space="preserve">   someMethodThatThrowsRuntimeException();</w:t>
      </w:r>
    </w:p>
    <w:p w:rsidR="00BC770A" w:rsidRPr="00BC770A" w:rsidRDefault="00BC770A"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303336"/>
          <w:kern w:val="0"/>
          <w:sz w:val="20"/>
          <w:szCs w:val="20"/>
          <w:bdr w:val="none" w:sz="0" w:space="0" w:color="auto" w:frame="1"/>
          <w:shd w:val="clear" w:color="auto" w:fill="EFF0F1"/>
        </w:rPr>
      </w:pPr>
      <w:r w:rsidRPr="00BC770A">
        <w:rPr>
          <w:rFonts w:ascii="Consolas" w:eastAsia="SimSun" w:hAnsi="Consolas" w:cs="Consolas"/>
          <w:color w:val="303336"/>
          <w:kern w:val="0"/>
          <w:sz w:val="20"/>
          <w:szCs w:val="20"/>
          <w:bdr w:val="none" w:sz="0" w:space="0" w:color="auto" w:frame="1"/>
          <w:shd w:val="clear" w:color="auto" w:fill="EFF0F1"/>
        </w:rPr>
        <w:t xml:space="preserve">} </w:t>
      </w:r>
      <w:r w:rsidRPr="00BC770A">
        <w:rPr>
          <w:rFonts w:ascii="Consolas" w:eastAsia="SimSun" w:hAnsi="Consolas" w:cs="Consolas"/>
          <w:color w:val="101094"/>
          <w:kern w:val="0"/>
          <w:sz w:val="20"/>
          <w:szCs w:val="20"/>
          <w:bdr w:val="none" w:sz="0" w:space="0" w:color="auto" w:frame="1"/>
          <w:shd w:val="clear" w:color="auto" w:fill="EFF0F1"/>
        </w:rPr>
        <w:t>catch</w:t>
      </w:r>
      <w:r w:rsidRPr="00BC770A">
        <w:rPr>
          <w:rFonts w:ascii="Consolas" w:eastAsia="SimSun" w:hAnsi="Consolas" w:cs="Consolas"/>
          <w:color w:val="303336"/>
          <w:kern w:val="0"/>
          <w:sz w:val="20"/>
          <w:szCs w:val="20"/>
          <w:bdr w:val="none" w:sz="0" w:space="0" w:color="auto" w:frame="1"/>
          <w:shd w:val="clear" w:color="auto" w:fill="EFF0F1"/>
        </w:rPr>
        <w:t xml:space="preserve"> (</w:t>
      </w:r>
      <w:r w:rsidRPr="00BC770A">
        <w:rPr>
          <w:rFonts w:ascii="Consolas" w:eastAsia="SimSun" w:hAnsi="Consolas" w:cs="Consolas"/>
          <w:color w:val="2B91AF"/>
          <w:kern w:val="0"/>
          <w:sz w:val="20"/>
          <w:szCs w:val="20"/>
          <w:bdr w:val="none" w:sz="0" w:space="0" w:color="auto" w:frame="1"/>
          <w:shd w:val="clear" w:color="auto" w:fill="EFF0F1"/>
        </w:rPr>
        <w:t>RuntimeException</w:t>
      </w:r>
      <w:r w:rsidRPr="00BC770A">
        <w:rPr>
          <w:rFonts w:ascii="Consolas" w:eastAsia="SimSun" w:hAnsi="Consolas" w:cs="Consolas"/>
          <w:color w:val="303336"/>
          <w:kern w:val="0"/>
          <w:sz w:val="20"/>
          <w:szCs w:val="20"/>
          <w:bdr w:val="none" w:sz="0" w:space="0" w:color="auto" w:frame="1"/>
          <w:shd w:val="clear" w:color="auto" w:fill="EFF0F1"/>
        </w:rPr>
        <w:t xml:space="preserve"> ex) {</w:t>
      </w:r>
    </w:p>
    <w:p w:rsidR="00BC770A" w:rsidRPr="00BC770A" w:rsidRDefault="00BC770A"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303336"/>
          <w:kern w:val="0"/>
          <w:sz w:val="20"/>
          <w:szCs w:val="20"/>
          <w:bdr w:val="none" w:sz="0" w:space="0" w:color="auto" w:frame="1"/>
          <w:shd w:val="clear" w:color="auto" w:fill="EFF0F1"/>
        </w:rPr>
      </w:pPr>
      <w:r w:rsidRPr="00BC770A">
        <w:rPr>
          <w:rFonts w:ascii="Consolas" w:eastAsia="SimSun" w:hAnsi="Consolas" w:cs="Consolas"/>
          <w:color w:val="303336"/>
          <w:kern w:val="0"/>
          <w:sz w:val="20"/>
          <w:szCs w:val="20"/>
          <w:bdr w:val="none" w:sz="0" w:space="0" w:color="auto" w:frame="1"/>
          <w:shd w:val="clear" w:color="auto" w:fill="EFF0F1"/>
        </w:rPr>
        <w:t xml:space="preserve">   </w:t>
      </w:r>
      <w:r w:rsidRPr="00BC770A">
        <w:rPr>
          <w:rFonts w:ascii="Consolas" w:eastAsia="SimSun" w:hAnsi="Consolas" w:cs="Consolas"/>
          <w:color w:val="858C93"/>
          <w:kern w:val="0"/>
          <w:sz w:val="20"/>
          <w:szCs w:val="20"/>
          <w:bdr w:val="none" w:sz="0" w:space="0" w:color="auto" w:frame="1"/>
          <w:shd w:val="clear" w:color="auto" w:fill="EFF0F1"/>
        </w:rPr>
        <w:t>// do something with the runtime exception</w:t>
      </w:r>
    </w:p>
    <w:p w:rsidR="00BC770A" w:rsidRPr="00BC770A" w:rsidRDefault="00BC770A"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393318"/>
          <w:kern w:val="0"/>
          <w:sz w:val="20"/>
          <w:szCs w:val="20"/>
        </w:rPr>
      </w:pPr>
      <w:r w:rsidRPr="00BC770A">
        <w:rPr>
          <w:rFonts w:ascii="Consolas" w:eastAsia="SimSun" w:hAnsi="Consolas" w:cs="Consolas"/>
          <w:color w:val="303336"/>
          <w:kern w:val="0"/>
          <w:sz w:val="20"/>
          <w:szCs w:val="20"/>
          <w:bdr w:val="none" w:sz="0" w:space="0" w:color="auto" w:frame="1"/>
          <w:shd w:val="clear" w:color="auto" w:fill="EFF0F1"/>
        </w:rPr>
        <w:t>}</w:t>
      </w:r>
    </w:p>
    <w:p w:rsidR="00BC770A" w:rsidRDefault="00BC770A" w:rsidP="008315F6">
      <w:pPr>
        <w:widowControl/>
        <w:spacing w:before="100" w:beforeAutospacing="1" w:after="100" w:afterAutospacing="1" w:line="300" w:lineRule="atLeast"/>
        <w:ind w:leftChars="300" w:left="630"/>
        <w:jc w:val="left"/>
        <w:rPr>
          <w:rFonts w:ascii="Calibri" w:eastAsia="SimSun" w:hAnsi="Calibri" w:cs="SimSun"/>
          <w:kern w:val="0"/>
          <w:szCs w:val="21"/>
        </w:rPr>
      </w:pPr>
      <w:r w:rsidRPr="0072545F">
        <w:rPr>
          <w:rFonts w:ascii="Calibri" w:eastAsia="SimSun" w:hAnsi="Calibri" w:cs="SimSun" w:hint="eastAsia"/>
          <w:kern w:val="0"/>
          <w:szCs w:val="21"/>
        </w:rPr>
        <w:t>ArithmeticException</w:t>
      </w:r>
      <w:r w:rsidR="002F509D">
        <w:rPr>
          <w:rFonts w:ascii="Calibri" w:eastAsia="SimSun" w:hAnsi="Calibri" w:cs="SimSun" w:hint="eastAsia"/>
          <w:kern w:val="0"/>
          <w:szCs w:val="21"/>
        </w:rPr>
        <w:t xml:space="preserve">/ </w:t>
      </w:r>
      <w:r w:rsidRPr="0072545F">
        <w:rPr>
          <w:rFonts w:ascii="Calibri" w:eastAsia="SimSun" w:hAnsi="Calibri" w:cs="SimSun" w:hint="eastAsia"/>
          <w:kern w:val="0"/>
          <w:szCs w:val="21"/>
        </w:rPr>
        <w:t>ArrayIndexOutOfBoundsException examples</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8B"/>
          <w:kern w:val="0"/>
          <w:sz w:val="20"/>
          <w:szCs w:val="20"/>
        </w:rPr>
        <w:t>class</w:t>
      </w: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2B91AF"/>
          <w:kern w:val="0"/>
          <w:sz w:val="20"/>
          <w:szCs w:val="20"/>
        </w:rPr>
        <w:t>Example</w:t>
      </w:r>
      <w:r w:rsidRPr="00786E77">
        <w:rPr>
          <w:rFonts w:ascii="Consolas" w:eastAsia="SimSun" w:hAnsi="Consolas" w:cs="Consolas"/>
          <w:color w:val="000000"/>
          <w:kern w:val="0"/>
          <w:sz w:val="20"/>
          <w:szCs w:val="20"/>
        </w:rPr>
        <w:t xml:space="preserve"> {  </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00008B"/>
          <w:kern w:val="0"/>
          <w:sz w:val="20"/>
          <w:szCs w:val="20"/>
        </w:rPr>
        <w:t>public</w:t>
      </w: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00008B"/>
          <w:kern w:val="0"/>
          <w:sz w:val="20"/>
          <w:szCs w:val="20"/>
        </w:rPr>
        <w:t>static</w:t>
      </w: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00008B"/>
          <w:kern w:val="0"/>
          <w:sz w:val="20"/>
          <w:szCs w:val="20"/>
        </w:rPr>
        <w:t>void</w:t>
      </w:r>
      <w:r w:rsidRPr="00786E77">
        <w:rPr>
          <w:rFonts w:ascii="Consolas" w:eastAsia="SimSun" w:hAnsi="Consolas" w:cs="Consolas"/>
          <w:color w:val="000000"/>
          <w:kern w:val="0"/>
          <w:sz w:val="20"/>
          <w:szCs w:val="20"/>
        </w:rPr>
        <w:t xml:space="preserve"> main(</w:t>
      </w:r>
      <w:r w:rsidRPr="00786E77">
        <w:rPr>
          <w:rFonts w:ascii="Consolas" w:eastAsia="SimSun" w:hAnsi="Consolas" w:cs="Consolas"/>
          <w:color w:val="2B91AF"/>
          <w:kern w:val="0"/>
          <w:sz w:val="20"/>
          <w:szCs w:val="20"/>
        </w:rPr>
        <w:t>String</w:t>
      </w:r>
      <w:r w:rsidRPr="00786E77">
        <w:rPr>
          <w:rFonts w:ascii="Consolas" w:eastAsia="SimSun" w:hAnsi="Consolas" w:cs="Consolas"/>
          <w:color w:val="000000"/>
          <w:kern w:val="0"/>
          <w:sz w:val="20"/>
          <w:szCs w:val="20"/>
        </w:rPr>
        <w:t xml:space="preserve"> args[])</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 xml:space="preserve">   {</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00008B"/>
          <w:kern w:val="0"/>
          <w:sz w:val="20"/>
          <w:szCs w:val="20"/>
        </w:rPr>
        <w:t>int</w:t>
      </w:r>
      <w:r w:rsidRPr="00786E77">
        <w:rPr>
          <w:rFonts w:ascii="Consolas" w:eastAsia="SimSun" w:hAnsi="Consolas" w:cs="Consolas"/>
          <w:color w:val="000000"/>
          <w:kern w:val="0"/>
          <w:sz w:val="20"/>
          <w:szCs w:val="20"/>
        </w:rPr>
        <w:t xml:space="preserve"> num1=</w:t>
      </w:r>
      <w:r w:rsidRPr="00786E77">
        <w:rPr>
          <w:rFonts w:ascii="Consolas" w:eastAsia="SimSun" w:hAnsi="Consolas" w:cs="Consolas"/>
          <w:color w:val="800000"/>
          <w:kern w:val="0"/>
          <w:sz w:val="20"/>
          <w:szCs w:val="20"/>
        </w:rPr>
        <w:t>10</w:t>
      </w:r>
      <w:r w:rsidRPr="00786E77">
        <w:rPr>
          <w:rFonts w:ascii="Consolas" w:eastAsia="SimSun" w:hAnsi="Consolas" w:cs="Consolas"/>
          <w:color w:val="000000"/>
          <w:kern w:val="0"/>
          <w:sz w:val="20"/>
          <w:szCs w:val="20"/>
        </w:rPr>
        <w:t>;</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00008B"/>
          <w:kern w:val="0"/>
          <w:sz w:val="20"/>
          <w:szCs w:val="20"/>
        </w:rPr>
        <w:t>int</w:t>
      </w:r>
      <w:r w:rsidRPr="00786E77">
        <w:rPr>
          <w:rFonts w:ascii="Consolas" w:eastAsia="SimSun" w:hAnsi="Consolas" w:cs="Consolas"/>
          <w:color w:val="000000"/>
          <w:kern w:val="0"/>
          <w:sz w:val="20"/>
          <w:szCs w:val="20"/>
        </w:rPr>
        <w:t xml:space="preserve"> num2=</w:t>
      </w:r>
      <w:r w:rsidRPr="00786E77">
        <w:rPr>
          <w:rFonts w:ascii="Consolas" w:eastAsia="SimSun" w:hAnsi="Consolas" w:cs="Consolas"/>
          <w:color w:val="800000"/>
          <w:kern w:val="0"/>
          <w:sz w:val="20"/>
          <w:szCs w:val="20"/>
        </w:rPr>
        <w:t>0</w:t>
      </w:r>
      <w:r w:rsidRPr="00786E77">
        <w:rPr>
          <w:rFonts w:ascii="Consolas" w:eastAsia="SimSun" w:hAnsi="Consolas" w:cs="Consolas"/>
          <w:color w:val="000000"/>
          <w:kern w:val="0"/>
          <w:sz w:val="20"/>
          <w:szCs w:val="20"/>
        </w:rPr>
        <w:t>;</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808080"/>
          <w:kern w:val="0"/>
          <w:sz w:val="20"/>
          <w:szCs w:val="20"/>
        </w:rPr>
        <w:t>/*Since I'm dividing an integer with 0</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808080"/>
          <w:kern w:val="0"/>
          <w:sz w:val="20"/>
          <w:szCs w:val="20"/>
        </w:rPr>
        <w:tab/>
        <w:t xml:space="preserve"> * it should throw ArithmeticException*/</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00008B"/>
          <w:kern w:val="0"/>
          <w:sz w:val="20"/>
          <w:szCs w:val="20"/>
        </w:rPr>
        <w:t>int</w:t>
      </w:r>
      <w:r w:rsidRPr="00786E77">
        <w:rPr>
          <w:rFonts w:ascii="Consolas" w:eastAsia="SimSun" w:hAnsi="Consolas" w:cs="Consolas"/>
          <w:color w:val="000000"/>
          <w:kern w:val="0"/>
          <w:sz w:val="20"/>
          <w:szCs w:val="20"/>
        </w:rPr>
        <w:t xml:space="preserve"> res=num1/num2;</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2B91AF"/>
          <w:kern w:val="0"/>
          <w:sz w:val="20"/>
          <w:szCs w:val="20"/>
        </w:rPr>
        <w:t>System</w:t>
      </w:r>
      <w:r w:rsidRPr="00786E77">
        <w:rPr>
          <w:rFonts w:ascii="Consolas" w:eastAsia="SimSun" w:hAnsi="Consolas" w:cs="Consolas"/>
          <w:color w:val="000000"/>
          <w:kern w:val="0"/>
          <w:sz w:val="20"/>
          <w:szCs w:val="20"/>
        </w:rPr>
        <w:t>.</w:t>
      </w:r>
      <w:r w:rsidRPr="00786E77">
        <w:rPr>
          <w:rFonts w:ascii="Consolas" w:eastAsia="SimSun" w:hAnsi="Consolas" w:cs="Consolas"/>
          <w:color w:val="00008B"/>
          <w:kern w:val="0"/>
          <w:sz w:val="20"/>
          <w:szCs w:val="20"/>
        </w:rPr>
        <w:t>out</w:t>
      </w:r>
      <w:r w:rsidRPr="00786E77">
        <w:rPr>
          <w:rFonts w:ascii="Consolas" w:eastAsia="SimSun" w:hAnsi="Consolas" w:cs="Consolas"/>
          <w:color w:val="000000"/>
          <w:kern w:val="0"/>
          <w:sz w:val="20"/>
          <w:szCs w:val="20"/>
        </w:rPr>
        <w:t>.println(res);</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 xml:space="preserve">   }</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222426"/>
          <w:kern w:val="0"/>
          <w:sz w:val="20"/>
          <w:szCs w:val="20"/>
        </w:rPr>
      </w:pPr>
      <w:r w:rsidRPr="00786E77">
        <w:rPr>
          <w:rFonts w:ascii="Consolas" w:eastAsia="SimSun" w:hAnsi="Consolas" w:cs="Consolas"/>
          <w:color w:val="000000"/>
          <w:kern w:val="0"/>
          <w:sz w:val="20"/>
          <w:szCs w:val="20"/>
        </w:rPr>
        <w:t>}</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8B"/>
          <w:kern w:val="0"/>
          <w:sz w:val="20"/>
          <w:szCs w:val="20"/>
        </w:rPr>
        <w:t>class</w:t>
      </w: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2B91AF"/>
          <w:kern w:val="0"/>
          <w:sz w:val="20"/>
          <w:szCs w:val="20"/>
        </w:rPr>
        <w:t>Example</w:t>
      </w:r>
      <w:r w:rsidRPr="00786E77">
        <w:rPr>
          <w:rFonts w:ascii="Consolas" w:eastAsia="SimSun" w:hAnsi="Consolas" w:cs="Consolas"/>
          <w:color w:val="000000"/>
          <w:kern w:val="0"/>
          <w:sz w:val="20"/>
          <w:szCs w:val="20"/>
        </w:rPr>
        <w:t xml:space="preserve"> {  </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00008B"/>
          <w:kern w:val="0"/>
          <w:sz w:val="20"/>
          <w:szCs w:val="20"/>
        </w:rPr>
        <w:t>public</w:t>
      </w: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00008B"/>
          <w:kern w:val="0"/>
          <w:sz w:val="20"/>
          <w:szCs w:val="20"/>
        </w:rPr>
        <w:t>static</w:t>
      </w:r>
      <w:r w:rsidRPr="00786E77">
        <w:rPr>
          <w:rFonts w:ascii="Consolas" w:eastAsia="SimSun" w:hAnsi="Consolas" w:cs="Consolas"/>
          <w:color w:val="000000"/>
          <w:kern w:val="0"/>
          <w:sz w:val="20"/>
          <w:szCs w:val="20"/>
        </w:rPr>
        <w:t xml:space="preserve"> </w:t>
      </w:r>
      <w:r w:rsidRPr="00786E77">
        <w:rPr>
          <w:rFonts w:ascii="Consolas" w:eastAsia="SimSun" w:hAnsi="Consolas" w:cs="Consolas"/>
          <w:color w:val="00008B"/>
          <w:kern w:val="0"/>
          <w:sz w:val="20"/>
          <w:szCs w:val="20"/>
        </w:rPr>
        <w:t>void</w:t>
      </w:r>
      <w:r w:rsidRPr="00786E77">
        <w:rPr>
          <w:rFonts w:ascii="Consolas" w:eastAsia="SimSun" w:hAnsi="Consolas" w:cs="Consolas"/>
          <w:color w:val="000000"/>
          <w:kern w:val="0"/>
          <w:sz w:val="20"/>
          <w:szCs w:val="20"/>
        </w:rPr>
        <w:t xml:space="preserve"> main(</w:t>
      </w:r>
      <w:r w:rsidRPr="00786E77">
        <w:rPr>
          <w:rFonts w:ascii="Consolas" w:eastAsia="SimSun" w:hAnsi="Consolas" w:cs="Consolas"/>
          <w:color w:val="2B91AF"/>
          <w:kern w:val="0"/>
          <w:sz w:val="20"/>
          <w:szCs w:val="20"/>
        </w:rPr>
        <w:t>String</w:t>
      </w:r>
      <w:r w:rsidRPr="00786E77">
        <w:rPr>
          <w:rFonts w:ascii="Consolas" w:eastAsia="SimSun" w:hAnsi="Consolas" w:cs="Consolas"/>
          <w:color w:val="000000"/>
          <w:kern w:val="0"/>
          <w:sz w:val="20"/>
          <w:szCs w:val="20"/>
        </w:rPr>
        <w:t xml:space="preserve"> args[])</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 xml:space="preserve">   {</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00008B"/>
          <w:kern w:val="0"/>
          <w:sz w:val="20"/>
          <w:szCs w:val="20"/>
        </w:rPr>
        <w:t>int</w:t>
      </w:r>
      <w:r w:rsidRPr="00786E77">
        <w:rPr>
          <w:rFonts w:ascii="Consolas" w:eastAsia="SimSun" w:hAnsi="Consolas" w:cs="Consolas"/>
          <w:color w:val="000000"/>
          <w:kern w:val="0"/>
          <w:sz w:val="20"/>
          <w:szCs w:val="20"/>
        </w:rPr>
        <w:t xml:space="preserve"> arr[] ={</w:t>
      </w:r>
      <w:r w:rsidRPr="00786E77">
        <w:rPr>
          <w:rFonts w:ascii="Consolas" w:eastAsia="SimSun" w:hAnsi="Consolas" w:cs="Consolas"/>
          <w:color w:val="800000"/>
          <w:kern w:val="0"/>
          <w:sz w:val="20"/>
          <w:szCs w:val="20"/>
        </w:rPr>
        <w:t>1</w:t>
      </w:r>
      <w:r w:rsidRPr="00786E77">
        <w:rPr>
          <w:rFonts w:ascii="Consolas" w:eastAsia="SimSun" w:hAnsi="Consolas" w:cs="Consolas"/>
          <w:color w:val="000000"/>
          <w:kern w:val="0"/>
          <w:sz w:val="20"/>
          <w:szCs w:val="20"/>
        </w:rPr>
        <w:t>,</w:t>
      </w:r>
      <w:r w:rsidRPr="00786E77">
        <w:rPr>
          <w:rFonts w:ascii="Consolas" w:eastAsia="SimSun" w:hAnsi="Consolas" w:cs="Consolas"/>
          <w:color w:val="800000"/>
          <w:kern w:val="0"/>
          <w:sz w:val="20"/>
          <w:szCs w:val="20"/>
        </w:rPr>
        <w:t>2</w:t>
      </w:r>
      <w:r w:rsidRPr="00786E77">
        <w:rPr>
          <w:rFonts w:ascii="Consolas" w:eastAsia="SimSun" w:hAnsi="Consolas" w:cs="Consolas"/>
          <w:color w:val="000000"/>
          <w:kern w:val="0"/>
          <w:sz w:val="20"/>
          <w:szCs w:val="20"/>
        </w:rPr>
        <w:t>,</w:t>
      </w:r>
      <w:r w:rsidRPr="00786E77">
        <w:rPr>
          <w:rFonts w:ascii="Consolas" w:eastAsia="SimSun" w:hAnsi="Consolas" w:cs="Consolas"/>
          <w:color w:val="800000"/>
          <w:kern w:val="0"/>
          <w:sz w:val="20"/>
          <w:szCs w:val="20"/>
        </w:rPr>
        <w:t>3</w:t>
      </w:r>
      <w:r w:rsidRPr="00786E77">
        <w:rPr>
          <w:rFonts w:ascii="Consolas" w:eastAsia="SimSun" w:hAnsi="Consolas" w:cs="Consolas"/>
          <w:color w:val="000000"/>
          <w:kern w:val="0"/>
          <w:sz w:val="20"/>
          <w:szCs w:val="20"/>
        </w:rPr>
        <w:t>,</w:t>
      </w:r>
      <w:r w:rsidRPr="00786E77">
        <w:rPr>
          <w:rFonts w:ascii="Consolas" w:eastAsia="SimSun" w:hAnsi="Consolas" w:cs="Consolas"/>
          <w:color w:val="800000"/>
          <w:kern w:val="0"/>
          <w:sz w:val="20"/>
          <w:szCs w:val="20"/>
        </w:rPr>
        <w:t>4</w:t>
      </w:r>
      <w:r w:rsidRPr="00786E77">
        <w:rPr>
          <w:rFonts w:ascii="Consolas" w:eastAsia="SimSun" w:hAnsi="Consolas" w:cs="Consolas"/>
          <w:color w:val="000000"/>
          <w:kern w:val="0"/>
          <w:sz w:val="20"/>
          <w:szCs w:val="20"/>
        </w:rPr>
        <w:t>,</w:t>
      </w:r>
      <w:r w:rsidRPr="00786E77">
        <w:rPr>
          <w:rFonts w:ascii="Consolas" w:eastAsia="SimSun" w:hAnsi="Consolas" w:cs="Consolas"/>
          <w:color w:val="800000"/>
          <w:kern w:val="0"/>
          <w:sz w:val="20"/>
          <w:szCs w:val="20"/>
        </w:rPr>
        <w:t>5</w:t>
      </w:r>
      <w:r w:rsidRPr="00786E77">
        <w:rPr>
          <w:rFonts w:ascii="Consolas" w:eastAsia="SimSun" w:hAnsi="Consolas" w:cs="Consolas"/>
          <w:color w:val="000000"/>
          <w:kern w:val="0"/>
          <w:sz w:val="20"/>
          <w:szCs w:val="20"/>
        </w:rPr>
        <w:t>};</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808080"/>
          <w:kern w:val="0"/>
          <w:sz w:val="20"/>
          <w:szCs w:val="20"/>
        </w:rPr>
        <w:t>/*My array has only 5 elements but</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786E77">
        <w:rPr>
          <w:rFonts w:ascii="Consolas" w:eastAsia="SimSun" w:hAnsi="Consolas" w:cs="Consolas"/>
          <w:color w:val="808080"/>
          <w:kern w:val="0"/>
          <w:sz w:val="20"/>
          <w:szCs w:val="20"/>
        </w:rPr>
        <w:tab/>
        <w:t xml:space="preserve"> * I'm trying to display the value of </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808080"/>
          <w:kern w:val="0"/>
          <w:sz w:val="20"/>
          <w:szCs w:val="20"/>
        </w:rPr>
      </w:pPr>
      <w:r w:rsidRPr="00786E77">
        <w:rPr>
          <w:rFonts w:ascii="Consolas" w:eastAsia="SimSun" w:hAnsi="Consolas" w:cs="Consolas"/>
          <w:color w:val="808080"/>
          <w:kern w:val="0"/>
          <w:sz w:val="20"/>
          <w:szCs w:val="20"/>
        </w:rPr>
        <w:tab/>
        <w:t xml:space="preserve"> * 8th element. It should throw</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808080"/>
          <w:kern w:val="0"/>
          <w:sz w:val="20"/>
          <w:szCs w:val="20"/>
        </w:rPr>
        <w:tab/>
        <w:t xml:space="preserve"> * ArrayIndexOutOfBoundsException*/</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ab/>
      </w:r>
      <w:r w:rsidRPr="00786E77">
        <w:rPr>
          <w:rFonts w:ascii="Consolas" w:eastAsia="SimSun" w:hAnsi="Consolas" w:cs="Consolas"/>
          <w:color w:val="2B91AF"/>
          <w:kern w:val="0"/>
          <w:sz w:val="20"/>
          <w:szCs w:val="20"/>
        </w:rPr>
        <w:t>System</w:t>
      </w:r>
      <w:r w:rsidRPr="00786E77">
        <w:rPr>
          <w:rFonts w:ascii="Consolas" w:eastAsia="SimSun" w:hAnsi="Consolas" w:cs="Consolas"/>
          <w:color w:val="000000"/>
          <w:kern w:val="0"/>
          <w:sz w:val="20"/>
          <w:szCs w:val="20"/>
        </w:rPr>
        <w:t>.</w:t>
      </w:r>
      <w:r w:rsidRPr="00786E77">
        <w:rPr>
          <w:rFonts w:ascii="Consolas" w:eastAsia="SimSun" w:hAnsi="Consolas" w:cs="Consolas"/>
          <w:color w:val="00008B"/>
          <w:kern w:val="0"/>
          <w:sz w:val="20"/>
          <w:szCs w:val="20"/>
        </w:rPr>
        <w:t>out</w:t>
      </w:r>
      <w:r w:rsidRPr="00786E77">
        <w:rPr>
          <w:rFonts w:ascii="Consolas" w:eastAsia="SimSun" w:hAnsi="Consolas" w:cs="Consolas"/>
          <w:color w:val="000000"/>
          <w:kern w:val="0"/>
          <w:sz w:val="20"/>
          <w:szCs w:val="20"/>
        </w:rPr>
        <w:t>.println(arr[</w:t>
      </w:r>
      <w:r w:rsidRPr="00786E77">
        <w:rPr>
          <w:rFonts w:ascii="Consolas" w:eastAsia="SimSun" w:hAnsi="Consolas" w:cs="Consolas"/>
          <w:color w:val="800000"/>
          <w:kern w:val="0"/>
          <w:sz w:val="20"/>
          <w:szCs w:val="20"/>
        </w:rPr>
        <w:t>7</w:t>
      </w:r>
      <w:r w:rsidRPr="00786E77">
        <w:rPr>
          <w:rFonts w:ascii="Consolas" w:eastAsia="SimSun" w:hAnsi="Consolas" w:cs="Consolas"/>
          <w:color w:val="000000"/>
          <w:kern w:val="0"/>
          <w:sz w:val="20"/>
          <w:szCs w:val="20"/>
        </w:rPr>
        <w:t>]);</w:t>
      </w:r>
    </w:p>
    <w:p w:rsidR="00786E77" w:rsidRPr="00786E77"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786E77">
        <w:rPr>
          <w:rFonts w:ascii="Consolas" w:eastAsia="SimSun" w:hAnsi="Consolas" w:cs="Consolas"/>
          <w:color w:val="000000"/>
          <w:kern w:val="0"/>
          <w:sz w:val="20"/>
          <w:szCs w:val="20"/>
        </w:rPr>
        <w:t xml:space="preserve">   }</w:t>
      </w:r>
    </w:p>
    <w:p w:rsidR="00786E77" w:rsidRPr="000F2D95" w:rsidRDefault="00786E7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222426"/>
          <w:kern w:val="0"/>
          <w:sz w:val="20"/>
          <w:szCs w:val="20"/>
        </w:rPr>
      </w:pPr>
      <w:r w:rsidRPr="00786E77">
        <w:rPr>
          <w:rFonts w:ascii="Consolas" w:eastAsia="SimSun" w:hAnsi="Consolas" w:cs="Consolas"/>
          <w:color w:val="000000"/>
          <w:kern w:val="0"/>
          <w:sz w:val="20"/>
          <w:szCs w:val="20"/>
        </w:rPr>
        <w:t>}</w:t>
      </w:r>
    </w:p>
    <w:p w:rsidR="00BC6181" w:rsidRPr="00BC6181" w:rsidRDefault="006A1D0D"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hint="eastAsia"/>
          <w:color w:val="333333"/>
          <w:kern w:val="0"/>
          <w:szCs w:val="21"/>
        </w:rPr>
        <w:t>6</w:t>
      </w:r>
      <w:r w:rsidR="00BC6181">
        <w:rPr>
          <w:rFonts w:ascii="Calibri" w:eastAsia="SimSun" w:hAnsi="Calibri" w:cs="SimSun"/>
          <w:color w:val="333333"/>
          <w:kern w:val="0"/>
          <w:szCs w:val="21"/>
        </w:rPr>
        <w:t xml:space="preserve"> - What is throw keyword?</w:t>
      </w:r>
    </w:p>
    <w:p w:rsidR="00F9283D" w:rsidRDefault="00BC6181"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BC6181">
        <w:rPr>
          <w:rFonts w:ascii="Calibri" w:eastAsia="SimSun" w:hAnsi="Calibri" w:cs="SimSun"/>
          <w:color w:val="333333"/>
          <w:kern w:val="0"/>
          <w:szCs w:val="21"/>
        </w:rPr>
        <w:t xml:space="preserve">Throw keyword is used to throw the exception manually. The throw keyword is used to indicate that an exception occurred. </w:t>
      </w:r>
      <w:r w:rsidR="000F2D95" w:rsidRPr="000F2D95">
        <w:rPr>
          <w:rFonts w:ascii="Calibri" w:eastAsia="SimSun" w:hAnsi="Calibri" w:cs="SimSun"/>
          <w:color w:val="333333"/>
          <w:kern w:val="0"/>
          <w:szCs w:val="21"/>
        </w:rPr>
        <w:t>Using “throw keyword” we can throw checked, unchecked and user -defined exceptions</w:t>
      </w:r>
      <w:r w:rsidR="00F9283D">
        <w:rPr>
          <w:rFonts w:ascii="Calibri" w:eastAsia="SimSun" w:hAnsi="Calibri" w:cs="SimSun" w:hint="eastAsia"/>
          <w:color w:val="333333"/>
          <w:kern w:val="0"/>
          <w:szCs w:val="21"/>
        </w:rPr>
        <w:t xml:space="preserve"> </w:t>
      </w:r>
    </w:p>
    <w:p w:rsidR="00F9283D" w:rsidRPr="004C0C36" w:rsidRDefault="00F9283D"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highlight w:val="magenta"/>
        </w:rPr>
      </w:pPr>
      <w:r w:rsidRPr="004C0C36">
        <w:rPr>
          <w:rFonts w:ascii="Calibri" w:eastAsia="SimSun" w:hAnsi="Calibri" w:cs="SimSun" w:hint="eastAsia"/>
          <w:color w:val="333333"/>
          <w:kern w:val="0"/>
          <w:szCs w:val="21"/>
          <w:highlight w:val="magenta"/>
        </w:rPr>
        <w:lastRenderedPageBreak/>
        <w:t xml:space="preserve">Steps: 1.Define throw with explicit exception instance always create by new </w:t>
      </w:r>
    </w:p>
    <w:p w:rsidR="00BC6181" w:rsidRDefault="00F9283D"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4C0C36">
        <w:rPr>
          <w:rFonts w:ascii="Calibri" w:eastAsia="SimSun" w:hAnsi="Calibri" w:cs="SimSun" w:hint="eastAsia"/>
          <w:color w:val="333333"/>
          <w:kern w:val="0"/>
          <w:szCs w:val="21"/>
          <w:highlight w:val="magenta"/>
        </w:rPr>
        <w:t>2. Put that method in try block 3. Catch with that explicit exception</w:t>
      </w:r>
      <w:r w:rsidR="00F36E0F" w:rsidRPr="004C0C36">
        <w:rPr>
          <w:rFonts w:ascii="Calibri" w:eastAsia="SimSun" w:hAnsi="Calibri" w:cs="SimSun" w:hint="eastAsia"/>
          <w:color w:val="333333"/>
          <w:kern w:val="0"/>
          <w:szCs w:val="21"/>
          <w:highlight w:val="magenta"/>
        </w:rPr>
        <w:t xml:space="preserve"> in catch block</w:t>
      </w:r>
    </w:p>
    <w:p w:rsidR="000F2D95" w:rsidRDefault="00BA47EA"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hyperlink r:id="rId42" w:history="1">
        <w:r w:rsidR="00D852C3" w:rsidRPr="00363C00">
          <w:rPr>
            <w:rStyle w:val="Hyperlink"/>
            <w:rFonts w:ascii="Calibri" w:eastAsia="SimSun" w:hAnsi="Calibri" w:cs="SimSun"/>
            <w:kern w:val="0"/>
            <w:szCs w:val="21"/>
          </w:rPr>
          <w:t>http://beginnersbook.com/2013/04/throw-in-java/</w:t>
        </w:r>
      </w:hyperlink>
      <w:r w:rsidR="00D852C3">
        <w:rPr>
          <w:rFonts w:ascii="Calibri" w:eastAsia="SimSun" w:hAnsi="Calibri" w:cs="SimSun" w:hint="eastAsia"/>
          <w:color w:val="333333"/>
          <w:kern w:val="0"/>
          <w:szCs w:val="21"/>
        </w:rPr>
        <w:t xml:space="preserve"> </w:t>
      </w:r>
    </w:p>
    <w:p w:rsidR="00884139" w:rsidRPr="00884139" w:rsidRDefault="00884139"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884139">
        <w:rPr>
          <w:rFonts w:ascii="Calibri" w:eastAsia="SimSun" w:hAnsi="Calibri" w:cs="SimSun"/>
          <w:color w:val="333333"/>
          <w:kern w:val="0"/>
          <w:szCs w:val="21"/>
          <w:highlight w:val="yellow"/>
        </w:rPr>
        <w:t>Points to Note: Method call should be in try block as it is throwing an exception.</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8B"/>
          <w:kern w:val="0"/>
          <w:sz w:val="20"/>
          <w:szCs w:val="20"/>
        </w:rPr>
        <w:t>class</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MyOwnException</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extends</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Exception</w:t>
      </w: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public</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MyOwnException</w:t>
      </w:r>
      <w:r w:rsidRPr="00884139">
        <w:rPr>
          <w:rFonts w:ascii="Consolas" w:eastAsia="SimSun" w:hAnsi="Consolas" w:cs="Consolas"/>
          <w:color w:val="000000"/>
          <w:kern w:val="0"/>
          <w:sz w:val="20"/>
          <w:szCs w:val="20"/>
        </w:rPr>
        <w:t>(</w:t>
      </w:r>
      <w:r w:rsidRPr="00884139">
        <w:rPr>
          <w:rFonts w:ascii="Consolas" w:eastAsia="SimSun" w:hAnsi="Consolas" w:cs="Consolas"/>
          <w:color w:val="2B91AF"/>
          <w:kern w:val="0"/>
          <w:sz w:val="20"/>
          <w:szCs w:val="20"/>
        </w:rPr>
        <w:t>String</w:t>
      </w:r>
      <w:r w:rsidRPr="00884139">
        <w:rPr>
          <w:rFonts w:ascii="Consolas" w:eastAsia="SimSun" w:hAnsi="Consolas" w:cs="Consolas"/>
          <w:color w:val="000000"/>
          <w:kern w:val="0"/>
          <w:sz w:val="20"/>
          <w:szCs w:val="20"/>
        </w:rPr>
        <w:t xml:space="preserve"> msg){</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super</w:t>
      </w:r>
      <w:r w:rsidRPr="00884139">
        <w:rPr>
          <w:rFonts w:ascii="Consolas" w:eastAsia="SimSun" w:hAnsi="Consolas" w:cs="Consolas"/>
          <w:color w:val="000000"/>
          <w:kern w:val="0"/>
          <w:sz w:val="20"/>
          <w:szCs w:val="20"/>
        </w:rPr>
        <w:t>(msg);</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8B"/>
          <w:kern w:val="0"/>
          <w:sz w:val="20"/>
          <w:szCs w:val="20"/>
        </w:rPr>
        <w:t>class</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EmployeeTest</w:t>
      </w: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static</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void</w:t>
      </w:r>
      <w:r w:rsidRPr="00884139">
        <w:rPr>
          <w:rFonts w:ascii="Consolas" w:eastAsia="SimSun" w:hAnsi="Consolas" w:cs="Consolas"/>
          <w:color w:val="000000"/>
          <w:kern w:val="0"/>
          <w:sz w:val="20"/>
          <w:szCs w:val="20"/>
        </w:rPr>
        <w:t xml:space="preserve">  employeeAge(</w:t>
      </w:r>
      <w:r w:rsidRPr="00884139">
        <w:rPr>
          <w:rFonts w:ascii="Consolas" w:eastAsia="SimSun" w:hAnsi="Consolas" w:cs="Consolas"/>
          <w:color w:val="00008B"/>
          <w:kern w:val="0"/>
          <w:sz w:val="20"/>
          <w:szCs w:val="20"/>
        </w:rPr>
        <w:t>int</w:t>
      </w:r>
      <w:r w:rsidRPr="00884139">
        <w:rPr>
          <w:rFonts w:ascii="Consolas" w:eastAsia="SimSun" w:hAnsi="Consolas" w:cs="Consolas"/>
          <w:color w:val="000000"/>
          <w:kern w:val="0"/>
          <w:sz w:val="20"/>
          <w:szCs w:val="20"/>
        </w:rPr>
        <w:t xml:space="preserve"> age) </w:t>
      </w:r>
      <w:r w:rsidRPr="00884139">
        <w:rPr>
          <w:rFonts w:ascii="Consolas" w:eastAsia="SimSun" w:hAnsi="Consolas" w:cs="Consolas"/>
          <w:color w:val="00008B"/>
          <w:kern w:val="0"/>
          <w:sz w:val="20"/>
          <w:szCs w:val="20"/>
        </w:rPr>
        <w:t>throws</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MyOwnException</w:t>
      </w:r>
      <w:r w:rsidRPr="00884139">
        <w:rPr>
          <w:rFonts w:ascii="Consolas" w:eastAsia="SimSun" w:hAnsi="Consolas" w:cs="Consolas"/>
          <w:color w:val="000000"/>
          <w:kern w:val="0"/>
          <w:sz w:val="20"/>
          <w:szCs w:val="20"/>
        </w:rPr>
        <w:t>{</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if</w:t>
      </w:r>
      <w:r w:rsidRPr="00884139">
        <w:rPr>
          <w:rFonts w:ascii="Consolas" w:eastAsia="SimSun" w:hAnsi="Consolas" w:cs="Consolas"/>
          <w:color w:val="000000"/>
          <w:kern w:val="0"/>
          <w:sz w:val="20"/>
          <w:szCs w:val="20"/>
        </w:rPr>
        <w:t xml:space="preserve">(age &lt; </w:t>
      </w:r>
      <w:r w:rsidRPr="00884139">
        <w:rPr>
          <w:rFonts w:ascii="Consolas" w:eastAsia="SimSun" w:hAnsi="Consolas" w:cs="Consolas"/>
          <w:color w:val="800000"/>
          <w:kern w:val="0"/>
          <w:sz w:val="20"/>
          <w:szCs w:val="20"/>
        </w:rPr>
        <w:t>0</w:t>
      </w:r>
      <w:r w:rsidRPr="00884139">
        <w:rPr>
          <w:rFonts w:ascii="Consolas" w:eastAsia="SimSun" w:hAnsi="Consolas" w:cs="Consolas"/>
          <w:color w:val="000000"/>
          <w:kern w:val="0"/>
          <w:sz w:val="20"/>
          <w:szCs w:val="20"/>
        </w:rPr>
        <w:t>)</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1C09EB">
        <w:rPr>
          <w:rFonts w:ascii="Consolas" w:eastAsia="SimSun" w:hAnsi="Consolas" w:cs="Consolas"/>
          <w:color w:val="00008B"/>
          <w:kern w:val="0"/>
          <w:sz w:val="20"/>
          <w:szCs w:val="20"/>
          <w:highlight w:val="yellow"/>
        </w:rPr>
        <w:t>throw</w:t>
      </w:r>
      <w:r w:rsidRPr="001C09EB">
        <w:rPr>
          <w:rFonts w:ascii="Consolas" w:eastAsia="SimSun" w:hAnsi="Consolas" w:cs="Consolas"/>
          <w:color w:val="000000"/>
          <w:kern w:val="0"/>
          <w:sz w:val="20"/>
          <w:szCs w:val="20"/>
          <w:highlight w:val="yellow"/>
        </w:rPr>
        <w:t xml:space="preserve"> </w:t>
      </w:r>
      <w:r w:rsidRPr="001C09EB">
        <w:rPr>
          <w:rFonts w:ascii="Consolas" w:eastAsia="SimSun" w:hAnsi="Consolas" w:cs="Consolas"/>
          <w:color w:val="00008B"/>
          <w:kern w:val="0"/>
          <w:sz w:val="20"/>
          <w:szCs w:val="20"/>
          <w:highlight w:val="yellow"/>
        </w:rPr>
        <w:t>new</w:t>
      </w:r>
      <w:r w:rsidRPr="001C09EB">
        <w:rPr>
          <w:rFonts w:ascii="Consolas" w:eastAsia="SimSun" w:hAnsi="Consolas" w:cs="Consolas"/>
          <w:color w:val="000000"/>
          <w:kern w:val="0"/>
          <w:sz w:val="20"/>
          <w:szCs w:val="20"/>
          <w:highlight w:val="yellow"/>
        </w:rPr>
        <w:t xml:space="preserve"> </w:t>
      </w:r>
      <w:r w:rsidRPr="001C09EB">
        <w:rPr>
          <w:rFonts w:ascii="Consolas" w:eastAsia="SimSun" w:hAnsi="Consolas" w:cs="Consolas"/>
          <w:color w:val="2B91AF"/>
          <w:kern w:val="0"/>
          <w:sz w:val="20"/>
          <w:szCs w:val="20"/>
          <w:highlight w:val="yellow"/>
        </w:rPr>
        <w:t>MyOwnException</w:t>
      </w:r>
      <w:r w:rsidRPr="001C09EB">
        <w:rPr>
          <w:rFonts w:ascii="Consolas" w:eastAsia="SimSun" w:hAnsi="Consolas" w:cs="Consolas"/>
          <w:color w:val="000000"/>
          <w:kern w:val="0"/>
          <w:sz w:val="20"/>
          <w:szCs w:val="20"/>
          <w:highlight w:val="yellow"/>
        </w:rPr>
        <w:t>(</w:t>
      </w:r>
      <w:r w:rsidRPr="001C09EB">
        <w:rPr>
          <w:rFonts w:ascii="Consolas" w:eastAsia="SimSun" w:hAnsi="Consolas" w:cs="Consolas"/>
          <w:color w:val="800000"/>
          <w:kern w:val="0"/>
          <w:sz w:val="20"/>
          <w:szCs w:val="20"/>
          <w:highlight w:val="yellow"/>
        </w:rPr>
        <w:t>"Age can't be less than zero"</w:t>
      </w:r>
      <w:r w:rsidRPr="001C09EB">
        <w:rPr>
          <w:rFonts w:ascii="Consolas" w:eastAsia="SimSun" w:hAnsi="Consolas" w:cs="Consolas"/>
          <w:color w:val="000000"/>
          <w:kern w:val="0"/>
          <w:sz w:val="20"/>
          <w:szCs w:val="20"/>
          <w:highlight w:val="yellow"/>
        </w:rPr>
        <w:t>);</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else</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System</w:t>
      </w:r>
      <w:r w:rsidRPr="00884139">
        <w:rPr>
          <w:rFonts w:ascii="Consolas" w:eastAsia="SimSun" w:hAnsi="Consolas" w:cs="Consolas"/>
          <w:color w:val="000000"/>
          <w:kern w:val="0"/>
          <w:sz w:val="20"/>
          <w:szCs w:val="20"/>
        </w:rPr>
        <w:t>.</w:t>
      </w:r>
      <w:r w:rsidRPr="00884139">
        <w:rPr>
          <w:rFonts w:ascii="Consolas" w:eastAsia="SimSun" w:hAnsi="Consolas" w:cs="Consolas"/>
          <w:color w:val="00008B"/>
          <w:kern w:val="0"/>
          <w:sz w:val="20"/>
          <w:szCs w:val="20"/>
        </w:rPr>
        <w:t>out</w:t>
      </w:r>
      <w:r w:rsidRPr="00884139">
        <w:rPr>
          <w:rFonts w:ascii="Consolas" w:eastAsia="SimSun" w:hAnsi="Consolas" w:cs="Consolas"/>
          <w:color w:val="000000"/>
          <w:kern w:val="0"/>
          <w:sz w:val="20"/>
          <w:szCs w:val="20"/>
        </w:rPr>
        <w:t>.println(</w:t>
      </w:r>
      <w:r w:rsidRPr="00884139">
        <w:rPr>
          <w:rFonts w:ascii="Consolas" w:eastAsia="SimSun" w:hAnsi="Consolas" w:cs="Consolas"/>
          <w:color w:val="800000"/>
          <w:kern w:val="0"/>
          <w:sz w:val="20"/>
          <w:szCs w:val="20"/>
        </w:rPr>
        <w:t>"Input is valid!!"</w:t>
      </w:r>
      <w:r w:rsidRPr="00884139">
        <w:rPr>
          <w:rFonts w:ascii="Consolas" w:eastAsia="SimSun" w:hAnsi="Consolas" w:cs="Consolas"/>
          <w:color w:val="000000"/>
          <w:kern w:val="0"/>
          <w:sz w:val="20"/>
          <w:szCs w:val="20"/>
        </w:rPr>
        <w:t>);</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public</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static</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void</w:t>
      </w:r>
      <w:r w:rsidRPr="00884139">
        <w:rPr>
          <w:rFonts w:ascii="Consolas" w:eastAsia="SimSun" w:hAnsi="Consolas" w:cs="Consolas"/>
          <w:color w:val="000000"/>
          <w:kern w:val="0"/>
          <w:sz w:val="20"/>
          <w:szCs w:val="20"/>
        </w:rPr>
        <w:t xml:space="preserve"> main(</w:t>
      </w:r>
      <w:r w:rsidRPr="00884139">
        <w:rPr>
          <w:rFonts w:ascii="Consolas" w:eastAsia="SimSun" w:hAnsi="Consolas" w:cs="Consolas"/>
          <w:color w:val="2B91AF"/>
          <w:kern w:val="0"/>
          <w:sz w:val="20"/>
          <w:szCs w:val="20"/>
        </w:rPr>
        <w:t>String</w:t>
      </w:r>
      <w:r w:rsidRPr="00884139">
        <w:rPr>
          <w:rFonts w:ascii="Consolas" w:eastAsia="SimSun" w:hAnsi="Consolas" w:cs="Consolas"/>
          <w:color w:val="000000"/>
          <w:kern w:val="0"/>
          <w:sz w:val="20"/>
          <w:szCs w:val="20"/>
        </w:rPr>
        <w:t>[] args)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try</w:t>
      </w: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00"/>
          <w:kern w:val="0"/>
          <w:sz w:val="20"/>
          <w:szCs w:val="20"/>
          <w:highlight w:val="yellow"/>
        </w:rPr>
        <w:t>employeeAge(-</w:t>
      </w:r>
      <w:r w:rsidRPr="00884139">
        <w:rPr>
          <w:rFonts w:ascii="Consolas" w:eastAsia="SimSun" w:hAnsi="Consolas" w:cs="Consolas"/>
          <w:color w:val="800000"/>
          <w:kern w:val="0"/>
          <w:sz w:val="20"/>
          <w:szCs w:val="20"/>
          <w:highlight w:val="yellow"/>
        </w:rPr>
        <w:t>2</w:t>
      </w:r>
      <w:r w:rsidRPr="00884139">
        <w:rPr>
          <w:rFonts w:ascii="Consolas" w:eastAsia="SimSun" w:hAnsi="Consolas" w:cs="Consolas"/>
          <w:color w:val="000000"/>
          <w:kern w:val="0"/>
          <w:sz w:val="20"/>
          <w:szCs w:val="20"/>
          <w:highlight w:val="yellow"/>
        </w:rPr>
        <w:t>);</w:t>
      </w:r>
      <w:r>
        <w:rPr>
          <w:rFonts w:ascii="Consolas" w:eastAsia="SimSun" w:hAnsi="Consolas" w:cs="Consolas" w:hint="eastAsia"/>
          <w:color w:val="000000"/>
          <w:kern w:val="0"/>
          <w:sz w:val="20"/>
          <w:szCs w:val="20"/>
        </w:rPr>
        <w:t xml:space="preserve"> </w:t>
      </w:r>
      <w:r w:rsidRPr="00884139">
        <w:rPr>
          <w:rFonts w:ascii="Consolas" w:eastAsia="SimSun" w:hAnsi="Consolas" w:cs="Consolas"/>
          <w:color w:val="000000"/>
          <w:kern w:val="0"/>
          <w:sz w:val="20"/>
          <w:szCs w:val="20"/>
        </w:rPr>
        <w:sym w:font="Wingdings" w:char="F0E0"/>
      </w:r>
      <w:r>
        <w:rPr>
          <w:rFonts w:ascii="Consolas" w:eastAsia="SimSun" w:hAnsi="Consolas" w:cs="Consolas" w:hint="eastAsia"/>
          <w:color w:val="000000"/>
          <w:kern w:val="0"/>
          <w:sz w:val="20"/>
          <w:szCs w:val="20"/>
        </w:rPr>
        <w:t xml:space="preserve"> </w:t>
      </w:r>
      <w:r w:rsidRPr="007B5BF0">
        <w:rPr>
          <w:rFonts w:ascii="Consolas" w:eastAsia="SimSun" w:hAnsi="Consolas" w:cs="Consolas" w:hint="eastAsia"/>
          <w:color w:val="000000"/>
          <w:kern w:val="0"/>
          <w:sz w:val="20"/>
          <w:szCs w:val="20"/>
          <w:highlight w:val="yellow"/>
        </w:rPr>
        <w:t>Method</w:t>
      </w:r>
      <w:r w:rsidR="007B5BF0">
        <w:rPr>
          <w:rFonts w:ascii="Consolas" w:eastAsia="SimSun" w:hAnsi="Consolas" w:cs="Consolas" w:hint="eastAsia"/>
          <w:color w:val="000000"/>
          <w:kern w:val="0"/>
          <w:sz w:val="20"/>
          <w:szCs w:val="20"/>
          <w:highlight w:val="yellow"/>
        </w:rPr>
        <w:t xml:space="preserve"> contain exception</w:t>
      </w:r>
      <w:r w:rsidRPr="007B5BF0">
        <w:rPr>
          <w:rFonts w:ascii="Consolas" w:eastAsia="SimSun" w:hAnsi="Consolas" w:cs="Consolas" w:hint="eastAsia"/>
          <w:color w:val="000000"/>
          <w:kern w:val="0"/>
          <w:sz w:val="20"/>
          <w:szCs w:val="20"/>
          <w:highlight w:val="yellow"/>
        </w:rPr>
        <w:t xml:space="preserve"> call</w:t>
      </w:r>
      <w:r w:rsidR="007B5BF0">
        <w:rPr>
          <w:rFonts w:ascii="Consolas" w:eastAsia="SimSun" w:hAnsi="Consolas" w:cs="Consolas" w:hint="eastAsia"/>
          <w:color w:val="000000"/>
          <w:kern w:val="0"/>
          <w:sz w:val="20"/>
          <w:szCs w:val="20"/>
          <w:highlight w:val="yellow"/>
        </w:rPr>
        <w:t>ed</w:t>
      </w:r>
      <w:r w:rsidRPr="007B5BF0">
        <w:rPr>
          <w:rFonts w:ascii="Consolas" w:eastAsia="SimSun" w:hAnsi="Consolas" w:cs="Consolas" w:hint="eastAsia"/>
          <w:color w:val="000000"/>
          <w:kern w:val="0"/>
          <w:sz w:val="20"/>
          <w:szCs w:val="20"/>
          <w:highlight w:val="yellow"/>
        </w:rPr>
        <w:t xml:space="preserve"> in try block</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00008B"/>
          <w:kern w:val="0"/>
          <w:sz w:val="20"/>
          <w:szCs w:val="20"/>
        </w:rPr>
        <w:t>catch</w:t>
      </w:r>
      <w:r w:rsidRPr="00884139">
        <w:rPr>
          <w:rFonts w:ascii="Consolas" w:eastAsia="SimSun" w:hAnsi="Consolas" w:cs="Consolas"/>
          <w:color w:val="000000"/>
          <w:kern w:val="0"/>
          <w:sz w:val="20"/>
          <w:szCs w:val="20"/>
        </w:rPr>
        <w:t xml:space="preserve"> (</w:t>
      </w:r>
      <w:r w:rsidRPr="00884139">
        <w:rPr>
          <w:rFonts w:ascii="Consolas" w:eastAsia="SimSun" w:hAnsi="Consolas" w:cs="Consolas"/>
          <w:color w:val="2B91AF"/>
          <w:kern w:val="0"/>
          <w:sz w:val="20"/>
          <w:szCs w:val="20"/>
        </w:rPr>
        <w:t>MyOwnException</w:t>
      </w:r>
      <w:r w:rsidRPr="00884139">
        <w:rPr>
          <w:rFonts w:ascii="Consolas" w:eastAsia="SimSun" w:hAnsi="Consolas" w:cs="Consolas"/>
          <w:color w:val="000000"/>
          <w:kern w:val="0"/>
          <w:sz w:val="20"/>
          <w:szCs w:val="20"/>
        </w:rPr>
        <w:t xml:space="preserve"> 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e.printStackTrace();</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000000"/>
          <w:kern w:val="0"/>
          <w:sz w:val="20"/>
          <w:szCs w:val="20"/>
        </w:rPr>
      </w:pPr>
      <w:r w:rsidRPr="00884139">
        <w:rPr>
          <w:rFonts w:ascii="Consolas" w:eastAsia="SimSun" w:hAnsi="Consolas" w:cs="Consolas"/>
          <w:color w:val="000000"/>
          <w:kern w:val="0"/>
          <w:sz w:val="20"/>
          <w:szCs w:val="20"/>
        </w:rPr>
        <w:t xml:space="preserve">   }</w:t>
      </w:r>
    </w:p>
    <w:p w:rsidR="00884139" w:rsidRPr="00884139" w:rsidRDefault="00884139"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222426"/>
          <w:kern w:val="0"/>
          <w:sz w:val="20"/>
          <w:szCs w:val="20"/>
        </w:rPr>
      </w:pPr>
      <w:r w:rsidRPr="00884139">
        <w:rPr>
          <w:rFonts w:ascii="Consolas" w:eastAsia="SimSun" w:hAnsi="Consolas" w:cs="Consolas"/>
          <w:color w:val="000000"/>
          <w:kern w:val="0"/>
          <w:sz w:val="20"/>
          <w:szCs w:val="20"/>
        </w:rPr>
        <w:t>}</w:t>
      </w:r>
      <w:r w:rsidR="00712E6B">
        <w:rPr>
          <w:rFonts w:ascii="Consolas" w:eastAsia="SimSun" w:hAnsi="Consolas" w:cs="Consolas" w:hint="eastAsia"/>
          <w:color w:val="000000"/>
          <w:kern w:val="0"/>
          <w:sz w:val="20"/>
          <w:szCs w:val="20"/>
        </w:rPr>
        <w:t xml:space="preserve"> </w:t>
      </w:r>
      <w:r w:rsidR="00712E6B" w:rsidRPr="00712E6B">
        <w:rPr>
          <w:rFonts w:ascii="Consolas" w:eastAsia="SimSun" w:hAnsi="Consolas" w:cs="Consolas"/>
          <w:color w:val="000000"/>
          <w:kern w:val="0"/>
          <w:sz w:val="20"/>
          <w:szCs w:val="20"/>
        </w:rPr>
        <w:t>Output:  beginnersbook.com.MyOwnException: Age can't be less than zero</w:t>
      </w:r>
    </w:p>
    <w:p w:rsidR="00BC6181" w:rsidRPr="00D42FCF" w:rsidRDefault="006A1D0D"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D42FCF">
        <w:rPr>
          <w:rFonts w:ascii="Calibri" w:eastAsia="SimSun" w:hAnsi="Calibri" w:cs="SimSun" w:hint="eastAsia"/>
          <w:kern w:val="0"/>
          <w:szCs w:val="21"/>
        </w:rPr>
        <w:t>7</w:t>
      </w:r>
      <w:r w:rsidR="00BC6181" w:rsidRPr="00D42FCF">
        <w:rPr>
          <w:rFonts w:ascii="Calibri" w:eastAsia="SimSun" w:hAnsi="Calibri" w:cs="SimSun"/>
          <w:kern w:val="0"/>
          <w:szCs w:val="21"/>
        </w:rPr>
        <w:t xml:space="preserve"> - What is use of throws keyword?</w:t>
      </w:r>
    </w:p>
    <w:p w:rsidR="00BC6181" w:rsidRPr="00D42FCF" w:rsidRDefault="00BC6181"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D42FCF">
        <w:rPr>
          <w:rFonts w:ascii="Calibri" w:eastAsia="SimSun" w:hAnsi="Calibri" w:cs="SimSun"/>
          <w:kern w:val="0"/>
          <w:szCs w:val="21"/>
        </w:rPr>
        <w:t xml:space="preserve">Any exception that comes along throws keyword is a checked exception. When the method is used, if the exception is not handled, the program does not compile. </w:t>
      </w:r>
      <w:r w:rsidRPr="003E259B">
        <w:rPr>
          <w:rFonts w:ascii="Calibri" w:eastAsia="SimSun" w:hAnsi="Calibri" w:cs="SimSun"/>
          <w:kern w:val="0"/>
          <w:szCs w:val="21"/>
          <w:highlight w:val="yellow"/>
        </w:rPr>
        <w:t>Throws keyword throws exception to next class until main class handles it by surrounding it by try and catch block.</w:t>
      </w:r>
      <w:r w:rsidR="00D42FCF" w:rsidRPr="00D42FCF">
        <w:rPr>
          <w:rFonts w:ascii="Calibri" w:eastAsia="SimSun" w:hAnsi="Calibri" w:cs="SimSun" w:hint="eastAsia"/>
          <w:kern w:val="0"/>
          <w:szCs w:val="21"/>
        </w:rPr>
        <w:t xml:space="preserve"> </w:t>
      </w:r>
    </w:p>
    <w:p w:rsidR="00D42FCF" w:rsidRDefault="00D42FCF" w:rsidP="008315F6">
      <w:pPr>
        <w:widowControl/>
        <w:spacing w:before="100" w:beforeAutospacing="1" w:after="100" w:afterAutospacing="1" w:line="300" w:lineRule="atLeast"/>
        <w:ind w:leftChars="471" w:left="989"/>
        <w:jc w:val="left"/>
        <w:rPr>
          <w:rFonts w:ascii="Calibri" w:eastAsia="SimSun" w:hAnsi="Calibri" w:cs="SimSun"/>
          <w:kern w:val="0"/>
          <w:szCs w:val="21"/>
        </w:rPr>
      </w:pPr>
      <w:r w:rsidRPr="00D42FCF">
        <w:rPr>
          <w:rFonts w:ascii="Calibri" w:eastAsia="SimSun" w:hAnsi="Calibri" w:cs="SimSun" w:hint="eastAsia"/>
          <w:kern w:val="0"/>
          <w:szCs w:val="21"/>
        </w:rPr>
        <w:t xml:space="preserve">When using </w:t>
      </w:r>
      <w:r w:rsidRPr="00D42FCF">
        <w:rPr>
          <w:rFonts w:ascii="Calibri" w:eastAsia="SimSun" w:hAnsi="Calibri" w:cs="SimSun"/>
          <w:kern w:val="0"/>
          <w:szCs w:val="21"/>
        </w:rPr>
        <w:t>“</w:t>
      </w:r>
      <w:r w:rsidRPr="00D42FCF">
        <w:rPr>
          <w:rFonts w:ascii="Calibri" w:eastAsia="SimSun" w:hAnsi="Calibri" w:cs="SimSun" w:hint="eastAsia"/>
          <w:kern w:val="0"/>
          <w:szCs w:val="21"/>
        </w:rPr>
        <w:t>throws</w:t>
      </w:r>
      <w:r w:rsidRPr="00D42FCF">
        <w:rPr>
          <w:rFonts w:ascii="Calibri" w:eastAsia="SimSun" w:hAnsi="Calibri" w:cs="SimSun"/>
          <w:kern w:val="0"/>
          <w:szCs w:val="21"/>
        </w:rPr>
        <w:t>”</w:t>
      </w:r>
      <w:r w:rsidRPr="00D42FCF">
        <w:rPr>
          <w:rFonts w:ascii="Calibri" w:eastAsia="SimSun" w:hAnsi="Calibri" w:cs="SimSun" w:hint="eastAsia"/>
          <w:kern w:val="0"/>
          <w:szCs w:val="21"/>
        </w:rPr>
        <w:t xml:space="preserve"> keyword, should prepare to handle the delegated exceptions in outer method.</w:t>
      </w:r>
      <w:r>
        <w:rPr>
          <w:rFonts w:ascii="Calibri" w:eastAsia="SimSun" w:hAnsi="Calibri" w:cs="SimSun" w:hint="eastAsia"/>
          <w:kern w:val="0"/>
          <w:szCs w:val="21"/>
        </w:rPr>
        <w:t xml:space="preserve"> </w:t>
      </w:r>
      <w:r w:rsidRPr="006F3A03">
        <w:rPr>
          <w:rFonts w:ascii="Calibri" w:eastAsia="SimSun" w:hAnsi="Calibri" w:cs="SimSun" w:hint="eastAsia"/>
          <w:kern w:val="0"/>
          <w:szCs w:val="21"/>
          <w:highlight w:val="yellow"/>
        </w:rPr>
        <w:t xml:space="preserve">As below example, the </w:t>
      </w:r>
      <w:r w:rsidRPr="006F3A03">
        <w:rPr>
          <w:rFonts w:ascii="Calibri" w:eastAsia="SimSun" w:hAnsi="Calibri" w:cs="SimSun"/>
          <w:kern w:val="0"/>
          <w:szCs w:val="21"/>
          <w:highlight w:val="yellow"/>
        </w:rPr>
        <w:t>“</w:t>
      </w:r>
      <w:r w:rsidRPr="006F3A03">
        <w:rPr>
          <w:rFonts w:ascii="Calibri" w:eastAsia="SimSun" w:hAnsi="Calibri" w:cs="SimSun" w:hint="eastAsia"/>
          <w:kern w:val="0"/>
          <w:szCs w:val="21"/>
          <w:highlight w:val="yellow"/>
        </w:rPr>
        <w:t>throws</w:t>
      </w:r>
      <w:r w:rsidRPr="006F3A03">
        <w:rPr>
          <w:rFonts w:ascii="Calibri" w:eastAsia="SimSun" w:hAnsi="Calibri" w:cs="SimSun"/>
          <w:kern w:val="0"/>
          <w:szCs w:val="21"/>
          <w:highlight w:val="yellow"/>
        </w:rPr>
        <w:t>”</w:t>
      </w:r>
      <w:r w:rsidRPr="006F3A03">
        <w:rPr>
          <w:rFonts w:ascii="Calibri" w:eastAsia="SimSun" w:hAnsi="Calibri" w:cs="SimSun" w:hint="eastAsia"/>
          <w:kern w:val="0"/>
          <w:szCs w:val="21"/>
          <w:highlight w:val="yellow"/>
        </w:rPr>
        <w:t xml:space="preserve"> exception create by sleep() method finally handled by try catch block in main() method.</w:t>
      </w:r>
      <w:r>
        <w:rPr>
          <w:rFonts w:ascii="Calibri" w:eastAsia="SimSun" w:hAnsi="Calibri" w:cs="SimSun" w:hint="eastAsia"/>
          <w:kern w:val="0"/>
          <w:szCs w:val="21"/>
        </w:rPr>
        <w:t xml:space="preserve"> </w:t>
      </w:r>
      <w:hyperlink r:id="rId43" w:history="1">
        <w:r w:rsidRPr="00633465">
          <w:rPr>
            <w:rStyle w:val="Hyperlink"/>
            <w:rFonts w:ascii="Calibri" w:eastAsia="SimSun" w:hAnsi="Calibri" w:cs="SimSun"/>
            <w:kern w:val="0"/>
            <w:szCs w:val="21"/>
          </w:rPr>
          <w:t>http://stackoverflow.com/questions/4889711/what-happens-if-a-method-throws-an-exception-that-was-not-specified-in-the-metho</w:t>
        </w:r>
      </w:hyperlink>
      <w:r>
        <w:rPr>
          <w:rFonts w:ascii="Calibri" w:eastAsia="SimSun" w:hAnsi="Calibri" w:cs="SimSun" w:hint="eastAsia"/>
          <w:kern w:val="0"/>
          <w:szCs w:val="21"/>
        </w:rPr>
        <w:t xml:space="preserve"> </w:t>
      </w:r>
    </w:p>
    <w:p w:rsidR="00D42FCF" w:rsidRPr="00D42FCF" w:rsidRDefault="00D42FCF" w:rsidP="008315F6">
      <w:pPr>
        <w:widowControl/>
        <w:shd w:val="clear" w:color="auto" w:fill="FFFFFF"/>
        <w:spacing w:line="293" w:lineRule="atLeast"/>
        <w:ind w:leftChars="500" w:left="1050"/>
        <w:jc w:val="left"/>
        <w:rPr>
          <w:rFonts w:eastAsia="SimSun" w:cs="Arial"/>
          <w:color w:val="242729"/>
          <w:kern w:val="0"/>
          <w:szCs w:val="21"/>
        </w:rPr>
      </w:pPr>
      <w:r w:rsidRPr="00D42FCF">
        <w:rPr>
          <w:rFonts w:eastAsia="SimSun" w:cs="Arial"/>
          <w:b/>
          <w:bCs/>
          <w:color w:val="242729"/>
          <w:kern w:val="0"/>
          <w:szCs w:val="21"/>
          <w:bdr w:val="none" w:sz="0" w:space="0" w:color="auto" w:frame="1"/>
        </w:rPr>
        <w:lastRenderedPageBreak/>
        <w:t>Declaration:</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93318"/>
          <w:kern w:val="0"/>
          <w:szCs w:val="21"/>
        </w:rPr>
      </w:pPr>
      <w:r w:rsidRPr="00D42FCF">
        <w:rPr>
          <w:rFonts w:eastAsia="SimSun" w:cs="Consolas"/>
          <w:color w:val="101094"/>
          <w:kern w:val="0"/>
          <w:szCs w:val="21"/>
          <w:bdr w:val="none" w:sz="0" w:space="0" w:color="auto" w:frame="1"/>
          <w:shd w:val="clear" w:color="auto" w:fill="EFF0F1"/>
        </w:rPr>
        <w:t>public</w:t>
      </w:r>
      <w:r w:rsidRPr="00D42FCF">
        <w:rPr>
          <w:rFonts w:eastAsia="SimSun" w:cs="Consolas"/>
          <w:color w:val="303336"/>
          <w:kern w:val="0"/>
          <w:szCs w:val="21"/>
          <w:bdr w:val="none" w:sz="0" w:space="0" w:color="auto" w:frame="1"/>
          <w:shd w:val="clear" w:color="auto" w:fill="EFF0F1"/>
        </w:rPr>
        <w:t xml:space="preserve"> </w:t>
      </w:r>
      <w:r w:rsidRPr="00D42FCF">
        <w:rPr>
          <w:rFonts w:eastAsia="SimSun" w:cs="Consolas"/>
          <w:color w:val="101094"/>
          <w:kern w:val="0"/>
          <w:szCs w:val="21"/>
          <w:bdr w:val="none" w:sz="0" w:space="0" w:color="auto" w:frame="1"/>
          <w:shd w:val="clear" w:color="auto" w:fill="EFF0F1"/>
        </w:rPr>
        <w:t>static</w:t>
      </w:r>
      <w:r w:rsidRPr="00D42FCF">
        <w:rPr>
          <w:rFonts w:eastAsia="SimSun" w:cs="Consolas"/>
          <w:color w:val="303336"/>
          <w:kern w:val="0"/>
          <w:szCs w:val="21"/>
          <w:bdr w:val="none" w:sz="0" w:space="0" w:color="auto" w:frame="1"/>
          <w:shd w:val="clear" w:color="auto" w:fill="EFF0F1"/>
        </w:rPr>
        <w:t xml:space="preserve"> </w:t>
      </w:r>
      <w:r w:rsidRPr="00D42FCF">
        <w:rPr>
          <w:rFonts w:eastAsia="SimSun" w:cs="Consolas"/>
          <w:color w:val="101094"/>
          <w:kern w:val="0"/>
          <w:szCs w:val="21"/>
          <w:bdr w:val="none" w:sz="0" w:space="0" w:color="auto" w:frame="1"/>
          <w:shd w:val="clear" w:color="auto" w:fill="EFF0F1"/>
        </w:rPr>
        <w:t>void</w:t>
      </w:r>
      <w:r w:rsidRPr="00D42FCF">
        <w:rPr>
          <w:rFonts w:eastAsia="SimSun" w:cs="Consolas"/>
          <w:color w:val="303336"/>
          <w:kern w:val="0"/>
          <w:szCs w:val="21"/>
          <w:bdr w:val="none" w:sz="0" w:space="0" w:color="auto" w:frame="1"/>
          <w:shd w:val="clear" w:color="auto" w:fill="EFF0F1"/>
        </w:rPr>
        <w:t xml:space="preserve"> sleep(</w:t>
      </w:r>
      <w:r w:rsidRPr="00D42FCF">
        <w:rPr>
          <w:rFonts w:eastAsia="SimSun" w:cs="Consolas"/>
          <w:color w:val="101094"/>
          <w:kern w:val="0"/>
          <w:szCs w:val="21"/>
          <w:bdr w:val="none" w:sz="0" w:space="0" w:color="auto" w:frame="1"/>
          <w:shd w:val="clear" w:color="auto" w:fill="EFF0F1"/>
        </w:rPr>
        <w:t>long</w:t>
      </w:r>
      <w:r w:rsidRPr="00D42FCF">
        <w:rPr>
          <w:rFonts w:eastAsia="SimSun" w:cs="Consolas"/>
          <w:color w:val="303336"/>
          <w:kern w:val="0"/>
          <w:szCs w:val="21"/>
          <w:bdr w:val="none" w:sz="0" w:space="0" w:color="auto" w:frame="1"/>
          <w:shd w:val="clear" w:color="auto" w:fill="EFF0F1"/>
        </w:rPr>
        <w:t xml:space="preserve"> millis) </w:t>
      </w:r>
      <w:r w:rsidRPr="00293CF5">
        <w:rPr>
          <w:rFonts w:eastAsia="SimSun" w:cs="Consolas"/>
          <w:color w:val="101094"/>
          <w:kern w:val="0"/>
          <w:szCs w:val="21"/>
          <w:highlight w:val="yellow"/>
          <w:bdr w:val="none" w:sz="0" w:space="0" w:color="auto" w:frame="1"/>
          <w:shd w:val="clear" w:color="auto" w:fill="EFF0F1"/>
        </w:rPr>
        <w:t>throws</w:t>
      </w:r>
      <w:r w:rsidRPr="00293CF5">
        <w:rPr>
          <w:rFonts w:eastAsia="SimSun" w:cs="Consolas"/>
          <w:color w:val="303336"/>
          <w:kern w:val="0"/>
          <w:szCs w:val="21"/>
          <w:highlight w:val="yellow"/>
          <w:bdr w:val="none" w:sz="0" w:space="0" w:color="auto" w:frame="1"/>
          <w:shd w:val="clear" w:color="auto" w:fill="EFF0F1"/>
        </w:rPr>
        <w:t xml:space="preserve"> </w:t>
      </w:r>
      <w:r w:rsidRPr="00293CF5">
        <w:rPr>
          <w:rFonts w:eastAsia="SimSun" w:cs="Consolas"/>
          <w:color w:val="2B91AF"/>
          <w:kern w:val="0"/>
          <w:szCs w:val="21"/>
          <w:highlight w:val="yellow"/>
          <w:bdr w:val="none" w:sz="0" w:space="0" w:color="auto" w:frame="1"/>
          <w:shd w:val="clear" w:color="auto" w:fill="EFF0F1"/>
        </w:rPr>
        <w:t>InterruptedException</w:t>
      </w:r>
    </w:p>
    <w:p w:rsidR="00D42FCF" w:rsidRPr="00D42FCF" w:rsidRDefault="00D42FCF" w:rsidP="008315F6">
      <w:pPr>
        <w:widowControl/>
        <w:shd w:val="clear" w:color="auto" w:fill="FFFFFF"/>
        <w:spacing w:after="240" w:line="293" w:lineRule="atLeast"/>
        <w:ind w:leftChars="500" w:left="1050"/>
        <w:jc w:val="left"/>
        <w:rPr>
          <w:rFonts w:eastAsia="SimSun" w:cs="Arial"/>
          <w:color w:val="242729"/>
          <w:kern w:val="0"/>
          <w:szCs w:val="21"/>
        </w:rPr>
      </w:pPr>
      <w:r w:rsidRPr="00D42FCF">
        <w:rPr>
          <w:rFonts w:eastAsia="SimSun" w:cs="Arial"/>
          <w:color w:val="242729"/>
          <w:kern w:val="0"/>
          <w:szCs w:val="21"/>
        </w:rPr>
        <w:t>So if you wish to call it for instance in your main method you must either catch it:</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D42FCF">
        <w:rPr>
          <w:rFonts w:eastAsia="SimSun" w:cs="Consolas"/>
          <w:color w:val="101094"/>
          <w:kern w:val="0"/>
          <w:szCs w:val="21"/>
          <w:bdr w:val="none" w:sz="0" w:space="0" w:color="auto" w:frame="1"/>
          <w:shd w:val="clear" w:color="auto" w:fill="EFF0F1"/>
        </w:rPr>
        <w:t>public</w:t>
      </w:r>
      <w:r w:rsidRPr="00D42FCF">
        <w:rPr>
          <w:rFonts w:eastAsia="SimSun" w:cs="Consolas"/>
          <w:color w:val="303336"/>
          <w:kern w:val="0"/>
          <w:szCs w:val="21"/>
          <w:bdr w:val="none" w:sz="0" w:space="0" w:color="auto" w:frame="1"/>
          <w:shd w:val="clear" w:color="auto" w:fill="EFF0F1"/>
        </w:rPr>
        <w:t xml:space="preserve"> </w:t>
      </w:r>
      <w:r w:rsidRPr="00D42FCF">
        <w:rPr>
          <w:rFonts w:eastAsia="SimSun" w:cs="Consolas"/>
          <w:color w:val="101094"/>
          <w:kern w:val="0"/>
          <w:szCs w:val="21"/>
          <w:bdr w:val="none" w:sz="0" w:space="0" w:color="auto" w:frame="1"/>
          <w:shd w:val="clear" w:color="auto" w:fill="EFF0F1"/>
        </w:rPr>
        <w:t>static</w:t>
      </w:r>
      <w:r w:rsidRPr="00D42FCF">
        <w:rPr>
          <w:rFonts w:eastAsia="SimSun" w:cs="Consolas"/>
          <w:color w:val="303336"/>
          <w:kern w:val="0"/>
          <w:szCs w:val="21"/>
          <w:bdr w:val="none" w:sz="0" w:space="0" w:color="auto" w:frame="1"/>
          <w:shd w:val="clear" w:color="auto" w:fill="EFF0F1"/>
        </w:rPr>
        <w:t xml:space="preserve"> </w:t>
      </w:r>
      <w:r w:rsidRPr="00D42FCF">
        <w:rPr>
          <w:rFonts w:eastAsia="SimSun" w:cs="Consolas"/>
          <w:color w:val="101094"/>
          <w:kern w:val="0"/>
          <w:szCs w:val="21"/>
          <w:bdr w:val="none" w:sz="0" w:space="0" w:color="auto" w:frame="1"/>
          <w:shd w:val="clear" w:color="auto" w:fill="EFF0F1"/>
        </w:rPr>
        <w:t>void</w:t>
      </w:r>
      <w:r w:rsidRPr="00D42FCF">
        <w:rPr>
          <w:rFonts w:eastAsia="SimSun" w:cs="Consolas"/>
          <w:color w:val="303336"/>
          <w:kern w:val="0"/>
          <w:szCs w:val="21"/>
          <w:bdr w:val="none" w:sz="0" w:space="0" w:color="auto" w:frame="1"/>
          <w:shd w:val="clear" w:color="auto" w:fill="EFF0F1"/>
        </w:rPr>
        <w:t xml:space="preserve"> main(</w:t>
      </w:r>
      <w:r w:rsidRPr="00D42FCF">
        <w:rPr>
          <w:rFonts w:eastAsia="SimSun" w:cs="Consolas"/>
          <w:color w:val="2B91AF"/>
          <w:kern w:val="0"/>
          <w:szCs w:val="21"/>
          <w:bdr w:val="none" w:sz="0" w:space="0" w:color="auto" w:frame="1"/>
          <w:shd w:val="clear" w:color="auto" w:fill="EFF0F1"/>
        </w:rPr>
        <w:t>String</w:t>
      </w:r>
      <w:r w:rsidRPr="00D42FCF">
        <w:rPr>
          <w:rFonts w:eastAsia="SimSun" w:cs="Consolas"/>
          <w:color w:val="303336"/>
          <w:kern w:val="0"/>
          <w:szCs w:val="21"/>
          <w:bdr w:val="none" w:sz="0" w:space="0" w:color="auto" w:frame="1"/>
          <w:shd w:val="clear" w:color="auto" w:fill="EFF0F1"/>
        </w:rPr>
        <w:t xml:space="preserve"> args[]) {</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D42FCF">
        <w:rPr>
          <w:rFonts w:eastAsia="SimSun" w:cs="Consolas"/>
          <w:color w:val="303336"/>
          <w:kern w:val="0"/>
          <w:szCs w:val="21"/>
          <w:bdr w:val="none" w:sz="0" w:space="0" w:color="auto" w:frame="1"/>
          <w:shd w:val="clear" w:color="auto" w:fill="EFF0F1"/>
        </w:rPr>
        <w:t xml:space="preserve">    </w:t>
      </w:r>
      <w:r w:rsidRPr="00293CF5">
        <w:rPr>
          <w:rFonts w:eastAsia="SimSun" w:cs="Consolas"/>
          <w:color w:val="101094"/>
          <w:kern w:val="0"/>
          <w:szCs w:val="21"/>
          <w:highlight w:val="yellow"/>
          <w:bdr w:val="none" w:sz="0" w:space="0" w:color="auto" w:frame="1"/>
          <w:shd w:val="clear" w:color="auto" w:fill="EFF0F1"/>
        </w:rPr>
        <w:t>try</w:t>
      </w:r>
      <w:r w:rsidRPr="00293CF5">
        <w:rPr>
          <w:rFonts w:eastAsia="SimSun" w:cs="Consolas"/>
          <w:color w:val="303336"/>
          <w:kern w:val="0"/>
          <w:szCs w:val="21"/>
          <w:highlight w:val="yellow"/>
          <w:bdr w:val="none" w:sz="0" w:space="0" w:color="auto" w:frame="1"/>
          <w:shd w:val="clear" w:color="auto" w:fill="EFF0F1"/>
        </w:rPr>
        <w:t xml:space="preserve"> {</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D42FCF">
        <w:rPr>
          <w:rFonts w:eastAsia="SimSun" w:cs="Consolas"/>
          <w:color w:val="303336"/>
          <w:kern w:val="0"/>
          <w:szCs w:val="21"/>
          <w:bdr w:val="none" w:sz="0" w:space="0" w:color="auto" w:frame="1"/>
          <w:shd w:val="clear" w:color="auto" w:fill="EFF0F1"/>
        </w:rPr>
        <w:t xml:space="preserve">        </w:t>
      </w:r>
      <w:r w:rsidRPr="00D42FCF">
        <w:rPr>
          <w:rFonts w:eastAsia="SimSun" w:cs="Consolas"/>
          <w:color w:val="2B91AF"/>
          <w:kern w:val="0"/>
          <w:szCs w:val="21"/>
          <w:bdr w:val="none" w:sz="0" w:space="0" w:color="auto" w:frame="1"/>
          <w:shd w:val="clear" w:color="auto" w:fill="EFF0F1"/>
        </w:rPr>
        <w:t>Thread</w:t>
      </w:r>
      <w:r w:rsidRPr="00D42FCF">
        <w:rPr>
          <w:rFonts w:eastAsia="SimSun" w:cs="Consolas"/>
          <w:color w:val="303336"/>
          <w:kern w:val="0"/>
          <w:szCs w:val="21"/>
          <w:bdr w:val="none" w:sz="0" w:space="0" w:color="auto" w:frame="1"/>
          <w:shd w:val="clear" w:color="auto" w:fill="EFF0F1"/>
        </w:rPr>
        <w:t>.sleep(</w:t>
      </w:r>
      <w:r w:rsidRPr="00D42FCF">
        <w:rPr>
          <w:rFonts w:eastAsia="SimSun" w:cs="Consolas"/>
          <w:color w:val="7D2727"/>
          <w:kern w:val="0"/>
          <w:szCs w:val="21"/>
          <w:bdr w:val="none" w:sz="0" w:space="0" w:color="auto" w:frame="1"/>
          <w:shd w:val="clear" w:color="auto" w:fill="EFF0F1"/>
        </w:rPr>
        <w:t>1000</w:t>
      </w:r>
      <w:r w:rsidRPr="00D42FCF">
        <w:rPr>
          <w:rFonts w:eastAsia="SimSun" w:cs="Consolas"/>
          <w:color w:val="303336"/>
          <w:kern w:val="0"/>
          <w:szCs w:val="21"/>
          <w:bdr w:val="none" w:sz="0" w:space="0" w:color="auto" w:frame="1"/>
          <w:shd w:val="clear" w:color="auto" w:fill="EFF0F1"/>
        </w:rPr>
        <w:t>);</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D42FCF">
        <w:rPr>
          <w:rFonts w:eastAsia="SimSun" w:cs="Consolas"/>
          <w:color w:val="303336"/>
          <w:kern w:val="0"/>
          <w:szCs w:val="21"/>
          <w:bdr w:val="none" w:sz="0" w:space="0" w:color="auto" w:frame="1"/>
          <w:shd w:val="clear" w:color="auto" w:fill="EFF0F1"/>
        </w:rPr>
        <w:t xml:space="preserve">    } </w:t>
      </w:r>
      <w:r w:rsidRPr="00293CF5">
        <w:rPr>
          <w:rFonts w:eastAsia="SimSun" w:cs="Consolas"/>
          <w:color w:val="101094"/>
          <w:kern w:val="0"/>
          <w:szCs w:val="21"/>
          <w:highlight w:val="yellow"/>
          <w:bdr w:val="none" w:sz="0" w:space="0" w:color="auto" w:frame="1"/>
          <w:shd w:val="clear" w:color="auto" w:fill="EFF0F1"/>
        </w:rPr>
        <w:t>catch</w:t>
      </w:r>
      <w:r w:rsidRPr="00293CF5">
        <w:rPr>
          <w:rFonts w:eastAsia="SimSun" w:cs="Consolas"/>
          <w:color w:val="303336"/>
          <w:kern w:val="0"/>
          <w:szCs w:val="21"/>
          <w:highlight w:val="yellow"/>
          <w:bdr w:val="none" w:sz="0" w:space="0" w:color="auto" w:frame="1"/>
          <w:shd w:val="clear" w:color="auto" w:fill="EFF0F1"/>
        </w:rPr>
        <w:t>(</w:t>
      </w:r>
      <w:r w:rsidRPr="00293CF5">
        <w:rPr>
          <w:rFonts w:eastAsia="SimSun" w:cs="Consolas"/>
          <w:color w:val="2B91AF"/>
          <w:kern w:val="0"/>
          <w:szCs w:val="21"/>
          <w:highlight w:val="yellow"/>
          <w:bdr w:val="none" w:sz="0" w:space="0" w:color="auto" w:frame="1"/>
          <w:shd w:val="clear" w:color="auto" w:fill="EFF0F1"/>
        </w:rPr>
        <w:t>InterruptedException</w:t>
      </w:r>
      <w:r w:rsidRPr="00293CF5">
        <w:rPr>
          <w:rFonts w:eastAsia="SimSun" w:cs="Consolas"/>
          <w:color w:val="303336"/>
          <w:kern w:val="0"/>
          <w:szCs w:val="21"/>
          <w:highlight w:val="yellow"/>
          <w:bdr w:val="none" w:sz="0" w:space="0" w:color="auto" w:frame="1"/>
          <w:shd w:val="clear" w:color="auto" w:fill="EFF0F1"/>
        </w:rPr>
        <w:t xml:space="preserve"> ie) {</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D42FCF">
        <w:rPr>
          <w:rFonts w:eastAsia="SimSun" w:cs="Consolas"/>
          <w:color w:val="303336"/>
          <w:kern w:val="0"/>
          <w:szCs w:val="21"/>
          <w:bdr w:val="none" w:sz="0" w:space="0" w:color="auto" w:frame="1"/>
          <w:shd w:val="clear" w:color="auto" w:fill="EFF0F1"/>
        </w:rPr>
        <w:t xml:space="preserve">        </w:t>
      </w:r>
      <w:r w:rsidRPr="00D42FCF">
        <w:rPr>
          <w:rFonts w:eastAsia="SimSun" w:cs="Consolas"/>
          <w:color w:val="2B91AF"/>
          <w:kern w:val="0"/>
          <w:szCs w:val="21"/>
          <w:bdr w:val="none" w:sz="0" w:space="0" w:color="auto" w:frame="1"/>
          <w:shd w:val="clear" w:color="auto" w:fill="EFF0F1"/>
        </w:rPr>
        <w:t>System</w:t>
      </w:r>
      <w:r w:rsidRPr="00D42FCF">
        <w:rPr>
          <w:rFonts w:eastAsia="SimSun" w:cs="Consolas"/>
          <w:color w:val="303336"/>
          <w:kern w:val="0"/>
          <w:szCs w:val="21"/>
          <w:bdr w:val="none" w:sz="0" w:space="0" w:color="auto" w:frame="1"/>
          <w:shd w:val="clear" w:color="auto" w:fill="EFF0F1"/>
        </w:rPr>
        <w:t>.out.println(</w:t>
      </w:r>
      <w:r w:rsidRPr="00D42FCF">
        <w:rPr>
          <w:rFonts w:eastAsia="SimSun" w:cs="Consolas"/>
          <w:color w:val="7D2727"/>
          <w:kern w:val="0"/>
          <w:szCs w:val="21"/>
          <w:bdr w:val="none" w:sz="0" w:space="0" w:color="auto" w:frame="1"/>
          <w:shd w:val="clear" w:color="auto" w:fill="EFF0F1"/>
        </w:rPr>
        <w:t>"Opps!"</w:t>
      </w:r>
      <w:r w:rsidRPr="00D42FCF">
        <w:rPr>
          <w:rFonts w:eastAsia="SimSun" w:cs="Consolas"/>
          <w:color w:val="303336"/>
          <w:kern w:val="0"/>
          <w:szCs w:val="21"/>
          <w:bdr w:val="none" w:sz="0" w:space="0" w:color="auto" w:frame="1"/>
          <w:shd w:val="clear" w:color="auto" w:fill="EFF0F1"/>
        </w:rPr>
        <w:t>);</w:t>
      </w:r>
    </w:p>
    <w:p w:rsidR="00D42FCF" w:rsidRPr="00D42FCF"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D42FCF">
        <w:rPr>
          <w:rFonts w:eastAsia="SimSun" w:cs="Consolas"/>
          <w:color w:val="303336"/>
          <w:kern w:val="0"/>
          <w:szCs w:val="21"/>
          <w:bdr w:val="none" w:sz="0" w:space="0" w:color="auto" w:frame="1"/>
          <w:shd w:val="clear" w:color="auto" w:fill="EFF0F1"/>
        </w:rPr>
        <w:t xml:space="preserve">    }</w:t>
      </w:r>
    </w:p>
    <w:p w:rsidR="00D42FCF" w:rsidRPr="00213B4E" w:rsidRDefault="00D42FCF"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93318"/>
          <w:kern w:val="0"/>
          <w:szCs w:val="21"/>
        </w:rPr>
      </w:pPr>
      <w:r w:rsidRPr="00D42FCF">
        <w:rPr>
          <w:rFonts w:eastAsia="SimSun" w:cs="Consolas"/>
          <w:color w:val="303336"/>
          <w:kern w:val="0"/>
          <w:szCs w:val="21"/>
          <w:bdr w:val="none" w:sz="0" w:space="0" w:color="auto" w:frame="1"/>
          <w:shd w:val="clear" w:color="auto" w:fill="EFF0F1"/>
        </w:rPr>
        <w:t>}</w:t>
      </w:r>
    </w:p>
    <w:p w:rsidR="009B6E43" w:rsidRDefault="006A1D0D"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hint="eastAsia"/>
          <w:color w:val="333333"/>
          <w:kern w:val="0"/>
          <w:szCs w:val="21"/>
        </w:rPr>
        <w:t>8</w:t>
      </w:r>
      <w:r w:rsidR="009B6E43">
        <w:rPr>
          <w:rFonts w:ascii="Calibri" w:eastAsia="SimSun" w:hAnsi="Calibri" w:cs="SimSun" w:hint="eastAsia"/>
          <w:color w:val="333333"/>
          <w:kern w:val="0"/>
          <w:szCs w:val="21"/>
        </w:rPr>
        <w:t xml:space="preserve"> </w:t>
      </w:r>
      <w:r w:rsidR="009B6E43">
        <w:rPr>
          <w:rFonts w:ascii="Calibri" w:eastAsia="SimSun" w:hAnsi="Calibri" w:cs="SimSun"/>
          <w:color w:val="333333"/>
          <w:kern w:val="0"/>
          <w:szCs w:val="21"/>
        </w:rPr>
        <w:t>–</w:t>
      </w:r>
      <w:r w:rsidR="009B6E43">
        <w:rPr>
          <w:rFonts w:ascii="Calibri" w:eastAsia="SimSun" w:hAnsi="Calibri" w:cs="SimSun" w:hint="eastAsia"/>
          <w:color w:val="333333"/>
          <w:kern w:val="0"/>
          <w:szCs w:val="21"/>
        </w:rPr>
        <w:t xml:space="preserve"> Difference between throw and throws ?</w:t>
      </w:r>
    </w:p>
    <w:p w:rsidR="007C2380" w:rsidRPr="009B6E43" w:rsidRDefault="007C2380"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DE5BE7">
        <w:rPr>
          <w:rFonts w:ascii="Calibri" w:eastAsia="SimSun" w:hAnsi="Calibri" w:cs="SimSun" w:hint="eastAsia"/>
          <w:color w:val="333333"/>
          <w:kern w:val="0"/>
          <w:szCs w:val="21"/>
          <w:highlight w:val="yellow"/>
        </w:rPr>
        <w:t xml:space="preserve">Note: throw can also be used to </w:t>
      </w:r>
      <w:r w:rsidR="00DE5BE7" w:rsidRPr="00DE5BE7">
        <w:rPr>
          <w:rFonts w:ascii="Calibri" w:eastAsia="SimSun" w:hAnsi="Calibri" w:cs="SimSun" w:hint="eastAsia"/>
          <w:color w:val="333333"/>
          <w:kern w:val="0"/>
          <w:szCs w:val="21"/>
          <w:highlight w:val="yellow"/>
        </w:rPr>
        <w:t xml:space="preserve">throw </w:t>
      </w:r>
      <w:r w:rsidRPr="00DE5BE7">
        <w:rPr>
          <w:rFonts w:ascii="Calibri" w:eastAsia="SimSun" w:hAnsi="Calibri" w:cs="SimSun" w:hint="eastAsia"/>
          <w:color w:val="333333"/>
          <w:kern w:val="0"/>
          <w:szCs w:val="21"/>
          <w:highlight w:val="yellow"/>
        </w:rPr>
        <w:t>user defined exception.</w:t>
      </w:r>
    </w:p>
    <w:tbl>
      <w:tblPr>
        <w:tblW w:w="13185" w:type="dxa"/>
        <w:tblInd w:w="-1800"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237"/>
        <w:gridCol w:w="5554"/>
        <w:gridCol w:w="6394"/>
      </w:tblGrid>
      <w:tr w:rsidR="009B6E43" w:rsidRPr="009B6E43" w:rsidTr="008315F6">
        <w:tc>
          <w:tcPr>
            <w:tcW w:w="818" w:type="dxa"/>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b/>
                <w:bCs/>
                <w:color w:val="333333"/>
                <w:kern w:val="0"/>
                <w:szCs w:val="21"/>
              </w:rPr>
            </w:pPr>
            <w:r w:rsidRPr="009B6E43">
              <w:rPr>
                <w:rFonts w:ascii="Calibri" w:eastAsia="SimSun" w:hAnsi="Calibri" w:cs="SimSun"/>
                <w:b/>
                <w:bCs/>
                <w:color w:val="333333"/>
                <w:kern w:val="0"/>
                <w:szCs w:val="21"/>
              </w:rPr>
              <w:t>No.</w:t>
            </w:r>
          </w:p>
        </w:tc>
        <w:tc>
          <w:tcPr>
            <w:tcW w:w="5778" w:type="dxa"/>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b/>
                <w:bCs/>
                <w:color w:val="333333"/>
                <w:kern w:val="0"/>
                <w:szCs w:val="21"/>
              </w:rPr>
            </w:pPr>
            <w:r w:rsidRPr="009B6E43">
              <w:rPr>
                <w:rFonts w:ascii="Calibri" w:eastAsia="SimSun" w:hAnsi="Calibri" w:cs="SimSun"/>
                <w:b/>
                <w:bCs/>
                <w:color w:val="333333"/>
                <w:kern w:val="0"/>
                <w:szCs w:val="21"/>
              </w:rPr>
              <w:t>Throw</w:t>
            </w:r>
          </w:p>
        </w:tc>
        <w:tc>
          <w:tcPr>
            <w:tcW w:w="6589" w:type="dxa"/>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b/>
                <w:bCs/>
                <w:color w:val="333333"/>
                <w:kern w:val="0"/>
                <w:szCs w:val="21"/>
              </w:rPr>
            </w:pPr>
            <w:r w:rsidRPr="009B6E43">
              <w:rPr>
                <w:rFonts w:ascii="Calibri" w:eastAsia="SimSun" w:hAnsi="Calibri" w:cs="SimSun"/>
                <w:b/>
                <w:bCs/>
                <w:color w:val="333333"/>
                <w:kern w:val="0"/>
                <w:szCs w:val="21"/>
              </w:rPr>
              <w:t>throws</w:t>
            </w:r>
          </w:p>
        </w:tc>
      </w:tr>
      <w:tr w:rsidR="009B6E43" w:rsidRPr="009B6E43" w:rsidTr="008315F6">
        <w:tc>
          <w:tcPr>
            <w:tcW w:w="81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1)</w:t>
            </w:r>
          </w:p>
        </w:tc>
        <w:tc>
          <w:tcPr>
            <w:tcW w:w="57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 xml:space="preserve">Java throw keyword is used to </w:t>
            </w:r>
            <w:r w:rsidRPr="005834C6">
              <w:rPr>
                <w:rFonts w:ascii="Calibri" w:eastAsia="SimSun" w:hAnsi="Calibri" w:cs="SimSun"/>
                <w:color w:val="333333"/>
                <w:kern w:val="0"/>
                <w:szCs w:val="21"/>
                <w:highlight w:val="yellow"/>
              </w:rPr>
              <w:t>explicitly throw</w:t>
            </w:r>
            <w:r w:rsidRPr="009B6E43">
              <w:rPr>
                <w:rFonts w:ascii="Calibri" w:eastAsia="SimSun" w:hAnsi="Calibri" w:cs="SimSun"/>
                <w:color w:val="333333"/>
                <w:kern w:val="0"/>
                <w:szCs w:val="21"/>
              </w:rPr>
              <w:t xml:space="preserve"> an exception.</w:t>
            </w:r>
          </w:p>
        </w:tc>
        <w:tc>
          <w:tcPr>
            <w:tcW w:w="658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 xml:space="preserve">Java throws keyword is used to </w:t>
            </w:r>
            <w:r w:rsidRPr="00B168C2">
              <w:rPr>
                <w:rFonts w:ascii="Calibri" w:eastAsia="SimSun" w:hAnsi="Calibri" w:cs="SimSun"/>
                <w:color w:val="333333"/>
                <w:kern w:val="0"/>
                <w:szCs w:val="21"/>
                <w:highlight w:val="yellow"/>
              </w:rPr>
              <w:t>declare an exception</w:t>
            </w:r>
            <w:r w:rsidRPr="009B6E43">
              <w:rPr>
                <w:rFonts w:ascii="Calibri" w:eastAsia="SimSun" w:hAnsi="Calibri" w:cs="SimSun"/>
                <w:color w:val="333333"/>
                <w:kern w:val="0"/>
                <w:szCs w:val="21"/>
              </w:rPr>
              <w:t>.</w:t>
            </w:r>
          </w:p>
        </w:tc>
      </w:tr>
      <w:tr w:rsidR="009B6E43" w:rsidRPr="009B6E43" w:rsidTr="008315F6">
        <w:tc>
          <w:tcPr>
            <w:tcW w:w="81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2)</w:t>
            </w:r>
          </w:p>
        </w:tc>
        <w:tc>
          <w:tcPr>
            <w:tcW w:w="57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Checked exception cannot be propagated using throw only.</w:t>
            </w:r>
          </w:p>
        </w:tc>
        <w:tc>
          <w:tcPr>
            <w:tcW w:w="658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Checked exception can be propagated with throws.</w:t>
            </w:r>
          </w:p>
        </w:tc>
      </w:tr>
      <w:tr w:rsidR="009B6E43" w:rsidRPr="009B6E43" w:rsidTr="008315F6">
        <w:tc>
          <w:tcPr>
            <w:tcW w:w="81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3)</w:t>
            </w:r>
          </w:p>
        </w:tc>
        <w:tc>
          <w:tcPr>
            <w:tcW w:w="57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 xml:space="preserve">Throw is followed by </w:t>
            </w:r>
            <w:r w:rsidRPr="00B168C2">
              <w:rPr>
                <w:rFonts w:ascii="Calibri" w:eastAsia="SimSun" w:hAnsi="Calibri" w:cs="SimSun"/>
                <w:color w:val="333333"/>
                <w:kern w:val="0"/>
                <w:szCs w:val="21"/>
                <w:highlight w:val="yellow"/>
              </w:rPr>
              <w:t>an instance</w:t>
            </w:r>
            <w:r w:rsidRPr="009B6E43">
              <w:rPr>
                <w:rFonts w:ascii="Calibri" w:eastAsia="SimSun" w:hAnsi="Calibri" w:cs="SimSun"/>
                <w:color w:val="333333"/>
                <w:kern w:val="0"/>
                <w:szCs w:val="21"/>
              </w:rPr>
              <w:t>.</w:t>
            </w:r>
          </w:p>
        </w:tc>
        <w:tc>
          <w:tcPr>
            <w:tcW w:w="658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 xml:space="preserve">Throws is followed by </w:t>
            </w:r>
            <w:r w:rsidRPr="00B168C2">
              <w:rPr>
                <w:rFonts w:ascii="Calibri" w:eastAsia="SimSun" w:hAnsi="Calibri" w:cs="SimSun"/>
                <w:color w:val="333333"/>
                <w:kern w:val="0"/>
                <w:szCs w:val="21"/>
                <w:highlight w:val="yellow"/>
              </w:rPr>
              <w:t>class</w:t>
            </w:r>
            <w:r w:rsidRPr="009B6E43">
              <w:rPr>
                <w:rFonts w:ascii="Calibri" w:eastAsia="SimSun" w:hAnsi="Calibri" w:cs="SimSun"/>
                <w:color w:val="333333"/>
                <w:kern w:val="0"/>
                <w:szCs w:val="21"/>
              </w:rPr>
              <w:t>.</w:t>
            </w:r>
          </w:p>
        </w:tc>
      </w:tr>
      <w:tr w:rsidR="009B6E43" w:rsidRPr="009B6E43" w:rsidTr="008315F6">
        <w:tc>
          <w:tcPr>
            <w:tcW w:w="81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4)</w:t>
            </w:r>
          </w:p>
        </w:tc>
        <w:tc>
          <w:tcPr>
            <w:tcW w:w="57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 xml:space="preserve">Throw is used </w:t>
            </w:r>
            <w:r w:rsidRPr="00B168C2">
              <w:rPr>
                <w:rFonts w:ascii="Calibri" w:eastAsia="SimSun" w:hAnsi="Calibri" w:cs="SimSun"/>
                <w:color w:val="333333"/>
                <w:kern w:val="0"/>
                <w:szCs w:val="21"/>
                <w:highlight w:val="yellow"/>
              </w:rPr>
              <w:t>within the method</w:t>
            </w:r>
            <w:r w:rsidRPr="009B6E43">
              <w:rPr>
                <w:rFonts w:ascii="Calibri" w:eastAsia="SimSun" w:hAnsi="Calibri" w:cs="SimSun"/>
                <w:color w:val="333333"/>
                <w:kern w:val="0"/>
                <w:szCs w:val="21"/>
              </w:rPr>
              <w:t>.</w:t>
            </w:r>
          </w:p>
        </w:tc>
        <w:tc>
          <w:tcPr>
            <w:tcW w:w="658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 xml:space="preserve">Throws is used </w:t>
            </w:r>
            <w:r w:rsidRPr="00B168C2">
              <w:rPr>
                <w:rFonts w:ascii="Calibri" w:eastAsia="SimSun" w:hAnsi="Calibri" w:cs="SimSun"/>
                <w:color w:val="333333"/>
                <w:kern w:val="0"/>
                <w:szCs w:val="21"/>
                <w:highlight w:val="yellow"/>
              </w:rPr>
              <w:t>with the method signature</w:t>
            </w:r>
            <w:r w:rsidRPr="009B6E43">
              <w:rPr>
                <w:rFonts w:ascii="Calibri" w:eastAsia="SimSun" w:hAnsi="Calibri" w:cs="SimSun"/>
                <w:color w:val="333333"/>
                <w:kern w:val="0"/>
                <w:szCs w:val="21"/>
              </w:rPr>
              <w:t>.</w:t>
            </w:r>
          </w:p>
        </w:tc>
      </w:tr>
      <w:tr w:rsidR="009B6E43" w:rsidRPr="009B6E43" w:rsidTr="008315F6">
        <w:tc>
          <w:tcPr>
            <w:tcW w:w="81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5)</w:t>
            </w:r>
          </w:p>
        </w:tc>
        <w:tc>
          <w:tcPr>
            <w:tcW w:w="57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You cannot throw multiple exceptions.</w:t>
            </w:r>
          </w:p>
        </w:tc>
        <w:tc>
          <w:tcPr>
            <w:tcW w:w="658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B6E43" w:rsidRPr="009B6E43" w:rsidRDefault="009B6E43" w:rsidP="00581A25">
            <w:pPr>
              <w:widowControl/>
              <w:spacing w:before="100" w:beforeAutospacing="1" w:after="100" w:afterAutospacing="1" w:line="300" w:lineRule="atLeast"/>
              <w:ind w:leftChars="371" w:left="779"/>
              <w:jc w:val="left"/>
              <w:rPr>
                <w:rFonts w:ascii="Calibri" w:eastAsia="SimSun" w:hAnsi="Calibri" w:cs="SimSun"/>
                <w:color w:val="333333"/>
                <w:kern w:val="0"/>
                <w:szCs w:val="21"/>
              </w:rPr>
            </w:pPr>
            <w:r w:rsidRPr="009B6E43">
              <w:rPr>
                <w:rFonts w:ascii="Calibri" w:eastAsia="SimSun" w:hAnsi="Calibri" w:cs="SimSun"/>
                <w:color w:val="333333"/>
                <w:kern w:val="0"/>
                <w:szCs w:val="21"/>
              </w:rPr>
              <w:t>You can declare multiple exceptions e.g.</w:t>
            </w:r>
            <w:r w:rsidRPr="009B6E43">
              <w:rPr>
                <w:rFonts w:ascii="Calibri" w:eastAsia="SimSun" w:hAnsi="Calibri" w:cs="SimSun"/>
                <w:color w:val="333333"/>
                <w:kern w:val="0"/>
                <w:szCs w:val="21"/>
              </w:rPr>
              <w:br/>
              <w:t>public void method()throws IOException,SQLException.</w:t>
            </w:r>
          </w:p>
        </w:tc>
      </w:tr>
    </w:tbl>
    <w:p w:rsidR="00F71A14" w:rsidRPr="00F71A14" w:rsidRDefault="00F71A14" w:rsidP="008315F6">
      <w:pPr>
        <w:widowControl/>
        <w:shd w:val="clear" w:color="auto" w:fill="FFFFFF"/>
        <w:ind w:leftChars="300" w:left="630"/>
        <w:jc w:val="left"/>
        <w:rPr>
          <w:rFonts w:ascii="Verdana" w:eastAsia="SimSun" w:hAnsi="Verdana" w:cs="SimSun"/>
          <w:color w:val="000000"/>
          <w:kern w:val="0"/>
          <w:sz w:val="20"/>
          <w:szCs w:val="20"/>
        </w:rPr>
      </w:pPr>
    </w:p>
    <w:p w:rsidR="001C6A57" w:rsidRPr="001C6A57" w:rsidRDefault="002878EB"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hint="eastAsia"/>
          <w:color w:val="333333"/>
          <w:kern w:val="0"/>
          <w:szCs w:val="21"/>
        </w:rPr>
        <w:t>9</w:t>
      </w:r>
      <w:r w:rsidR="001C6A57">
        <w:rPr>
          <w:rFonts w:ascii="Calibri" w:eastAsia="SimSun" w:hAnsi="Calibri" w:cs="SimSun"/>
          <w:color w:val="333333"/>
          <w:kern w:val="0"/>
          <w:szCs w:val="21"/>
        </w:rPr>
        <w:t xml:space="preserve"> - What is StackOverflowError?</w:t>
      </w:r>
    </w:p>
    <w:p w:rsidR="00651A1C" w:rsidRPr="00651A1C" w:rsidRDefault="001C6A57"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C6A57">
        <w:rPr>
          <w:rFonts w:ascii="Calibri" w:eastAsia="SimSun" w:hAnsi="Calibri" w:cs="SimSun"/>
          <w:color w:val="333333"/>
          <w:kern w:val="0"/>
          <w:szCs w:val="21"/>
        </w:rPr>
        <w:t>StackOverFlowError is an Error object thrown when it encounters that your program has ran out of the memory.</w:t>
      </w:r>
    </w:p>
    <w:p w:rsidR="001C6A57" w:rsidRPr="001C6A57" w:rsidRDefault="001C6A57"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C6A57">
        <w:rPr>
          <w:rFonts w:ascii="Calibri" w:eastAsia="SimSun" w:hAnsi="Calibri" w:cs="SimSun"/>
          <w:color w:val="333333"/>
          <w:kern w:val="0"/>
          <w:szCs w:val="21"/>
        </w:rPr>
        <w:t>1</w:t>
      </w:r>
      <w:r w:rsidR="002878EB">
        <w:rPr>
          <w:rFonts w:ascii="Calibri" w:eastAsia="SimSun" w:hAnsi="Calibri" w:cs="SimSun" w:hint="eastAsia"/>
          <w:color w:val="333333"/>
          <w:kern w:val="0"/>
          <w:szCs w:val="21"/>
        </w:rPr>
        <w:t>0</w:t>
      </w:r>
      <w:r w:rsidRPr="001C6A57">
        <w:rPr>
          <w:rFonts w:ascii="Calibri" w:eastAsia="SimSun" w:hAnsi="Calibri" w:cs="SimSun"/>
          <w:color w:val="333333"/>
          <w:kern w:val="0"/>
          <w:szCs w:val="21"/>
        </w:rPr>
        <w:t xml:space="preserve"> - Is it valid to have a try </w:t>
      </w:r>
      <w:r>
        <w:rPr>
          <w:rFonts w:ascii="Calibri" w:eastAsia="SimSun" w:hAnsi="Calibri" w:cs="SimSun"/>
          <w:color w:val="333333"/>
          <w:kern w:val="0"/>
          <w:szCs w:val="21"/>
        </w:rPr>
        <w:t>block without catch or finally?</w:t>
      </w:r>
    </w:p>
    <w:p w:rsidR="001C6A57" w:rsidRDefault="001C6A57"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C6A57">
        <w:rPr>
          <w:rFonts w:ascii="Calibri" w:eastAsia="SimSun" w:hAnsi="Calibri" w:cs="SimSun"/>
          <w:color w:val="333333"/>
          <w:kern w:val="0"/>
          <w:szCs w:val="21"/>
        </w:rPr>
        <w:t>No, try block should have one or both blocks(catch or finally) immediately followed to handle the occurred exception.</w:t>
      </w:r>
    </w:p>
    <w:p w:rsidR="001C6A57" w:rsidRPr="001C6A57" w:rsidRDefault="001C6A57"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C6A57">
        <w:rPr>
          <w:rFonts w:ascii="Calibri" w:eastAsia="SimSun" w:hAnsi="Calibri" w:cs="SimSun"/>
          <w:color w:val="333333"/>
          <w:kern w:val="0"/>
          <w:szCs w:val="21"/>
        </w:rPr>
        <w:t>1</w:t>
      </w:r>
      <w:r w:rsidR="002878EB">
        <w:rPr>
          <w:rFonts w:ascii="Calibri" w:eastAsia="SimSun" w:hAnsi="Calibri" w:cs="SimSun" w:hint="eastAsia"/>
          <w:color w:val="333333"/>
          <w:kern w:val="0"/>
          <w:szCs w:val="21"/>
        </w:rPr>
        <w:t>1</w:t>
      </w:r>
      <w:r w:rsidRPr="001C6A57">
        <w:rPr>
          <w:rFonts w:ascii="Calibri" w:eastAsia="SimSun" w:hAnsi="Calibri" w:cs="SimSun"/>
          <w:color w:val="333333"/>
          <w:kern w:val="0"/>
          <w:szCs w:val="21"/>
        </w:rPr>
        <w:t xml:space="preserve"> - Can you catch more than one exce</w:t>
      </w:r>
      <w:r>
        <w:rPr>
          <w:rFonts w:ascii="Calibri" w:eastAsia="SimSun" w:hAnsi="Calibri" w:cs="SimSun"/>
          <w:color w:val="333333"/>
          <w:kern w:val="0"/>
          <w:szCs w:val="21"/>
        </w:rPr>
        <w:t>ptions in a single catch block?</w:t>
      </w:r>
    </w:p>
    <w:p w:rsidR="00CB40F5" w:rsidRDefault="001C6A57"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1C6A57">
        <w:rPr>
          <w:rFonts w:ascii="Calibri" w:eastAsia="SimSun" w:hAnsi="Calibri" w:cs="SimSun"/>
          <w:color w:val="333333"/>
          <w:kern w:val="0"/>
          <w:szCs w:val="21"/>
        </w:rPr>
        <w:t xml:space="preserve">Yes, you can catch multiple exception in a single catch block by using </w:t>
      </w:r>
      <w:r w:rsidRPr="000F2D95">
        <w:rPr>
          <w:rFonts w:ascii="Calibri" w:eastAsia="SimSun" w:hAnsi="Calibri" w:cs="SimSun"/>
          <w:color w:val="333333"/>
          <w:kern w:val="0"/>
          <w:szCs w:val="21"/>
          <w:highlight w:val="yellow"/>
        </w:rPr>
        <w:t>Exception</w:t>
      </w:r>
      <w:r w:rsidRPr="001C6A57">
        <w:rPr>
          <w:rFonts w:ascii="Calibri" w:eastAsia="SimSun" w:hAnsi="Calibri" w:cs="SimSun"/>
          <w:color w:val="333333"/>
          <w:kern w:val="0"/>
          <w:szCs w:val="21"/>
        </w:rPr>
        <w:t xml:space="preserve"> as a argument by following multiple if conditions.</w:t>
      </w:r>
    </w:p>
    <w:p w:rsidR="00651A1C" w:rsidRPr="00651A1C" w:rsidRDefault="00BA47EA" w:rsidP="008315F6">
      <w:pPr>
        <w:widowControl/>
        <w:spacing w:before="100" w:beforeAutospacing="1" w:after="100" w:afterAutospacing="1" w:line="300" w:lineRule="atLeast"/>
        <w:ind w:leftChars="471" w:left="989"/>
        <w:jc w:val="left"/>
        <w:rPr>
          <w:rStyle w:val="Hyperlink"/>
          <w:rFonts w:ascii="Calibri" w:eastAsia="SimSun" w:hAnsi="Calibri" w:cs="SimSun"/>
          <w:kern w:val="0"/>
          <w:szCs w:val="21"/>
        </w:rPr>
      </w:pPr>
      <w:hyperlink r:id="rId44" w:history="1">
        <w:r w:rsidR="002D687C" w:rsidRPr="00B30164">
          <w:rPr>
            <w:rStyle w:val="Hyperlink"/>
            <w:rFonts w:ascii="Calibri" w:eastAsia="SimSun" w:hAnsi="Calibri" w:cs="SimSun"/>
            <w:kern w:val="0"/>
            <w:szCs w:val="21"/>
          </w:rPr>
          <w:t>http://www.tkhts.com/interview-questions/exception-handling-basics.jsp</w:t>
        </w:r>
      </w:hyperlink>
    </w:p>
    <w:p w:rsidR="00651A1C" w:rsidRDefault="00651A1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p>
    <w:p w:rsidR="002D687C" w:rsidRPr="007B436A" w:rsidRDefault="002D687C" w:rsidP="008315F6">
      <w:pPr>
        <w:widowControl/>
        <w:spacing w:before="100" w:beforeAutospacing="1" w:after="100" w:afterAutospacing="1" w:line="300" w:lineRule="atLeast"/>
        <w:ind w:leftChars="471" w:left="989"/>
        <w:jc w:val="left"/>
        <w:rPr>
          <w:rFonts w:ascii="Calibri" w:eastAsia="SimSun" w:hAnsi="Calibri" w:cs="SimSun"/>
          <w:b/>
          <w:color w:val="FF0000"/>
          <w:kern w:val="0"/>
          <w:sz w:val="24"/>
          <w:szCs w:val="24"/>
        </w:rPr>
      </w:pPr>
      <w:r w:rsidRPr="007B436A">
        <w:rPr>
          <w:rFonts w:ascii="Calibri" w:eastAsia="SimSun" w:hAnsi="Calibri" w:cs="SimSun"/>
          <w:b/>
          <w:color w:val="FF0000"/>
          <w:kern w:val="0"/>
          <w:sz w:val="24"/>
          <w:szCs w:val="24"/>
        </w:rPr>
        <w:t>12) What is difference in final, finalize and finally keyword in Java?</w:t>
      </w:r>
    </w:p>
    <w:p w:rsidR="002D687C" w:rsidRDefault="008F3C4D"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hint="eastAsia"/>
          <w:color w:val="333333"/>
          <w:kern w:val="0"/>
          <w:szCs w:val="21"/>
        </w:rPr>
        <w:t>F</w:t>
      </w:r>
      <w:r w:rsidR="002D687C" w:rsidRPr="002D687C">
        <w:rPr>
          <w:rFonts w:ascii="Calibri" w:eastAsia="SimSun" w:hAnsi="Calibri" w:cs="SimSun"/>
          <w:color w:val="333333"/>
          <w:kern w:val="0"/>
          <w:szCs w:val="21"/>
        </w:rPr>
        <w:t xml:space="preserve">inal and finally are keyword, while finalize is method. final keyword is very useful for creating ad Immutable class in Java By making a class final, we prevent it from being extended, similarly by making a method final, we prevent it from being overridden,. On the other hand, finalize() method is called  by garbage collector, before that object is collected, but this is not guaranteed by Java specification. finally keyword is the only one which is related to error and exception handling and you should always have finally block in production code for closing connection and resources.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13) What is wrong with following code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public static void start() throws IOException, RuntimeException{</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throw new RuntimeException("Not able to Start");</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color w:val="333333"/>
          <w:kern w:val="0"/>
          <w:szCs w:val="21"/>
        </w:rPr>
        <w:t xml:space="preserve">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public static void main(String args[])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try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start();</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 catch (Exception ex)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ex.printStackTrace();</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 catch (RuntimeException re)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re.printStackTrace();</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color w:val="333333"/>
          <w:kern w:val="0"/>
          <w:szCs w:val="21"/>
        </w:rPr>
        <w:t xml:space="preserve"> }</w:t>
      </w:r>
    </w:p>
    <w:p w:rsid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This code will throw compiler error on line where RuntimeException  variable “re” is written on catch block. since Exception is super class of RuntimeException, all RuntimeException thrown by start() method will be captured by first catch block and code will never reach second catch block and that's the reason compiler will flag error as  “exception java.lang.RuntimeException has already been caught".</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w:eastAsia="SimSun" w:hAnsi="Courier" w:cs="Courier New"/>
          <w:color w:val="0000FF"/>
          <w:kern w:val="0"/>
          <w:sz w:val="18"/>
          <w:szCs w:val="18"/>
        </w:rPr>
        <w:lastRenderedPageBreak/>
        <w:t>try</w:t>
      </w: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w:t>
      </w:r>
      <w:r w:rsidRPr="00527D81">
        <w:rPr>
          <w:rFonts w:ascii="Courier" w:eastAsia="SimSun" w:hAnsi="Courier" w:cs="Courier New"/>
          <w:color w:val="0000FF"/>
          <w:kern w:val="0"/>
          <w:sz w:val="18"/>
          <w:szCs w:val="18"/>
        </w:rPr>
        <w:t>int</w:t>
      </w:r>
      <w:r w:rsidRPr="00527D81">
        <w:rPr>
          <w:rFonts w:ascii="Courier New" w:eastAsia="SimSun" w:hAnsi="Courier New" w:cs="Courier New"/>
          <w:color w:val="000000"/>
          <w:kern w:val="0"/>
          <w:sz w:val="18"/>
          <w:szCs w:val="18"/>
        </w:rPr>
        <w:t xml:space="preserve"> x = </w:t>
      </w:r>
      <w:r w:rsidRPr="00527D81">
        <w:rPr>
          <w:rFonts w:ascii="Courier" w:eastAsia="SimSun" w:hAnsi="Courier" w:cs="Courier New"/>
          <w:color w:val="000000"/>
          <w:kern w:val="0"/>
          <w:sz w:val="18"/>
          <w:szCs w:val="18"/>
        </w:rPr>
        <w:t>0</w:t>
      </w: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w:t>
      </w:r>
      <w:r w:rsidRPr="00527D81">
        <w:rPr>
          <w:rFonts w:ascii="Courier" w:eastAsia="SimSun" w:hAnsi="Courier" w:cs="Courier New"/>
          <w:color w:val="0000FF"/>
          <w:kern w:val="0"/>
          <w:sz w:val="18"/>
          <w:szCs w:val="18"/>
        </w:rPr>
        <w:t>int</w:t>
      </w:r>
      <w:r w:rsidRPr="00527D81">
        <w:rPr>
          <w:rFonts w:ascii="Courier New" w:eastAsia="SimSun" w:hAnsi="Courier New" w:cs="Courier New"/>
          <w:color w:val="000000"/>
          <w:kern w:val="0"/>
          <w:sz w:val="18"/>
          <w:szCs w:val="18"/>
        </w:rPr>
        <w:t xml:space="preserve"> y = </w:t>
      </w:r>
      <w:r w:rsidRPr="00527D81">
        <w:rPr>
          <w:rFonts w:ascii="Courier" w:eastAsia="SimSun" w:hAnsi="Courier" w:cs="Courier New"/>
          <w:color w:val="000000"/>
          <w:kern w:val="0"/>
          <w:sz w:val="18"/>
          <w:szCs w:val="18"/>
        </w:rPr>
        <w:t>5</w:t>
      </w:r>
      <w:r w:rsidRPr="00527D81">
        <w:rPr>
          <w:rFonts w:ascii="Courier New" w:eastAsia="SimSun" w:hAnsi="Courier New" w:cs="Courier New"/>
          <w:color w:val="000000"/>
          <w:kern w:val="0"/>
          <w:sz w:val="18"/>
          <w:szCs w:val="18"/>
        </w:rPr>
        <w:t xml:space="preserve"> / x;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w:eastAsia="SimSun" w:hAnsi="Courier" w:cs="Courier New"/>
          <w:color w:val="0000FF"/>
          <w:kern w:val="0"/>
          <w:sz w:val="18"/>
          <w:szCs w:val="18"/>
        </w:rPr>
        <w:t>catch</w:t>
      </w:r>
      <w:r w:rsidRPr="00527D81">
        <w:rPr>
          <w:rFonts w:ascii="Courier New" w:eastAsia="SimSun" w:hAnsi="Courier New" w:cs="Courier New"/>
          <w:color w:val="000000"/>
          <w:kern w:val="0"/>
          <w:sz w:val="18"/>
          <w:szCs w:val="18"/>
        </w:rPr>
        <w:t xml:space="preserve"> (Exception 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System.out.println(</w:t>
      </w:r>
      <w:r w:rsidRPr="00527D81">
        <w:rPr>
          <w:rFonts w:ascii="Courier" w:eastAsia="SimSun" w:hAnsi="Courier" w:cs="Courier New"/>
          <w:color w:val="EE3B3B"/>
          <w:kern w:val="0"/>
          <w:sz w:val="18"/>
          <w:szCs w:val="18"/>
        </w:rPr>
        <w:t>"Exception"</w:t>
      </w: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w:eastAsia="SimSun" w:hAnsi="Courier" w:cs="Courier New"/>
          <w:color w:val="0000FF"/>
          <w:kern w:val="0"/>
          <w:sz w:val="18"/>
          <w:szCs w:val="18"/>
        </w:rPr>
        <w:t>catch</w:t>
      </w:r>
      <w:r w:rsidRPr="00527D81">
        <w:rPr>
          <w:rFonts w:ascii="Courier New" w:eastAsia="SimSun" w:hAnsi="Courier New" w:cs="Courier New"/>
          <w:color w:val="000000"/>
          <w:kern w:val="0"/>
          <w:sz w:val="18"/>
          <w:szCs w:val="18"/>
        </w:rPr>
        <w:t xml:space="preserve"> (ArithmeticException ae)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System.out.println(</w:t>
      </w:r>
      <w:r w:rsidRPr="00527D81">
        <w:rPr>
          <w:rFonts w:ascii="Courier" w:eastAsia="SimSun" w:hAnsi="Courier" w:cs="Courier New"/>
          <w:color w:val="EE3B3B"/>
          <w:kern w:val="0"/>
          <w:sz w:val="18"/>
          <w:szCs w:val="18"/>
        </w:rPr>
        <w:t>" Arithmetic Exception"</w:t>
      </w: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527D81">
        <w:rPr>
          <w:rFonts w:ascii="Courier New" w:eastAsia="SimSun" w:hAnsi="Courier New" w:cs="Courier New"/>
          <w:color w:val="000000"/>
          <w:kern w:val="0"/>
          <w:sz w:val="18"/>
          <w:szCs w:val="18"/>
        </w:rPr>
        <w:t xml:space="preserve">} </w:t>
      </w:r>
    </w:p>
    <w:p w:rsidR="00527D81" w:rsidRPr="00527D81" w:rsidRDefault="00527D8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527D81">
        <w:rPr>
          <w:rFonts w:ascii="Courier New" w:eastAsia="SimSun" w:hAnsi="Courier New" w:cs="Courier New"/>
          <w:color w:val="000000"/>
          <w:kern w:val="0"/>
          <w:sz w:val="18"/>
          <w:szCs w:val="18"/>
        </w:rPr>
        <w:t>System.out.println(</w:t>
      </w:r>
      <w:r w:rsidRPr="00527D81">
        <w:rPr>
          <w:rFonts w:ascii="Courier" w:eastAsia="SimSun" w:hAnsi="Courier" w:cs="Courier New"/>
          <w:color w:val="EE3B3B"/>
          <w:kern w:val="0"/>
          <w:sz w:val="18"/>
          <w:szCs w:val="18"/>
        </w:rPr>
        <w:t>"finished"</w:t>
      </w:r>
      <w:r w:rsidRPr="00527D81">
        <w:rPr>
          <w:rFonts w:ascii="Courier New" w:eastAsia="SimSun" w:hAnsi="Courier New" w:cs="Courier New"/>
          <w:color w:val="000000"/>
          <w:kern w:val="0"/>
          <w:sz w:val="18"/>
          <w:szCs w:val="18"/>
        </w:rPr>
        <w:t>);</w:t>
      </w:r>
    </w:p>
    <w:p w:rsidR="00527D81" w:rsidRPr="00527D81" w:rsidRDefault="00527D81"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527D81">
        <w:rPr>
          <w:rFonts w:ascii="Verdana" w:eastAsia="SimSun" w:hAnsi="Verdana" w:cs="SimSun"/>
          <w:color w:val="000000"/>
          <w:kern w:val="0"/>
          <w:sz w:val="18"/>
          <w:szCs w:val="18"/>
        </w:rPr>
        <w:t>Compilation fails because </w:t>
      </w:r>
      <w:r w:rsidRPr="00527D81">
        <w:rPr>
          <w:rFonts w:ascii="Courier New" w:eastAsia="SimSun" w:hAnsi="Courier New" w:cs="Courier New"/>
          <w:color w:val="DD0000"/>
          <w:kern w:val="0"/>
          <w:sz w:val="20"/>
          <w:szCs w:val="20"/>
        </w:rPr>
        <w:t>ArithmeticException</w:t>
      </w:r>
      <w:r w:rsidRPr="00527D81">
        <w:rPr>
          <w:rFonts w:ascii="Verdana" w:eastAsia="SimSun" w:hAnsi="Verdana" w:cs="SimSun"/>
          <w:color w:val="000000"/>
          <w:kern w:val="0"/>
          <w:sz w:val="18"/>
          <w:szCs w:val="18"/>
        </w:rPr>
        <w:t> has already been caught.</w:t>
      </w:r>
      <w:r w:rsidRPr="00527D81">
        <w:rPr>
          <w:rFonts w:ascii="Courier New" w:eastAsia="SimSun" w:hAnsi="Courier New" w:cs="Courier New"/>
          <w:color w:val="DD0000"/>
          <w:kern w:val="0"/>
          <w:sz w:val="20"/>
          <w:szCs w:val="20"/>
        </w:rPr>
        <w:t>ArithmeticException</w:t>
      </w:r>
      <w:r w:rsidRPr="00527D81">
        <w:rPr>
          <w:rFonts w:ascii="Verdana" w:eastAsia="SimSun" w:hAnsi="Verdana" w:cs="SimSun"/>
          <w:color w:val="000000"/>
          <w:kern w:val="0"/>
          <w:sz w:val="18"/>
          <w:szCs w:val="18"/>
        </w:rPr>
        <w:t> is a subclass of </w:t>
      </w:r>
      <w:r w:rsidRPr="00527D81">
        <w:rPr>
          <w:rFonts w:ascii="Courier New" w:eastAsia="SimSun" w:hAnsi="Courier New" w:cs="Courier New"/>
          <w:color w:val="DD0000"/>
          <w:kern w:val="0"/>
          <w:sz w:val="20"/>
          <w:szCs w:val="20"/>
        </w:rPr>
        <w:t>java.lang.Exception</w:t>
      </w:r>
      <w:r w:rsidRPr="00527D81">
        <w:rPr>
          <w:rFonts w:ascii="Verdana" w:eastAsia="SimSun" w:hAnsi="Verdana" w:cs="SimSun"/>
          <w:color w:val="000000"/>
          <w:kern w:val="0"/>
          <w:sz w:val="18"/>
          <w:szCs w:val="18"/>
        </w:rPr>
        <w:t>, by time the</w:t>
      </w:r>
      <w:r w:rsidRPr="00527D81">
        <w:rPr>
          <w:rFonts w:ascii="Courier New" w:eastAsia="SimSun" w:hAnsi="Courier New" w:cs="Courier New"/>
          <w:color w:val="DD0000"/>
          <w:kern w:val="0"/>
          <w:sz w:val="20"/>
          <w:szCs w:val="20"/>
        </w:rPr>
        <w:t>ArithmeticException</w:t>
      </w:r>
      <w:r w:rsidRPr="00527D81">
        <w:rPr>
          <w:rFonts w:ascii="Verdana" w:eastAsia="SimSun" w:hAnsi="Verdana" w:cs="SimSun"/>
          <w:color w:val="000000"/>
          <w:kern w:val="0"/>
          <w:sz w:val="18"/>
          <w:szCs w:val="18"/>
        </w:rPr>
        <w:t> has been specified it has already been caught by the </w:t>
      </w:r>
      <w:r w:rsidRPr="00527D81">
        <w:rPr>
          <w:rFonts w:ascii="Courier New" w:eastAsia="SimSun" w:hAnsi="Courier New" w:cs="Courier New"/>
          <w:color w:val="DD0000"/>
          <w:kern w:val="0"/>
          <w:sz w:val="20"/>
          <w:szCs w:val="20"/>
        </w:rPr>
        <w:t>Exception</w:t>
      </w:r>
      <w:r w:rsidRPr="00527D81">
        <w:rPr>
          <w:rFonts w:ascii="Verdana" w:eastAsia="SimSun" w:hAnsi="Verdana" w:cs="SimSun"/>
          <w:color w:val="000000"/>
          <w:kern w:val="0"/>
          <w:sz w:val="18"/>
          <w:szCs w:val="18"/>
        </w:rPr>
        <w:t>class.</w:t>
      </w:r>
    </w:p>
    <w:p w:rsidR="00527D81" w:rsidRPr="00527D81" w:rsidRDefault="00527D81"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527D81">
        <w:rPr>
          <w:rFonts w:ascii="Verdana" w:eastAsia="SimSun" w:hAnsi="Verdana" w:cs="SimSun"/>
          <w:color w:val="000000"/>
          <w:kern w:val="0"/>
          <w:sz w:val="18"/>
          <w:szCs w:val="18"/>
        </w:rPr>
        <w:t>If </w:t>
      </w:r>
      <w:r w:rsidRPr="00527D81">
        <w:rPr>
          <w:rFonts w:ascii="Courier New" w:eastAsia="SimSun" w:hAnsi="Courier New" w:cs="Courier New"/>
          <w:color w:val="DD0000"/>
          <w:kern w:val="0"/>
          <w:sz w:val="20"/>
          <w:szCs w:val="20"/>
        </w:rPr>
        <w:t>ArithmeticException</w:t>
      </w:r>
      <w:r w:rsidRPr="00527D81">
        <w:rPr>
          <w:rFonts w:ascii="Verdana" w:eastAsia="SimSun" w:hAnsi="Verdana" w:cs="SimSun"/>
          <w:color w:val="000000"/>
          <w:kern w:val="0"/>
          <w:sz w:val="18"/>
          <w:szCs w:val="18"/>
        </w:rPr>
        <w:t> appears before </w:t>
      </w:r>
      <w:r w:rsidRPr="00527D81">
        <w:rPr>
          <w:rFonts w:ascii="Courier New" w:eastAsia="SimSun" w:hAnsi="Courier New" w:cs="Courier New"/>
          <w:color w:val="DD0000"/>
          <w:kern w:val="0"/>
          <w:sz w:val="20"/>
          <w:szCs w:val="20"/>
        </w:rPr>
        <w:t>Exception</w:t>
      </w:r>
      <w:r w:rsidRPr="00527D81">
        <w:rPr>
          <w:rFonts w:ascii="Verdana" w:eastAsia="SimSun" w:hAnsi="Verdana" w:cs="SimSun"/>
          <w:color w:val="000000"/>
          <w:kern w:val="0"/>
          <w:sz w:val="18"/>
          <w:szCs w:val="18"/>
        </w:rPr>
        <w:t>, then the file will compile. When catching exceptions the more specific exceptions must be listed before the more general (the subclasses must be caught before the superclasses).</w:t>
      </w:r>
    </w:p>
    <w:p w:rsidR="00527D81" w:rsidRPr="00527D81" w:rsidRDefault="00527D81"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15) What is wrong with</w:t>
      </w:r>
      <w:r>
        <w:rPr>
          <w:rFonts w:ascii="Calibri" w:eastAsia="SimSun" w:hAnsi="Calibri" w:cs="SimSun"/>
          <w:color w:val="333333"/>
          <w:kern w:val="0"/>
          <w:szCs w:val="21"/>
        </w:rPr>
        <w:t xml:space="preserve"> following Java Exception code:</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public static void start(){</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System.out.println("Java Exception interivew question Answers for Programmers");</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color w:val="333333"/>
          <w:kern w:val="0"/>
          <w:szCs w:val="21"/>
        </w:rPr>
        <w:t>}</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public static void main(String args[])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try{</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start();</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}catch(IOException ioe){</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t xml:space="preserve">      ioe.printStackTrace();</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2D687C">
        <w:rPr>
          <w:rFonts w:ascii="Calibri" w:eastAsia="SimSun" w:hAnsi="Calibri" w:cs="SimSun"/>
          <w:color w:val="333333"/>
          <w:kern w:val="0"/>
          <w:szCs w:val="21"/>
        </w:rPr>
        <w:lastRenderedPageBreak/>
        <w:t xml:space="preserve">   }</w:t>
      </w:r>
    </w:p>
    <w:p w:rsidR="002D687C" w:rsidRPr="002D687C" w:rsidRDefault="002D687C"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color w:val="333333"/>
          <w:kern w:val="0"/>
          <w:szCs w:val="21"/>
        </w:rPr>
        <w:t>}</w:t>
      </w:r>
      <w:r w:rsidRPr="002D687C">
        <w:rPr>
          <w:rFonts w:ascii="Calibri" w:eastAsia="SimSun" w:hAnsi="Calibri" w:cs="SimSun"/>
          <w:color w:val="333333"/>
          <w:kern w:val="0"/>
          <w:szCs w:val="21"/>
        </w:rPr>
        <w:t xml:space="preserve">  </w:t>
      </w:r>
    </w:p>
    <w:p w:rsidR="002D687C" w:rsidRPr="00CC6439" w:rsidRDefault="002D687C" w:rsidP="008315F6">
      <w:pPr>
        <w:widowControl/>
        <w:spacing w:before="100" w:beforeAutospacing="1" w:after="100" w:afterAutospacing="1" w:line="300" w:lineRule="atLeast"/>
        <w:ind w:leftChars="471" w:left="989"/>
        <w:jc w:val="left"/>
        <w:rPr>
          <w:rFonts w:ascii="Calibri" w:eastAsia="SimSun" w:hAnsi="Calibri" w:cs="SimSun"/>
          <w:b/>
          <w:kern w:val="0"/>
          <w:szCs w:val="21"/>
        </w:rPr>
      </w:pPr>
      <w:r w:rsidRPr="00CC6439">
        <w:rPr>
          <w:rFonts w:ascii="Calibri" w:eastAsia="SimSun" w:hAnsi="Calibri" w:cs="SimSun"/>
          <w:b/>
          <w:kern w:val="0"/>
          <w:szCs w:val="21"/>
        </w:rPr>
        <w:t xml:space="preserve">In this Java Exception example code, compiler will complain on line where we are handling IOException, since IOException is a checked Exception and start() method doesn't throw IOException, so compiler will flag error as "exception java.io.IOException is never thrown in body of corresponding try statement", but if you </w:t>
      </w:r>
      <w:r w:rsidRPr="00CC6439">
        <w:rPr>
          <w:rFonts w:ascii="Calibri" w:eastAsia="SimSun" w:hAnsi="Calibri" w:cs="SimSun"/>
          <w:b/>
          <w:color w:val="FF0000"/>
          <w:kern w:val="0"/>
          <w:sz w:val="24"/>
          <w:szCs w:val="24"/>
        </w:rPr>
        <w:t xml:space="preserve">change IOException to Exception </w:t>
      </w:r>
      <w:r w:rsidRPr="00CC6439">
        <w:rPr>
          <w:rFonts w:ascii="Calibri" w:eastAsia="SimSun" w:hAnsi="Calibri" w:cs="SimSun"/>
          <w:b/>
          <w:kern w:val="0"/>
          <w:szCs w:val="21"/>
        </w:rPr>
        <w:t>compiler error will disappear because Exception can be used to catch all RuntimeException which doesn't require declaration in throws clause.</w:t>
      </w:r>
    </w:p>
    <w:p w:rsidR="00BC6181" w:rsidRDefault="00BA47EA"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hyperlink r:id="rId45" w:history="1">
        <w:r w:rsidR="00BC6181" w:rsidRPr="00B30164">
          <w:rPr>
            <w:rStyle w:val="Hyperlink"/>
            <w:rFonts w:ascii="Calibri" w:eastAsia="SimSun" w:hAnsi="Calibri" w:cs="SimSun"/>
            <w:kern w:val="0"/>
            <w:szCs w:val="21"/>
          </w:rPr>
          <w:t>http://javarevisited.blogspot.com/2013/06/10-java-exception-and-error-interview-questions-answers-programming.html</w:t>
        </w:r>
      </w:hyperlink>
    </w:p>
    <w:p w:rsidR="00BC6181" w:rsidRPr="00BC6181" w:rsidRDefault="00BC6181"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BC6181">
        <w:rPr>
          <w:rFonts w:ascii="Calibri" w:eastAsia="SimSun" w:hAnsi="Calibri" w:cs="SimSun"/>
          <w:color w:val="333333"/>
          <w:kern w:val="0"/>
          <w:szCs w:val="21"/>
        </w:rPr>
        <w:t>Q14)What is StackOverflowError?</w:t>
      </w:r>
    </w:p>
    <w:p w:rsidR="00BC6181" w:rsidRPr="00BC6181" w:rsidRDefault="00BC6181"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sidRPr="00BC6181">
        <w:rPr>
          <w:rFonts w:ascii="Calibri" w:eastAsia="SimSun" w:hAnsi="Calibri" w:cs="SimSun"/>
          <w:color w:val="333333"/>
          <w:kern w:val="0"/>
          <w:szCs w:val="21"/>
        </w:rPr>
        <w:t xml:space="preserve">Ans) The StackOverFlowError is an Error Object thorwn by the Runtime System when it Encounters that your application/code has ran out of the memory. It may occur in case of recursive methods or a large amount of data is fetched from the server and stored in some object. </w:t>
      </w:r>
      <w:r>
        <w:rPr>
          <w:rFonts w:ascii="Calibri" w:eastAsia="SimSun" w:hAnsi="Calibri" w:cs="SimSun"/>
          <w:color w:val="333333"/>
          <w:kern w:val="0"/>
          <w:szCs w:val="21"/>
        </w:rPr>
        <w:t>This error is generated by JVM.</w:t>
      </w:r>
    </w:p>
    <w:p w:rsidR="00BC6181" w:rsidRPr="00BC6181" w:rsidRDefault="00BC6181"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color w:val="333333"/>
          <w:kern w:val="0"/>
          <w:szCs w:val="21"/>
        </w:rPr>
        <w:t>e.g. void swap(){</w:t>
      </w:r>
    </w:p>
    <w:p w:rsidR="00BC6181" w:rsidRPr="00BC6181" w:rsidRDefault="00BC6181" w:rsidP="008315F6">
      <w:pPr>
        <w:widowControl/>
        <w:spacing w:before="100" w:beforeAutospacing="1" w:after="100" w:afterAutospacing="1" w:line="300" w:lineRule="atLeast"/>
        <w:ind w:leftChars="471" w:left="989"/>
        <w:jc w:val="left"/>
        <w:rPr>
          <w:rFonts w:ascii="Calibri" w:eastAsia="SimSun" w:hAnsi="Calibri" w:cs="SimSun"/>
          <w:color w:val="333333"/>
          <w:kern w:val="0"/>
          <w:szCs w:val="21"/>
        </w:rPr>
      </w:pPr>
      <w:r>
        <w:rPr>
          <w:rFonts w:ascii="Calibri" w:eastAsia="SimSun" w:hAnsi="Calibri" w:cs="SimSun"/>
          <w:color w:val="333333"/>
          <w:kern w:val="0"/>
          <w:szCs w:val="21"/>
        </w:rPr>
        <w:t>swap();</w:t>
      </w:r>
    </w:p>
    <w:p w:rsidR="00BC6181" w:rsidRDefault="00BC6181" w:rsidP="008315F6">
      <w:pPr>
        <w:widowControl/>
        <w:tabs>
          <w:tab w:val="left" w:pos="920"/>
        </w:tabs>
        <w:spacing w:before="100" w:beforeAutospacing="1" w:after="100" w:afterAutospacing="1" w:line="300" w:lineRule="atLeast"/>
        <w:ind w:leftChars="471" w:left="989"/>
        <w:jc w:val="left"/>
        <w:rPr>
          <w:rFonts w:ascii="Calibri" w:eastAsia="SimSun" w:hAnsi="Calibri" w:cs="SimSun"/>
          <w:color w:val="333333"/>
          <w:kern w:val="0"/>
          <w:szCs w:val="21"/>
        </w:rPr>
      </w:pPr>
      <w:r w:rsidRPr="00BC6181">
        <w:rPr>
          <w:rFonts w:ascii="Calibri" w:eastAsia="SimSun" w:hAnsi="Calibri" w:cs="SimSun"/>
          <w:color w:val="333333"/>
          <w:kern w:val="0"/>
          <w:szCs w:val="21"/>
        </w:rPr>
        <w:t>}</w:t>
      </w:r>
      <w:r>
        <w:rPr>
          <w:rFonts w:ascii="Calibri" w:eastAsia="SimSun" w:hAnsi="Calibri" w:cs="SimSun"/>
          <w:color w:val="333333"/>
          <w:kern w:val="0"/>
          <w:szCs w:val="21"/>
        </w:rPr>
        <w:tab/>
      </w:r>
    </w:p>
    <w:p w:rsidR="00954E15" w:rsidRDefault="00BA47E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kern w:val="0"/>
          <w:szCs w:val="21"/>
        </w:rPr>
      </w:pPr>
      <w:hyperlink r:id="rId46" w:history="1">
        <w:r w:rsidR="00BC6181" w:rsidRPr="00B30164">
          <w:rPr>
            <w:rStyle w:val="Hyperlink"/>
            <w:rFonts w:ascii="Calibri" w:eastAsia="SimSun" w:hAnsi="Calibri" w:cs="SimSun"/>
            <w:kern w:val="0"/>
            <w:szCs w:val="21"/>
          </w:rPr>
          <w:t>http://java-questions.com/Exceptions-interview-questions.html</w:t>
        </w:r>
      </w:hyperlink>
    </w:p>
    <w:p w:rsidR="005877EE" w:rsidRDefault="008271B8"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Pr>
          <w:rStyle w:val="Hyperlink"/>
          <w:rFonts w:ascii="Calibri" w:eastAsia="SimSun" w:hAnsi="Calibri" w:cs="SimSun" w:hint="eastAsia"/>
          <w:b/>
          <w:color w:val="auto"/>
          <w:kern w:val="0"/>
          <w:szCs w:val="21"/>
          <w:u w:val="none"/>
        </w:rPr>
        <w:t>Q</w:t>
      </w:r>
      <w:r w:rsidR="00954E15">
        <w:rPr>
          <w:rStyle w:val="Hyperlink"/>
          <w:rFonts w:ascii="Calibri" w:eastAsia="SimSun" w:hAnsi="Calibri" w:cs="SimSun" w:hint="eastAsia"/>
          <w:b/>
          <w:color w:val="auto"/>
          <w:kern w:val="0"/>
          <w:szCs w:val="21"/>
          <w:u w:val="none"/>
        </w:rPr>
        <w:t xml:space="preserve">15) </w:t>
      </w:r>
      <w:r w:rsidR="005877EE">
        <w:rPr>
          <w:rStyle w:val="Hyperlink"/>
          <w:rFonts w:ascii="Calibri" w:eastAsia="SimSun" w:hAnsi="Calibri" w:cs="SimSun" w:hint="eastAsia"/>
          <w:b/>
          <w:color w:val="auto"/>
          <w:kern w:val="0"/>
          <w:szCs w:val="21"/>
          <w:u w:val="none"/>
        </w:rPr>
        <w:t xml:space="preserve">How assertion works? </w:t>
      </w:r>
    </w:p>
    <w:p w:rsidR="005877EE" w:rsidRPr="00E8338A" w:rsidRDefault="00E8338A" w:rsidP="008315F6">
      <w:pPr>
        <w:widowControl/>
        <w:tabs>
          <w:tab w:val="left" w:pos="920"/>
        </w:tabs>
        <w:spacing w:before="100" w:beforeAutospacing="1" w:after="100" w:afterAutospacing="1" w:line="300" w:lineRule="atLeast"/>
        <w:ind w:leftChars="471" w:left="989"/>
        <w:jc w:val="left"/>
        <w:rPr>
          <w:rFonts w:ascii="Arial" w:hAnsi="Arial" w:cs="Arial"/>
          <w:color w:val="FF0000"/>
          <w:szCs w:val="21"/>
          <w:shd w:val="clear" w:color="auto" w:fill="FFFFFF"/>
        </w:rPr>
      </w:pPr>
      <w:r w:rsidRPr="00E8338A">
        <w:rPr>
          <w:rFonts w:ascii="Arial" w:hAnsi="Arial" w:cs="Arial"/>
          <w:color w:val="FF0000"/>
          <w:szCs w:val="21"/>
          <w:shd w:val="clear" w:color="auto" w:fill="FFFFFF"/>
        </w:rPr>
        <w:t>Assertion enables developers to test assumptions in their programs as a way to defect and fix bugs.</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r w:rsidRPr="00E8338A">
        <w:rPr>
          <w:rStyle w:val="Hyperlink"/>
          <w:rFonts w:ascii="Calibri" w:eastAsia="SimSun" w:hAnsi="Calibri" w:cs="SimSun"/>
          <w:b/>
          <w:color w:val="FF0000"/>
          <w:kern w:val="0"/>
          <w:szCs w:val="21"/>
          <w:u w:val="none"/>
        </w:rPr>
        <w:t>Assertion example 1</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The following simple program illustrates the sho</w:t>
      </w:r>
      <w:r>
        <w:rPr>
          <w:rStyle w:val="Hyperlink"/>
          <w:rFonts w:ascii="Calibri" w:eastAsia="SimSun" w:hAnsi="Calibri" w:cs="SimSun"/>
          <w:b/>
          <w:color w:val="auto"/>
          <w:kern w:val="0"/>
          <w:szCs w:val="21"/>
          <w:u w:val="none"/>
        </w:rPr>
        <w:t>rt version of assert statement:</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public class AssertionExample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public static void main(String[] args)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 get a number in the first argument</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int numb</w:t>
      </w:r>
      <w:r>
        <w:rPr>
          <w:rStyle w:val="Hyperlink"/>
          <w:rFonts w:ascii="Calibri" w:eastAsia="SimSun" w:hAnsi="Calibri" w:cs="SimSun"/>
          <w:b/>
          <w:color w:val="auto"/>
          <w:kern w:val="0"/>
          <w:szCs w:val="21"/>
          <w:u w:val="none"/>
        </w:rPr>
        <w:t>er = Integer.parseInt(args[0]);</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lastRenderedPageBreak/>
        <w:t xml:space="preserve">        assert number</w:t>
      </w:r>
      <w:r>
        <w:rPr>
          <w:rStyle w:val="Hyperlink"/>
          <w:rFonts w:ascii="Calibri" w:eastAsia="SimSun" w:hAnsi="Calibri" w:cs="SimSun"/>
          <w:b/>
          <w:color w:val="auto"/>
          <w:kern w:val="0"/>
          <w:szCs w:val="21"/>
          <w:u w:val="none"/>
        </w:rPr>
        <w:t xml:space="preserve"> &lt;= 10; // stops if number &gt; 10</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t>
      </w:r>
      <w:r>
        <w:rPr>
          <w:rStyle w:val="Hyperlink"/>
          <w:rFonts w:ascii="Calibri" w:eastAsia="SimSun" w:hAnsi="Calibri" w:cs="SimSun"/>
          <w:b/>
          <w:color w:val="auto"/>
          <w:kern w:val="0"/>
          <w:szCs w:val="21"/>
          <w:u w:val="none"/>
        </w:rPr>
        <w:t xml:space="preserve">    System.out.println("Pass");</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When running the p</w:t>
      </w:r>
      <w:r>
        <w:rPr>
          <w:rStyle w:val="Hyperlink"/>
          <w:rFonts w:ascii="Calibri" w:eastAsia="SimSun" w:hAnsi="Calibri" w:cs="SimSun"/>
          <w:b/>
          <w:color w:val="auto"/>
          <w:kern w:val="0"/>
          <w:szCs w:val="21"/>
          <w:u w:val="none"/>
        </w:rPr>
        <w:t>rogram above with this command:</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r w:rsidRPr="00E8338A">
        <w:rPr>
          <w:rStyle w:val="Hyperlink"/>
          <w:rFonts w:ascii="Calibri" w:eastAsia="SimSun" w:hAnsi="Calibri" w:cs="SimSun"/>
          <w:b/>
          <w:color w:val="FF0000"/>
          <w:kern w:val="0"/>
          <w:szCs w:val="21"/>
          <w:u w:val="none"/>
        </w:rPr>
        <w:t>java -ea AssertionExample 15</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A java.lang.Asser</w:t>
      </w:r>
      <w:r>
        <w:rPr>
          <w:rStyle w:val="Hyperlink"/>
          <w:rFonts w:ascii="Calibri" w:eastAsia="SimSun" w:hAnsi="Calibri" w:cs="SimSun"/>
          <w:b/>
          <w:color w:val="auto"/>
          <w:kern w:val="0"/>
          <w:szCs w:val="21"/>
          <w:u w:val="none"/>
        </w:rPr>
        <w:t>tionError error will be thrown:</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Exception in thread "main" java.lang.AssertionError</w:t>
      </w:r>
      <w:r>
        <w:rPr>
          <w:rStyle w:val="Hyperlink"/>
          <w:rFonts w:ascii="Calibri" w:eastAsia="SimSun" w:hAnsi="Calibri" w:cs="SimSun" w:hint="eastAsia"/>
          <w:b/>
          <w:color w:val="auto"/>
          <w:kern w:val="0"/>
          <w:szCs w:val="21"/>
          <w:u w:val="none"/>
        </w:rPr>
        <w:t xml:space="preserve"> </w:t>
      </w:r>
      <w:r>
        <w:rPr>
          <w:rStyle w:val="Hyperlink"/>
          <w:rFonts w:ascii="Calibri" w:eastAsia="SimSun" w:hAnsi="Calibri" w:cs="SimSun"/>
          <w:b/>
          <w:color w:val="auto"/>
          <w:kern w:val="0"/>
          <w:szCs w:val="21"/>
          <w:u w:val="none"/>
        </w:rPr>
        <w:t>at</w:t>
      </w:r>
      <w:r>
        <w:rPr>
          <w:rStyle w:val="Hyperlink"/>
          <w:rFonts w:ascii="Calibri" w:eastAsia="SimSun" w:hAnsi="Calibri" w:cs="SimSun" w:hint="eastAsia"/>
          <w:b/>
          <w:color w:val="auto"/>
          <w:kern w:val="0"/>
          <w:szCs w:val="21"/>
          <w:u w:val="none"/>
        </w:rPr>
        <w:t xml:space="preserve"> </w:t>
      </w:r>
      <w:r w:rsidRPr="00E8338A">
        <w:rPr>
          <w:rStyle w:val="Hyperlink"/>
          <w:rFonts w:ascii="Calibri" w:eastAsia="SimSun" w:hAnsi="Calibri" w:cs="SimSun"/>
          <w:b/>
          <w:color w:val="auto"/>
          <w:kern w:val="0"/>
          <w:szCs w:val="21"/>
          <w:u w:val="none"/>
        </w:rPr>
        <w:t>AssertionExample.main(AssertionExample.java:</w:t>
      </w:r>
      <w:r w:rsidR="00E0578C">
        <w:rPr>
          <w:rStyle w:val="Hyperlink"/>
          <w:rFonts w:ascii="Calibri" w:eastAsia="SimSun" w:hAnsi="Calibri" w:cs="SimSun" w:hint="eastAsia"/>
          <w:b/>
          <w:color w:val="auto"/>
          <w:kern w:val="0"/>
          <w:szCs w:val="21"/>
          <w:u w:val="none"/>
        </w:rPr>
        <w:t xml:space="preserve"> </w:t>
      </w:r>
      <w:r w:rsidR="000904EB">
        <w:rPr>
          <w:rStyle w:val="Hyperlink"/>
          <w:rFonts w:ascii="Calibri" w:eastAsia="SimSun" w:hAnsi="Calibri" w:cs="SimSun" w:hint="eastAsia"/>
          <w:b/>
          <w:color w:val="auto"/>
          <w:kern w:val="0"/>
          <w:szCs w:val="21"/>
          <w:u w:val="none"/>
        </w:rPr>
        <w:t xml:space="preserve">line </w:t>
      </w:r>
      <w:r w:rsidRPr="00E8338A">
        <w:rPr>
          <w:rStyle w:val="Hyperlink"/>
          <w:rFonts w:ascii="Calibri" w:eastAsia="SimSun" w:hAnsi="Calibri" w:cs="SimSun"/>
          <w:b/>
          <w:color w:val="auto"/>
          <w:kern w:val="0"/>
          <w:szCs w:val="21"/>
          <w:u w:val="none"/>
        </w:rPr>
        <w:t>6)</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But the program will continue and print out “Pass” if we pass a number</w:t>
      </w:r>
      <w:r>
        <w:rPr>
          <w:rStyle w:val="Hyperlink"/>
          <w:rFonts w:ascii="Calibri" w:eastAsia="SimSun" w:hAnsi="Calibri" w:cs="SimSun"/>
          <w:b/>
          <w:color w:val="auto"/>
          <w:kern w:val="0"/>
          <w:szCs w:val="21"/>
          <w:u w:val="none"/>
        </w:rPr>
        <w:t xml:space="preserve"> less than 10, in this command:</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r w:rsidRPr="00E8338A">
        <w:rPr>
          <w:rStyle w:val="Hyperlink"/>
          <w:rFonts w:ascii="Calibri" w:eastAsia="SimSun" w:hAnsi="Calibri" w:cs="SimSun"/>
          <w:b/>
          <w:color w:val="FF0000"/>
          <w:kern w:val="0"/>
          <w:szCs w:val="21"/>
          <w:u w:val="none"/>
        </w:rPr>
        <w:t>java -ea AssertionExample 8</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r>
        <w:rPr>
          <w:rStyle w:val="Hyperlink"/>
          <w:rFonts w:ascii="Calibri" w:eastAsia="SimSun" w:hAnsi="Calibri" w:cs="SimSun"/>
          <w:b/>
          <w:color w:val="FF0000"/>
          <w:kern w:val="0"/>
          <w:szCs w:val="21"/>
          <w:u w:val="none"/>
        </w:rPr>
        <w:t xml:space="preserve">Assertion example </w:t>
      </w:r>
      <w:r>
        <w:rPr>
          <w:rStyle w:val="Hyperlink"/>
          <w:rFonts w:ascii="Calibri" w:eastAsia="SimSun" w:hAnsi="Calibri" w:cs="SimSun" w:hint="eastAsia"/>
          <w:b/>
          <w:color w:val="FF0000"/>
          <w:kern w:val="0"/>
          <w:szCs w:val="21"/>
          <w:u w:val="none"/>
        </w:rPr>
        <w:t>2</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public class AssertionExample2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public st</w:t>
      </w:r>
      <w:r>
        <w:rPr>
          <w:rStyle w:val="Hyperlink"/>
          <w:rFonts w:ascii="Calibri" w:eastAsia="SimSun" w:hAnsi="Calibri" w:cs="SimSun"/>
          <w:b/>
          <w:color w:val="auto"/>
          <w:kern w:val="0"/>
          <w:szCs w:val="21"/>
          <w:u w:val="none"/>
        </w:rPr>
        <w:t>atic void main(String[] args)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t>
      </w:r>
      <w:r>
        <w:rPr>
          <w:rStyle w:val="Hyperlink"/>
          <w:rFonts w:ascii="Calibri" w:eastAsia="SimSun" w:hAnsi="Calibri" w:cs="SimSun"/>
          <w:b/>
          <w:color w:val="auto"/>
          <w:kern w:val="0"/>
          <w:szCs w:val="21"/>
          <w:u w:val="none"/>
        </w:rPr>
        <w:t xml:space="preserve">    int argCount = args.length;</w:t>
      </w:r>
      <w:r w:rsidRPr="00E8338A">
        <w:rPr>
          <w:rStyle w:val="Hyperlink"/>
          <w:rFonts w:ascii="Calibri" w:eastAsia="SimSun" w:hAnsi="Calibri" w:cs="SimSun"/>
          <w:b/>
          <w:color w:val="auto"/>
          <w:kern w:val="0"/>
          <w:szCs w:val="21"/>
          <w:u w:val="none"/>
        </w:rPr>
        <w:t xml:space="preserve">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assert argCount == 5 : "The </w:t>
      </w:r>
      <w:r>
        <w:rPr>
          <w:rStyle w:val="Hyperlink"/>
          <w:rFonts w:ascii="Calibri" w:eastAsia="SimSun" w:hAnsi="Calibri" w:cs="SimSun"/>
          <w:b/>
          <w:color w:val="auto"/>
          <w:kern w:val="0"/>
          <w:szCs w:val="21"/>
          <w:u w:val="none"/>
        </w:rPr>
        <w:t>number of arguments must be 5";</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t>
      </w:r>
      <w:r>
        <w:rPr>
          <w:rStyle w:val="Hyperlink"/>
          <w:rFonts w:ascii="Calibri" w:eastAsia="SimSun" w:hAnsi="Calibri" w:cs="SimSun"/>
          <w:b/>
          <w:color w:val="auto"/>
          <w:kern w:val="0"/>
          <w:szCs w:val="21"/>
          <w:u w:val="none"/>
        </w:rPr>
        <w:t xml:space="preserve">      System.out.println("OK");</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 xml:space="preserve"> When running the p</w:t>
      </w:r>
      <w:r>
        <w:rPr>
          <w:rStyle w:val="Hyperlink"/>
          <w:rFonts w:ascii="Calibri" w:eastAsia="SimSun" w:hAnsi="Calibri" w:cs="SimSun"/>
          <w:b/>
          <w:color w:val="auto"/>
          <w:kern w:val="0"/>
          <w:szCs w:val="21"/>
          <w:u w:val="none"/>
        </w:rPr>
        <w:t>rogram above with this command:</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r w:rsidRPr="00E8338A">
        <w:rPr>
          <w:rStyle w:val="Hyperlink"/>
          <w:rFonts w:ascii="Calibri" w:eastAsia="SimSun" w:hAnsi="Calibri" w:cs="SimSun"/>
          <w:b/>
          <w:color w:val="FF0000"/>
          <w:kern w:val="0"/>
          <w:szCs w:val="21"/>
          <w:u w:val="none"/>
        </w:rPr>
        <w:t xml:space="preserve">java -ea AssertionExample2 </w:t>
      </w:r>
      <w:r w:rsidRPr="00E8338A">
        <w:rPr>
          <w:rStyle w:val="Hyperlink"/>
          <w:rFonts w:ascii="Calibri" w:eastAsia="SimSun" w:hAnsi="Calibri" w:cs="SimSun" w:hint="eastAsia"/>
          <w:b/>
          <w:color w:val="FF0000"/>
          <w:kern w:val="0"/>
          <w:szCs w:val="21"/>
          <w:u w:val="none"/>
        </w:rPr>
        <w:t>100 101</w:t>
      </w:r>
      <w:r w:rsidRPr="00E8338A">
        <w:rPr>
          <w:rStyle w:val="Hyperlink"/>
          <w:rFonts w:ascii="Calibri" w:eastAsia="SimSun" w:hAnsi="Calibri" w:cs="SimSun"/>
          <w:b/>
          <w:color w:val="FF0000"/>
          <w:kern w:val="0"/>
          <w:szCs w:val="21"/>
          <w:u w:val="none"/>
        </w:rPr>
        <w:t xml:space="preserve"> </w:t>
      </w:r>
      <w:r w:rsidRPr="00E8338A">
        <w:rPr>
          <w:rStyle w:val="Hyperlink"/>
          <w:rFonts w:ascii="Calibri" w:eastAsia="SimSun" w:hAnsi="Calibri" w:cs="SimSun" w:hint="eastAsia"/>
          <w:b/>
          <w:color w:val="FF0000"/>
          <w:kern w:val="0"/>
          <w:szCs w:val="21"/>
          <w:u w:val="none"/>
        </w:rPr>
        <w:t>102</w:t>
      </w:r>
      <w:r w:rsidRPr="00E8338A">
        <w:rPr>
          <w:rStyle w:val="Hyperlink"/>
          <w:rFonts w:ascii="Calibri" w:eastAsia="SimSun" w:hAnsi="Calibri" w:cs="SimSun"/>
          <w:b/>
          <w:color w:val="FF0000"/>
          <w:kern w:val="0"/>
          <w:szCs w:val="21"/>
          <w:u w:val="none"/>
        </w:rPr>
        <w:t xml:space="preserve"> </w:t>
      </w:r>
      <w:r w:rsidRPr="00E8338A">
        <w:rPr>
          <w:rStyle w:val="Hyperlink"/>
          <w:rFonts w:ascii="Calibri" w:eastAsia="SimSun" w:hAnsi="Calibri" w:cs="SimSun" w:hint="eastAsia"/>
          <w:b/>
          <w:color w:val="FF0000"/>
          <w:kern w:val="0"/>
          <w:szCs w:val="21"/>
          <w:u w:val="none"/>
        </w:rPr>
        <w:t>1</w:t>
      </w:r>
      <w:r>
        <w:rPr>
          <w:rStyle w:val="Hyperlink"/>
          <w:rFonts w:ascii="Calibri" w:eastAsia="SimSun" w:hAnsi="Calibri" w:cs="SimSun" w:hint="eastAsia"/>
          <w:b/>
          <w:color w:val="FF0000"/>
          <w:kern w:val="0"/>
          <w:szCs w:val="21"/>
          <w:u w:val="none"/>
        </w:rPr>
        <w:t>03</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Pr>
          <w:rStyle w:val="Hyperlink"/>
          <w:rFonts w:ascii="Calibri" w:eastAsia="SimSun" w:hAnsi="Calibri" w:cs="SimSun"/>
          <w:b/>
          <w:color w:val="auto"/>
          <w:kern w:val="0"/>
          <w:szCs w:val="21"/>
          <w:u w:val="none"/>
        </w:rPr>
        <w:t>it will throw this error:</w:t>
      </w:r>
    </w:p>
    <w:p w:rsidR="00E8338A" w:rsidRP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t>Exception in thread "main" java.lang.AssertionError: The number of arguments must be 5</w:t>
      </w:r>
    </w:p>
    <w:p w:rsidR="00E8338A" w:rsidRPr="00E8338A" w:rsidRDefault="00E8338A" w:rsidP="008315F6">
      <w:pPr>
        <w:widowControl/>
        <w:tabs>
          <w:tab w:val="left" w:pos="920"/>
        </w:tabs>
        <w:spacing w:before="100" w:beforeAutospacing="1" w:after="100" w:afterAutospacing="1" w:line="300" w:lineRule="atLeast"/>
        <w:ind w:leftChars="300" w:left="630"/>
        <w:jc w:val="left"/>
        <w:rPr>
          <w:rStyle w:val="Hyperlink"/>
          <w:rFonts w:ascii="Calibri" w:eastAsia="SimSun" w:hAnsi="Calibri" w:cs="SimSun"/>
          <w:b/>
          <w:color w:val="auto"/>
          <w:kern w:val="0"/>
          <w:szCs w:val="21"/>
          <w:u w:val="none"/>
        </w:rPr>
      </w:pPr>
      <w:r w:rsidRPr="00E8338A">
        <w:rPr>
          <w:rStyle w:val="Hyperlink"/>
          <w:rFonts w:ascii="Calibri" w:eastAsia="SimSun" w:hAnsi="Calibri" w:cs="SimSun"/>
          <w:b/>
          <w:color w:val="auto"/>
          <w:kern w:val="0"/>
          <w:szCs w:val="21"/>
          <w:u w:val="none"/>
        </w:rPr>
        <w:lastRenderedPageBreak/>
        <w:t xml:space="preserve">       at AssertionExample2</w:t>
      </w:r>
      <w:r>
        <w:rPr>
          <w:rStyle w:val="Hyperlink"/>
          <w:rFonts w:ascii="Calibri" w:eastAsia="SimSun" w:hAnsi="Calibri" w:cs="SimSun"/>
          <w:b/>
          <w:color w:val="auto"/>
          <w:kern w:val="0"/>
          <w:szCs w:val="21"/>
          <w:u w:val="none"/>
        </w:rPr>
        <w:t>.main(AssertionExample2.java:</w:t>
      </w:r>
      <w:r w:rsidR="00E0578C">
        <w:rPr>
          <w:rStyle w:val="Hyperlink"/>
          <w:rFonts w:ascii="Calibri" w:eastAsia="SimSun" w:hAnsi="Calibri" w:cs="SimSun" w:hint="eastAsia"/>
          <w:b/>
          <w:color w:val="auto"/>
          <w:kern w:val="0"/>
          <w:szCs w:val="21"/>
          <w:u w:val="none"/>
        </w:rPr>
        <w:t xml:space="preserve"> </w:t>
      </w:r>
      <w:r w:rsidR="000904EB">
        <w:rPr>
          <w:rStyle w:val="Hyperlink"/>
          <w:rFonts w:ascii="Calibri" w:eastAsia="SimSun" w:hAnsi="Calibri" w:cs="SimSun" w:hint="eastAsia"/>
          <w:b/>
          <w:color w:val="auto"/>
          <w:kern w:val="0"/>
          <w:szCs w:val="21"/>
          <w:u w:val="none"/>
        </w:rPr>
        <w:t xml:space="preserve">line </w:t>
      </w:r>
      <w:r>
        <w:rPr>
          <w:rStyle w:val="Hyperlink"/>
          <w:rFonts w:ascii="Calibri" w:eastAsia="SimSun" w:hAnsi="Calibri" w:cs="SimSun"/>
          <w:b/>
          <w:color w:val="auto"/>
          <w:kern w:val="0"/>
          <w:szCs w:val="21"/>
          <w:u w:val="none"/>
        </w:rPr>
        <w:t>6)</w:t>
      </w:r>
    </w:p>
    <w:p w:rsidR="00E8338A" w:rsidRDefault="00E8338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r w:rsidRPr="00E8338A">
        <w:rPr>
          <w:rStyle w:val="Hyperlink"/>
          <w:rFonts w:ascii="Calibri" w:eastAsia="SimSun" w:hAnsi="Calibri" w:cs="SimSun"/>
          <w:b/>
          <w:color w:val="FF0000"/>
          <w:kern w:val="0"/>
          <w:szCs w:val="21"/>
          <w:u w:val="none"/>
        </w:rPr>
        <w:t>Generally, assertion is enabled during development time to defect and fix bugs, and is disabled at deployment or production to increase performance.</w:t>
      </w:r>
    </w:p>
    <w:p w:rsidR="000542D5" w:rsidRPr="000542D5" w:rsidRDefault="00BA47EA"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FF0000"/>
          <w:kern w:val="0"/>
          <w:szCs w:val="21"/>
          <w:u w:val="none"/>
        </w:rPr>
      </w:pPr>
      <w:hyperlink r:id="rId47" w:history="1">
        <w:r w:rsidR="000542D5" w:rsidRPr="00E25223">
          <w:rPr>
            <w:rStyle w:val="Hyperlink"/>
            <w:rFonts w:ascii="Calibri" w:eastAsia="SimSun" w:hAnsi="Calibri" w:cs="SimSun"/>
            <w:b/>
            <w:kern w:val="0"/>
            <w:szCs w:val="21"/>
          </w:rPr>
          <w:t>http://www.codejava.net/java-core/the-java-language/java-keyword-assert</w:t>
        </w:r>
      </w:hyperlink>
    </w:p>
    <w:p w:rsidR="00954E15" w:rsidRPr="00954E15" w:rsidRDefault="008271B8" w:rsidP="008315F6">
      <w:pPr>
        <w:widowControl/>
        <w:tabs>
          <w:tab w:val="left" w:pos="920"/>
        </w:tabs>
        <w:spacing w:before="100" w:beforeAutospacing="1" w:after="100" w:afterAutospacing="1" w:line="300" w:lineRule="atLeast"/>
        <w:ind w:leftChars="471" w:left="989"/>
        <w:jc w:val="left"/>
        <w:rPr>
          <w:rStyle w:val="Hyperlink"/>
          <w:rFonts w:ascii="Calibri" w:eastAsia="SimSun" w:hAnsi="Calibri" w:cs="SimSun"/>
          <w:b/>
          <w:color w:val="auto"/>
          <w:kern w:val="0"/>
          <w:szCs w:val="21"/>
          <w:u w:val="none"/>
        </w:rPr>
      </w:pPr>
      <w:r>
        <w:rPr>
          <w:rStyle w:val="Hyperlink"/>
          <w:rFonts w:ascii="Calibri" w:eastAsia="SimSun" w:hAnsi="Calibri" w:cs="SimSun" w:hint="eastAsia"/>
          <w:b/>
          <w:color w:val="auto"/>
          <w:kern w:val="0"/>
          <w:szCs w:val="21"/>
          <w:u w:val="none"/>
        </w:rPr>
        <w:t>Q</w:t>
      </w:r>
      <w:r w:rsidR="005877EE">
        <w:rPr>
          <w:rStyle w:val="Hyperlink"/>
          <w:rFonts w:ascii="Calibri" w:eastAsia="SimSun" w:hAnsi="Calibri" w:cs="SimSun" w:hint="eastAsia"/>
          <w:b/>
          <w:color w:val="auto"/>
          <w:kern w:val="0"/>
          <w:szCs w:val="21"/>
          <w:u w:val="none"/>
        </w:rPr>
        <w:t>16)</w:t>
      </w:r>
      <w:r w:rsidR="00954E15">
        <w:rPr>
          <w:rFonts w:ascii="Verdana" w:hAnsi="Verdana"/>
          <w:color w:val="000000"/>
          <w:sz w:val="18"/>
          <w:szCs w:val="18"/>
          <w:shd w:val="clear" w:color="auto" w:fill="FFFFFF"/>
        </w:rPr>
        <w:t>What causes compilation to fail?</w:t>
      </w:r>
      <w:r w:rsidR="00954E15" w:rsidRPr="00954E15">
        <w:rPr>
          <w:rStyle w:val="Hyperlink"/>
          <w:rFonts w:ascii="Calibri" w:eastAsia="SimSun" w:hAnsi="Calibri" w:cs="SimSun" w:hint="eastAsia"/>
          <w:b/>
          <w:color w:val="auto"/>
          <w:kern w:val="0"/>
          <w:szCs w:val="21"/>
          <w:u w:val="none"/>
        </w:rPr>
        <w:t xml:space="preserve">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w:eastAsia="SimSun" w:hAnsi="Courier" w:cs="Courier New"/>
          <w:color w:val="000000"/>
          <w:kern w:val="0"/>
          <w:sz w:val="18"/>
          <w:szCs w:val="18"/>
        </w:rPr>
      </w:pPr>
      <w:r w:rsidRPr="00954E15">
        <w:rPr>
          <w:rFonts w:ascii="Courier" w:eastAsia="SimSun" w:hAnsi="Courier" w:cs="Courier New"/>
          <w:color w:val="0000FF"/>
          <w:kern w:val="0"/>
          <w:sz w:val="18"/>
          <w:szCs w:val="18"/>
        </w:rPr>
        <w:t>public</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class</w:t>
      </w:r>
      <w:r w:rsidRPr="00954E15">
        <w:rPr>
          <w:rFonts w:ascii="Courier" w:eastAsia="SimSun" w:hAnsi="Courier" w:cs="Courier New"/>
          <w:color w:val="000000"/>
          <w:kern w:val="0"/>
          <w:sz w:val="18"/>
          <w:szCs w:val="18"/>
        </w:rPr>
        <w:t xml:space="preserve"> </w:t>
      </w:r>
      <w:r w:rsidRPr="00954E15">
        <w:rPr>
          <w:rFonts w:ascii="Courier" w:eastAsia="SimSun" w:hAnsi="Courier" w:cs="Courier New"/>
          <w:color w:val="EE3B3B"/>
          <w:kern w:val="0"/>
          <w:sz w:val="18"/>
          <w:szCs w:val="18"/>
        </w:rPr>
        <w:t>Test</w:t>
      </w:r>
      <w:r w:rsidRPr="00954E15">
        <w:rPr>
          <w:rFonts w:ascii="Courier" w:eastAsia="SimSun" w:hAnsi="Courier" w:cs="Courier New"/>
          <w:color w:val="000000"/>
          <w:kern w:val="0"/>
          <w:sz w:val="18"/>
          <w:szCs w:val="18"/>
        </w:rPr>
        <w:t xml:space="preserve">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w:eastAsia="SimSun" w:hAnsi="Courier" w:cs="Courier New"/>
          <w:color w:val="000000"/>
          <w:kern w:val="0"/>
          <w:sz w:val="18"/>
          <w:szCs w:val="18"/>
        </w:rPr>
        <w:t>{</w:t>
      </w:r>
      <w:r w:rsidRPr="00954E15">
        <w:rPr>
          <w:rFonts w:ascii="Courier New" w:eastAsia="SimSun" w:hAnsi="Courier New" w:cs="Courier New"/>
          <w:color w:val="000000"/>
          <w:kern w:val="0"/>
          <w:sz w:val="18"/>
          <w:szCs w:val="18"/>
        </w:rPr>
        <w:t xml:space="preserve">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public</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void</w:t>
      </w:r>
      <w:r w:rsidRPr="00954E15">
        <w:rPr>
          <w:rFonts w:ascii="Courier New" w:eastAsia="SimSun" w:hAnsi="Courier New" w:cs="Courier New"/>
          <w:color w:val="000000"/>
          <w:kern w:val="0"/>
          <w:sz w:val="18"/>
          <w:szCs w:val="18"/>
        </w:rPr>
        <w:t xml:space="preserve"> foo()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assert</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false</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9900"/>
          <w:kern w:val="0"/>
          <w:sz w:val="18"/>
          <w:szCs w:val="18"/>
        </w:rPr>
        <w:t>/* Line 5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assert</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false</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9900"/>
          <w:kern w:val="0"/>
          <w:sz w:val="18"/>
          <w:szCs w:val="18"/>
        </w:rPr>
        <w:t>/* Line 6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public</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void</w:t>
      </w:r>
      <w:r w:rsidRPr="00954E15">
        <w:rPr>
          <w:rFonts w:ascii="Courier New" w:eastAsia="SimSun" w:hAnsi="Courier New" w:cs="Courier New"/>
          <w:color w:val="000000"/>
          <w:kern w:val="0"/>
          <w:sz w:val="18"/>
          <w:szCs w:val="18"/>
        </w:rPr>
        <w:t xml:space="preserve"> bar()</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while</w:t>
      </w:r>
      <w:r w:rsidRPr="00954E15">
        <w:rPr>
          <w:rFonts w:ascii="Courier New" w:eastAsia="SimSun" w:hAnsi="Courier New" w:cs="Courier New"/>
          <w:color w:val="000000"/>
          <w:kern w:val="0"/>
          <w:sz w:val="18"/>
          <w:szCs w:val="18"/>
        </w:rPr>
        <w:t>(</w:t>
      </w:r>
      <w:r w:rsidRPr="00954E15">
        <w:rPr>
          <w:rFonts w:ascii="Courier" w:eastAsia="SimSun" w:hAnsi="Courier" w:cs="Courier New"/>
          <w:color w:val="0000FF"/>
          <w:kern w:val="0"/>
          <w:sz w:val="18"/>
          <w:szCs w:val="18"/>
        </w:rPr>
        <w:t>true</w:t>
      </w:r>
      <w:r w:rsidRPr="00954E15">
        <w:rPr>
          <w:rFonts w:ascii="Courier New" w:eastAsia="SimSun" w:hAnsi="Courier New" w:cs="Courier New"/>
          <w:color w:val="000000"/>
          <w:kern w:val="0"/>
          <w:sz w:val="18"/>
          <w:szCs w:val="18"/>
        </w:rPr>
        <w:t>)</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p>
    <w:p w:rsid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w:eastAsia="SimSun" w:hAnsi="Courier" w:cs="Courier New"/>
          <w:color w:val="0099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assert</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false</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9900"/>
          <w:kern w:val="0"/>
          <w:sz w:val="18"/>
          <w:szCs w:val="18"/>
        </w:rPr>
        <w:t>/* Line 12 */</w:t>
      </w:r>
    </w:p>
    <w:p w:rsidR="000542D5" w:rsidRPr="00954E15" w:rsidRDefault="000542D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10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Pr>
          <w:rFonts w:ascii="Courier" w:eastAsia="SimSun" w:hAnsi="Courier" w:cs="Courier New" w:hint="eastAsia"/>
          <w:color w:val="009900"/>
          <w:kern w:val="0"/>
          <w:sz w:val="18"/>
          <w:szCs w:val="18"/>
        </w:rPr>
        <w:tab/>
        <w:t>// break;</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assert</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00FF"/>
          <w:kern w:val="0"/>
          <w:sz w:val="18"/>
          <w:szCs w:val="18"/>
        </w:rPr>
        <w:t>false</w:t>
      </w:r>
      <w:r w:rsidRPr="00954E15">
        <w:rPr>
          <w:rFonts w:ascii="Courier New" w:eastAsia="SimSun" w:hAnsi="Courier New" w:cs="Courier New"/>
          <w:color w:val="000000"/>
          <w:kern w:val="0"/>
          <w:sz w:val="18"/>
          <w:szCs w:val="18"/>
        </w:rPr>
        <w:t xml:space="preserve">;  </w:t>
      </w:r>
      <w:r w:rsidRPr="00954E15">
        <w:rPr>
          <w:rFonts w:ascii="Courier" w:eastAsia="SimSun" w:hAnsi="Courier" w:cs="Courier New"/>
          <w:color w:val="009900"/>
          <w:kern w:val="0"/>
          <w:sz w:val="18"/>
          <w:szCs w:val="18"/>
        </w:rPr>
        <w:t>/* Line 14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954E15">
        <w:rPr>
          <w:rFonts w:ascii="Courier New" w:eastAsia="SimSun" w:hAnsi="Courier New" w:cs="Courier New"/>
          <w:color w:val="000000"/>
          <w:kern w:val="0"/>
          <w:sz w:val="18"/>
          <w:szCs w:val="18"/>
        </w:rPr>
        <w:t xml:space="preserve">    } </w:t>
      </w:r>
    </w:p>
    <w:p w:rsidR="00954E15" w:rsidRPr="00954E15" w:rsidRDefault="00954E15" w:rsidP="008315F6">
      <w:pPr>
        <w:widowControl/>
        <w:pBdr>
          <w:top w:val="dashed" w:sz="6" w:space="8" w:color="93B7D5"/>
          <w:left w:val="dashed" w:sz="6" w:space="8" w:color="93B7D5"/>
          <w:bottom w:val="dashed" w:sz="6" w:space="13"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954E15">
        <w:rPr>
          <w:rFonts w:ascii="Courier New" w:eastAsia="SimSun" w:hAnsi="Courier New" w:cs="Courier New"/>
          <w:color w:val="000000"/>
          <w:kern w:val="0"/>
          <w:sz w:val="18"/>
          <w:szCs w:val="18"/>
        </w:rPr>
        <w:t>}</w:t>
      </w:r>
    </w:p>
    <w:p w:rsidR="000542D5" w:rsidRDefault="000542D5" w:rsidP="008315F6">
      <w:pPr>
        <w:pStyle w:val="NormalWeb"/>
        <w:shd w:val="clear" w:color="auto" w:fill="FFFFFF"/>
        <w:spacing w:line="255" w:lineRule="atLeast"/>
        <w:ind w:leftChars="300" w:left="630"/>
        <w:rPr>
          <w:rFonts w:ascii="Verdana" w:hAnsi="Verdana"/>
          <w:color w:val="000000"/>
          <w:sz w:val="18"/>
          <w:szCs w:val="18"/>
        </w:rPr>
      </w:pPr>
      <w:r>
        <w:rPr>
          <w:rFonts w:ascii="Verdana" w:hAnsi="Verdana"/>
          <w:color w:val="000000"/>
          <w:sz w:val="18"/>
          <w:szCs w:val="18"/>
          <w:shd w:val="clear" w:color="auto" w:fill="FFFFFF"/>
        </w:rPr>
        <w:t>Option D is correct. Compilation fails because of an unreachable statement at line 14. It is a compile-time error if a statement cannot be executed because it is unreachable.</w:t>
      </w:r>
      <w:r w:rsidRPr="000542D5">
        <w:rPr>
          <w:rFonts w:ascii="Verdana" w:hAnsi="Verdana"/>
          <w:color w:val="000000"/>
        </w:rPr>
        <w:t xml:space="preserve"> </w:t>
      </w:r>
      <w:r w:rsidRPr="000542D5">
        <w:rPr>
          <w:rFonts w:ascii="Verdana" w:hAnsi="Verdana"/>
          <w:color w:val="000000"/>
          <w:sz w:val="18"/>
          <w:szCs w:val="18"/>
        </w:rPr>
        <w:t>Examine the following:</w:t>
      </w:r>
    </w:p>
    <w:p w:rsidR="000542D5" w:rsidRDefault="000542D5" w:rsidP="008315F6">
      <w:pPr>
        <w:pStyle w:val="NormalWeb"/>
        <w:shd w:val="clear" w:color="auto" w:fill="FFFFFF"/>
        <w:spacing w:line="255" w:lineRule="atLeast"/>
        <w:ind w:leftChars="300" w:left="630"/>
        <w:rPr>
          <w:rFonts w:ascii="Verdana" w:hAnsi="Verdana"/>
          <w:color w:val="000000"/>
          <w:sz w:val="18"/>
          <w:szCs w:val="18"/>
        </w:rPr>
      </w:pPr>
      <w:r w:rsidRPr="000542D5">
        <w:rPr>
          <w:rFonts w:ascii="Verdana" w:hAnsi="Verdana"/>
          <w:color w:val="000000"/>
          <w:sz w:val="18"/>
          <w:szCs w:val="18"/>
        </w:rPr>
        <w:t>A while statement can complete normally if and only if at least one of the following is true:</w:t>
      </w:r>
    </w:p>
    <w:p w:rsidR="000542D5" w:rsidRPr="000542D5" w:rsidRDefault="000542D5" w:rsidP="008315F6">
      <w:pPr>
        <w:pStyle w:val="NormalWeb"/>
        <w:shd w:val="clear" w:color="auto" w:fill="FFFFFF"/>
        <w:spacing w:line="255" w:lineRule="atLeast"/>
        <w:ind w:leftChars="300" w:left="630"/>
        <w:rPr>
          <w:rFonts w:ascii="Verdana" w:hAnsi="Verdana"/>
          <w:color w:val="000000"/>
          <w:sz w:val="18"/>
          <w:szCs w:val="18"/>
        </w:rPr>
      </w:pPr>
      <w:r w:rsidRPr="000542D5">
        <w:rPr>
          <w:rFonts w:ascii="Verdana" w:hAnsi="Verdana"/>
          <w:color w:val="000000"/>
          <w:sz w:val="18"/>
          <w:szCs w:val="18"/>
        </w:rPr>
        <w:t>- The </w:t>
      </w:r>
      <w:r w:rsidRPr="000542D5">
        <w:rPr>
          <w:rFonts w:ascii="Courier New" w:hAnsi="Courier New" w:cs="Courier New"/>
          <w:color w:val="DD0000"/>
          <w:sz w:val="20"/>
          <w:szCs w:val="20"/>
        </w:rPr>
        <w:t>while</w:t>
      </w:r>
      <w:r w:rsidRPr="000542D5">
        <w:rPr>
          <w:rFonts w:ascii="Verdana" w:hAnsi="Verdana"/>
          <w:color w:val="000000"/>
          <w:sz w:val="18"/>
          <w:szCs w:val="18"/>
        </w:rPr>
        <w:t> statement is reachable and the condition expression is not a constant expression with value true.</w:t>
      </w:r>
    </w:p>
    <w:p w:rsidR="000542D5" w:rsidRDefault="000542D5"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0542D5">
        <w:rPr>
          <w:rFonts w:ascii="Verdana" w:eastAsia="SimSun" w:hAnsi="Verdana" w:cs="SimSun"/>
          <w:color w:val="000000"/>
          <w:kern w:val="0"/>
          <w:sz w:val="18"/>
          <w:szCs w:val="18"/>
        </w:rPr>
        <w:t>-There is a reachable break statement that exits the </w:t>
      </w:r>
      <w:r w:rsidRPr="000542D5">
        <w:rPr>
          <w:rFonts w:ascii="Courier New" w:eastAsia="SimSun" w:hAnsi="Courier New" w:cs="Courier New"/>
          <w:color w:val="DD0000"/>
          <w:kern w:val="0"/>
          <w:sz w:val="20"/>
          <w:szCs w:val="20"/>
        </w:rPr>
        <w:t>while</w:t>
      </w:r>
      <w:r w:rsidRPr="000542D5">
        <w:rPr>
          <w:rFonts w:ascii="Verdana" w:eastAsia="SimSun" w:hAnsi="Verdana" w:cs="SimSun"/>
          <w:color w:val="000000"/>
          <w:kern w:val="0"/>
          <w:sz w:val="18"/>
          <w:szCs w:val="18"/>
        </w:rPr>
        <w:t> statement.</w:t>
      </w:r>
    </w:p>
    <w:p w:rsidR="000542D5" w:rsidRDefault="000542D5"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0542D5">
        <w:rPr>
          <w:rFonts w:ascii="Verdana" w:eastAsia="SimSun" w:hAnsi="Verdana" w:cs="SimSun"/>
          <w:color w:val="000000"/>
          <w:kern w:val="0"/>
          <w:sz w:val="18"/>
          <w:szCs w:val="18"/>
        </w:rPr>
        <w:t xml:space="preserve">The while statement at line 11 is infinite and there is no </w:t>
      </w:r>
      <w:r w:rsidRPr="000542D5">
        <w:rPr>
          <w:rFonts w:ascii="Verdana" w:eastAsia="SimSun" w:hAnsi="Verdana" w:cs="SimSun"/>
          <w:color w:val="FF0000"/>
          <w:kern w:val="0"/>
          <w:sz w:val="18"/>
          <w:szCs w:val="18"/>
        </w:rPr>
        <w:t>break</w:t>
      </w:r>
      <w:r w:rsidRPr="000542D5">
        <w:rPr>
          <w:rFonts w:ascii="Verdana" w:eastAsia="SimSun" w:hAnsi="Verdana" w:cs="SimSun"/>
          <w:color w:val="000000"/>
          <w:kern w:val="0"/>
          <w:sz w:val="18"/>
          <w:szCs w:val="18"/>
        </w:rPr>
        <w:t xml:space="preserve"> statement therefore line 14 is unreachable.</w:t>
      </w:r>
    </w:p>
    <w:p w:rsidR="000542D5" w:rsidRDefault="00BA47EA" w:rsidP="008315F6">
      <w:pPr>
        <w:widowControl/>
        <w:shd w:val="clear" w:color="auto" w:fill="FFFFFF"/>
        <w:spacing w:before="100" w:beforeAutospacing="1" w:after="100" w:afterAutospacing="1" w:line="255" w:lineRule="atLeast"/>
        <w:ind w:leftChars="300" w:left="630"/>
        <w:jc w:val="left"/>
        <w:rPr>
          <w:rStyle w:val="Hyperlink"/>
          <w:rFonts w:ascii="Verdana" w:eastAsia="SimSun" w:hAnsi="Verdana" w:cs="SimSun"/>
          <w:kern w:val="0"/>
          <w:sz w:val="18"/>
          <w:szCs w:val="18"/>
        </w:rPr>
      </w:pPr>
      <w:hyperlink r:id="rId48" w:history="1">
        <w:r w:rsidR="000542D5" w:rsidRPr="00E25223">
          <w:rPr>
            <w:rStyle w:val="Hyperlink"/>
            <w:rFonts w:ascii="Verdana" w:eastAsia="SimSun" w:hAnsi="Verdana" w:cs="SimSun"/>
            <w:kern w:val="0"/>
            <w:sz w:val="18"/>
            <w:szCs w:val="18"/>
          </w:rPr>
          <w:t>http://www.indiabix.com/online-test/java-programming-test/61</w:t>
        </w:r>
      </w:hyperlink>
    </w:p>
    <w:p w:rsidR="00D373C7" w:rsidRDefault="008271B8"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Pr>
          <w:rFonts w:ascii="Verdana" w:hAnsi="Verdana" w:hint="eastAsia"/>
          <w:color w:val="000000"/>
          <w:sz w:val="18"/>
          <w:szCs w:val="18"/>
          <w:shd w:val="clear" w:color="auto" w:fill="FFFFFF"/>
        </w:rPr>
        <w:lastRenderedPageBreak/>
        <w:t>Q</w:t>
      </w:r>
      <w:r w:rsidR="00D373C7">
        <w:rPr>
          <w:rFonts w:ascii="Verdana" w:hAnsi="Verdana" w:hint="eastAsia"/>
          <w:color w:val="000000"/>
          <w:sz w:val="18"/>
          <w:szCs w:val="18"/>
          <w:shd w:val="clear" w:color="auto" w:fill="FFFFFF"/>
        </w:rPr>
        <w:t xml:space="preserve">17) </w:t>
      </w:r>
      <w:r w:rsidR="00D373C7">
        <w:rPr>
          <w:rFonts w:ascii="Verdana" w:hAnsi="Verdana"/>
          <w:color w:val="000000"/>
          <w:sz w:val="18"/>
          <w:szCs w:val="18"/>
          <w:shd w:val="clear" w:color="auto" w:fill="FFFFFF"/>
        </w:rPr>
        <w:t>What will be the output of the program?</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y</w:t>
      </w:r>
      <w:r>
        <w:rPr>
          <w:rFonts w:ascii="Consolas" w:hAnsi="Consolas" w:cs="Consolas"/>
          <w:color w:val="000000"/>
          <w:kern w:val="0"/>
          <w:sz w:val="20"/>
          <w:szCs w:val="20"/>
        </w:rPr>
        <w:t>;</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foo(</w:t>
      </w:r>
      <w:r>
        <w:rPr>
          <w:rFonts w:ascii="Consolas" w:hAnsi="Consolas" w:cs="Consolas"/>
          <w:b/>
          <w:bCs/>
          <w:color w:val="7F0055"/>
          <w:kern w:val="0"/>
          <w:sz w:val="20"/>
          <w:szCs w:val="20"/>
        </w:rPr>
        <w:t>int</w:t>
      </w:r>
      <w:r>
        <w:rPr>
          <w:rFonts w:ascii="Consolas" w:hAnsi="Consolas" w:cs="Consolas"/>
          <w:color w:val="000000"/>
          <w:kern w:val="0"/>
          <w:sz w:val="20"/>
          <w:szCs w:val="20"/>
        </w:rPr>
        <w:t xml:space="preserve"> x)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"foo "</w:t>
      </w:r>
      <w:r>
        <w:rPr>
          <w:rFonts w:ascii="Consolas" w:hAnsi="Consolas" w:cs="Consolas"/>
          <w:color w:val="000000"/>
          <w:kern w:val="0"/>
          <w:sz w:val="20"/>
          <w:szCs w:val="20"/>
        </w:rPr>
        <w:t>);</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C0"/>
          <w:kern w:val="0"/>
          <w:sz w:val="20"/>
          <w:szCs w:val="20"/>
        </w:rPr>
        <w:t>y</w:t>
      </w:r>
      <w:r>
        <w:rPr>
          <w:rFonts w:ascii="Consolas" w:hAnsi="Consolas" w:cs="Consolas"/>
          <w:color w:val="000000"/>
          <w:kern w:val="0"/>
          <w:sz w:val="20"/>
          <w:szCs w:val="20"/>
        </w:rPr>
        <w:t xml:space="preserve"> = x;</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bar(</w:t>
      </w:r>
      <w:r>
        <w:rPr>
          <w:rFonts w:ascii="Consolas" w:hAnsi="Consolas" w:cs="Consolas"/>
          <w:b/>
          <w:bCs/>
          <w:color w:val="7F0055"/>
          <w:kern w:val="0"/>
          <w:sz w:val="20"/>
          <w:szCs w:val="20"/>
        </w:rPr>
        <w:t>int</w:t>
      </w:r>
      <w:r>
        <w:rPr>
          <w:rFonts w:ascii="Consolas" w:hAnsi="Consolas" w:cs="Consolas"/>
          <w:color w:val="000000"/>
          <w:kern w:val="0"/>
          <w:sz w:val="20"/>
          <w:szCs w:val="20"/>
        </w:rPr>
        <w:t xml:space="preserve"> z)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"bar "</w:t>
      </w:r>
      <w:r>
        <w:rPr>
          <w:rFonts w:ascii="Consolas" w:hAnsi="Consolas" w:cs="Consolas"/>
          <w:color w:val="000000"/>
          <w:kern w:val="0"/>
          <w:sz w:val="20"/>
          <w:szCs w:val="20"/>
        </w:rPr>
        <w:t>);</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C0"/>
          <w:kern w:val="0"/>
          <w:sz w:val="20"/>
          <w:szCs w:val="20"/>
        </w:rPr>
        <w:t>y</w:t>
      </w:r>
      <w:r>
        <w:rPr>
          <w:rFonts w:ascii="Consolas" w:hAnsi="Consolas" w:cs="Consolas"/>
          <w:color w:val="000000"/>
          <w:kern w:val="0"/>
          <w:sz w:val="20"/>
          <w:szCs w:val="20"/>
        </w:rPr>
        <w:t xml:space="preserve"> = z;</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 args )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t = 0;</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t &gt; 0 : </w:t>
      </w:r>
      <w:r>
        <w:rPr>
          <w:rFonts w:ascii="Consolas" w:hAnsi="Consolas" w:cs="Consolas"/>
          <w:i/>
          <w:iCs/>
          <w:color w:val="000000"/>
          <w:kern w:val="0"/>
          <w:sz w:val="20"/>
          <w:szCs w:val="20"/>
        </w:rPr>
        <w:t>bar</w:t>
      </w:r>
      <w:r>
        <w:rPr>
          <w:rFonts w:ascii="Consolas" w:hAnsi="Consolas" w:cs="Consolas"/>
          <w:color w:val="000000"/>
          <w:kern w:val="0"/>
          <w:sz w:val="20"/>
          <w:szCs w:val="20"/>
        </w:rPr>
        <w:t>(7);</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t &gt; 1 : </w:t>
      </w:r>
      <w:r>
        <w:rPr>
          <w:rFonts w:ascii="Consolas" w:hAnsi="Consolas" w:cs="Consolas"/>
          <w:i/>
          <w:iCs/>
          <w:color w:val="000000"/>
          <w:kern w:val="0"/>
          <w:sz w:val="20"/>
          <w:szCs w:val="20"/>
          <w:u w:val="single"/>
        </w:rPr>
        <w:t>foo</w:t>
      </w:r>
      <w:r>
        <w:rPr>
          <w:rFonts w:ascii="Consolas" w:hAnsi="Consolas" w:cs="Consolas"/>
          <w:color w:val="000000"/>
          <w:kern w:val="0"/>
          <w:sz w:val="20"/>
          <w:szCs w:val="20"/>
          <w:u w:val="single"/>
        </w:rPr>
        <w:t>(8)</w:t>
      </w:r>
      <w:r>
        <w:rPr>
          <w:rFonts w:ascii="Consolas" w:hAnsi="Consolas" w:cs="Consolas"/>
          <w:color w:val="000000"/>
          <w:kern w:val="0"/>
          <w:sz w:val="20"/>
          <w:szCs w:val="20"/>
        </w:rPr>
        <w:t xml:space="preserve">; </w:t>
      </w:r>
      <w:r>
        <w:rPr>
          <w:rFonts w:ascii="Consolas" w:hAnsi="Consolas" w:cs="Consolas"/>
          <w:color w:val="3F7F5F"/>
          <w:kern w:val="0"/>
          <w:sz w:val="20"/>
          <w:szCs w:val="20"/>
        </w:rPr>
        <w:t>/* Line 18 */</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"done "</w:t>
      </w:r>
      <w:r>
        <w:rPr>
          <w:rFonts w:ascii="Consolas" w:hAnsi="Consolas" w:cs="Consolas"/>
          <w:color w:val="000000"/>
          <w:kern w:val="0"/>
          <w:sz w:val="20"/>
          <w:szCs w:val="20"/>
        </w:rPr>
        <w:t>);</w:t>
      </w:r>
    </w:p>
    <w:p w:rsidR="00D373C7" w:rsidRDefault="00D373C7" w:rsidP="008315F6">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p>
    <w:p w:rsidR="000542D5" w:rsidRDefault="00D373C7" w:rsidP="008315F6">
      <w:pPr>
        <w:widowControl/>
        <w:shd w:val="clear" w:color="auto" w:fill="FFFFFF"/>
        <w:spacing w:before="100" w:beforeAutospacing="1" w:after="100" w:afterAutospacing="1" w:line="255" w:lineRule="atLeast"/>
        <w:ind w:leftChars="300" w:left="630"/>
        <w:jc w:val="left"/>
        <w:rPr>
          <w:rFonts w:ascii="Consolas" w:hAnsi="Consolas" w:cs="Consolas"/>
          <w:color w:val="000000"/>
          <w:kern w:val="0"/>
          <w:sz w:val="20"/>
          <w:szCs w:val="20"/>
        </w:rPr>
      </w:pPr>
      <w:r>
        <w:rPr>
          <w:rFonts w:ascii="Consolas" w:hAnsi="Consolas" w:cs="Consolas"/>
          <w:color w:val="000000"/>
          <w:kern w:val="0"/>
          <w:sz w:val="20"/>
          <w:szCs w:val="20"/>
        </w:rPr>
        <w:t>}</w:t>
      </w:r>
    </w:p>
    <w:p w:rsidR="0077079B" w:rsidRPr="0077079B" w:rsidRDefault="0077079B" w:rsidP="008315F6">
      <w:pPr>
        <w:widowControl/>
        <w:shd w:val="clear" w:color="auto" w:fill="FFFFFF"/>
        <w:spacing w:after="135" w:line="365" w:lineRule="atLeast"/>
        <w:ind w:leftChars="300" w:left="630"/>
        <w:jc w:val="left"/>
        <w:rPr>
          <w:rFonts w:ascii="Helvetica" w:eastAsia="SimSun" w:hAnsi="Helvetica" w:cs="SimSun"/>
          <w:color w:val="333333"/>
          <w:kern w:val="0"/>
          <w:szCs w:val="21"/>
        </w:rPr>
      </w:pPr>
      <w:r w:rsidRPr="0077079B">
        <w:rPr>
          <w:rFonts w:ascii="Helvetica" w:eastAsia="SimSun" w:hAnsi="Helvetica" w:cs="SimSun"/>
          <w:color w:val="333333"/>
          <w:kern w:val="0"/>
          <w:szCs w:val="21"/>
        </w:rPr>
        <w:t> Syntax of an assert statement is as follow (short version):</w:t>
      </w:r>
    </w:p>
    <w:p w:rsidR="0077079B" w:rsidRPr="0077079B" w:rsidRDefault="0077079B" w:rsidP="008315F6">
      <w:pPr>
        <w:widowControl/>
        <w:shd w:val="clear" w:color="auto" w:fill="FFFFFF"/>
        <w:spacing w:after="135" w:line="365" w:lineRule="atLeast"/>
        <w:ind w:leftChars="300" w:left="630" w:firstLine="720"/>
        <w:jc w:val="left"/>
        <w:rPr>
          <w:rFonts w:ascii="Helvetica" w:eastAsia="SimSun" w:hAnsi="Helvetica" w:cs="SimSun"/>
          <w:color w:val="333333"/>
          <w:kern w:val="0"/>
          <w:szCs w:val="21"/>
        </w:rPr>
      </w:pPr>
      <w:r w:rsidRPr="0077079B">
        <w:rPr>
          <w:rFonts w:ascii="Helvetica" w:eastAsia="SimSun" w:hAnsi="Helvetica" w:cs="SimSun"/>
          <w:b/>
          <w:bCs/>
          <w:color w:val="333333"/>
          <w:kern w:val="0"/>
          <w:szCs w:val="21"/>
        </w:rPr>
        <w:t>assert </w:t>
      </w:r>
      <w:r w:rsidRPr="0077079B">
        <w:rPr>
          <w:rFonts w:ascii="Helvetica" w:eastAsia="SimSun" w:hAnsi="Helvetica" w:cs="SimSun"/>
          <w:i/>
          <w:iCs/>
          <w:color w:val="FF0000"/>
          <w:kern w:val="0"/>
          <w:szCs w:val="21"/>
        </w:rPr>
        <w:t>expression1</w:t>
      </w:r>
      <w:r w:rsidRPr="0077079B">
        <w:rPr>
          <w:rFonts w:ascii="Helvetica" w:eastAsia="SimSun" w:hAnsi="Helvetica" w:cs="SimSun"/>
          <w:color w:val="FF0000"/>
          <w:kern w:val="0"/>
          <w:szCs w:val="21"/>
        </w:rPr>
        <w:t>;</w:t>
      </w:r>
    </w:p>
    <w:p w:rsidR="0077079B" w:rsidRPr="0077079B" w:rsidRDefault="0077079B" w:rsidP="008315F6">
      <w:pPr>
        <w:widowControl/>
        <w:shd w:val="clear" w:color="auto" w:fill="FFFFFF"/>
        <w:spacing w:after="135" w:line="365" w:lineRule="atLeast"/>
        <w:ind w:leftChars="300" w:left="630"/>
        <w:jc w:val="left"/>
        <w:rPr>
          <w:rFonts w:ascii="Helvetica" w:eastAsia="SimSun" w:hAnsi="Helvetica" w:cs="SimSun"/>
          <w:color w:val="333333"/>
          <w:kern w:val="0"/>
          <w:szCs w:val="21"/>
        </w:rPr>
      </w:pPr>
      <w:r w:rsidRPr="0077079B">
        <w:rPr>
          <w:rFonts w:ascii="Helvetica" w:eastAsia="SimSun" w:hAnsi="Helvetica" w:cs="SimSun"/>
          <w:color w:val="333333"/>
          <w:kern w:val="0"/>
          <w:szCs w:val="21"/>
        </w:rPr>
        <w:t>or (full version):</w:t>
      </w:r>
    </w:p>
    <w:p w:rsidR="0077079B" w:rsidRPr="0077079B" w:rsidRDefault="0077079B" w:rsidP="008315F6">
      <w:pPr>
        <w:widowControl/>
        <w:shd w:val="clear" w:color="auto" w:fill="FFFFFF"/>
        <w:spacing w:after="135" w:line="365" w:lineRule="atLeast"/>
        <w:ind w:leftChars="300" w:left="630" w:firstLine="720"/>
        <w:jc w:val="left"/>
        <w:rPr>
          <w:rFonts w:ascii="Helvetica" w:eastAsia="SimSun" w:hAnsi="Helvetica" w:cs="SimSun"/>
          <w:color w:val="333333"/>
          <w:kern w:val="0"/>
          <w:szCs w:val="21"/>
        </w:rPr>
      </w:pPr>
      <w:r w:rsidRPr="0077079B">
        <w:rPr>
          <w:rFonts w:ascii="Helvetica" w:eastAsia="SimSun" w:hAnsi="Helvetica" w:cs="SimSun"/>
          <w:b/>
          <w:bCs/>
          <w:color w:val="333333"/>
          <w:kern w:val="0"/>
          <w:szCs w:val="21"/>
        </w:rPr>
        <w:t>assert</w:t>
      </w:r>
      <w:r w:rsidRPr="0077079B">
        <w:rPr>
          <w:rFonts w:ascii="Helvetica" w:eastAsia="SimSun" w:hAnsi="Helvetica" w:cs="SimSun"/>
          <w:color w:val="333333"/>
          <w:kern w:val="0"/>
          <w:szCs w:val="21"/>
        </w:rPr>
        <w:t> </w:t>
      </w:r>
      <w:r w:rsidRPr="0077079B">
        <w:rPr>
          <w:rFonts w:ascii="Helvetica" w:eastAsia="SimSun" w:hAnsi="Helvetica" w:cs="SimSun"/>
          <w:i/>
          <w:iCs/>
          <w:color w:val="FF0000"/>
          <w:kern w:val="0"/>
          <w:szCs w:val="21"/>
        </w:rPr>
        <w:t>expression1</w:t>
      </w:r>
      <w:r w:rsidRPr="00CD2023">
        <w:rPr>
          <w:rFonts w:ascii="Helvetica" w:eastAsia="SimSun" w:hAnsi="Helvetica" w:cs="SimSun"/>
          <w:color w:val="FF0000"/>
          <w:kern w:val="0"/>
          <w:szCs w:val="21"/>
        </w:rPr>
        <w:t> </w:t>
      </w:r>
      <w:r w:rsidRPr="0077079B">
        <w:rPr>
          <w:rFonts w:ascii="Helvetica" w:eastAsia="SimSun" w:hAnsi="Helvetica" w:cs="SimSun"/>
          <w:color w:val="FF0000"/>
          <w:kern w:val="0"/>
          <w:szCs w:val="21"/>
        </w:rPr>
        <w:t>:</w:t>
      </w:r>
      <w:r w:rsidRPr="00CD2023">
        <w:rPr>
          <w:rFonts w:ascii="Helvetica" w:eastAsia="SimSun" w:hAnsi="Helvetica" w:cs="SimSun"/>
          <w:color w:val="FF0000"/>
          <w:kern w:val="0"/>
          <w:szCs w:val="21"/>
        </w:rPr>
        <w:t> </w:t>
      </w:r>
      <w:r w:rsidRPr="0077079B">
        <w:rPr>
          <w:rFonts w:ascii="Helvetica" w:eastAsia="SimSun" w:hAnsi="Helvetica" w:cs="SimSun"/>
          <w:i/>
          <w:iCs/>
          <w:color w:val="FF0000"/>
          <w:kern w:val="0"/>
          <w:szCs w:val="21"/>
        </w:rPr>
        <w:t>expression2</w:t>
      </w:r>
      <w:r w:rsidRPr="0077079B">
        <w:rPr>
          <w:rFonts w:ascii="Helvetica" w:eastAsia="SimSun" w:hAnsi="Helvetica" w:cs="SimSun"/>
          <w:color w:val="FF0000"/>
          <w:kern w:val="0"/>
          <w:szCs w:val="21"/>
        </w:rPr>
        <w:t>;</w:t>
      </w:r>
    </w:p>
    <w:p w:rsidR="0077079B" w:rsidRPr="0077079B" w:rsidRDefault="0077079B" w:rsidP="008315F6">
      <w:pPr>
        <w:widowControl/>
        <w:shd w:val="clear" w:color="auto" w:fill="FFFFFF"/>
        <w:spacing w:after="135" w:line="365" w:lineRule="atLeast"/>
        <w:ind w:leftChars="300" w:left="630"/>
        <w:jc w:val="left"/>
        <w:rPr>
          <w:rFonts w:ascii="Helvetica" w:eastAsia="SimSun" w:hAnsi="Helvetica" w:cs="SimSun"/>
          <w:color w:val="333333"/>
          <w:kern w:val="0"/>
          <w:szCs w:val="21"/>
        </w:rPr>
      </w:pPr>
      <w:r w:rsidRPr="0077079B">
        <w:rPr>
          <w:rFonts w:ascii="Helvetica" w:eastAsia="SimSun" w:hAnsi="Helvetica" w:cs="SimSun"/>
          <w:color w:val="333333"/>
          <w:kern w:val="0"/>
          <w:szCs w:val="21"/>
        </w:rPr>
        <w:t>Where:</w:t>
      </w:r>
    </w:p>
    <w:p w:rsidR="0077079B" w:rsidRPr="0077079B" w:rsidRDefault="0077079B" w:rsidP="008315F6">
      <w:pPr>
        <w:widowControl/>
        <w:numPr>
          <w:ilvl w:val="0"/>
          <w:numId w:val="5"/>
        </w:numPr>
        <w:shd w:val="clear" w:color="auto" w:fill="FFFFFF"/>
        <w:tabs>
          <w:tab w:val="clear" w:pos="720"/>
          <w:tab w:val="num" w:pos="930"/>
        </w:tabs>
        <w:spacing w:before="100" w:beforeAutospacing="1" w:after="100" w:afterAutospacing="1" w:line="270" w:lineRule="atLeast"/>
        <w:ind w:leftChars="307" w:left="1005"/>
        <w:jc w:val="left"/>
        <w:rPr>
          <w:rFonts w:ascii="Helvetica" w:eastAsia="SimSun" w:hAnsi="Helvetica" w:cs="SimSun"/>
          <w:color w:val="FF0000"/>
          <w:kern w:val="0"/>
          <w:szCs w:val="21"/>
        </w:rPr>
      </w:pPr>
      <w:r w:rsidRPr="0077079B">
        <w:rPr>
          <w:rFonts w:ascii="Helvetica" w:eastAsia="SimSun" w:hAnsi="Helvetica" w:cs="SimSun"/>
          <w:i/>
          <w:iCs/>
          <w:color w:val="FF0000"/>
          <w:kern w:val="0"/>
          <w:szCs w:val="21"/>
        </w:rPr>
        <w:t>expression1</w:t>
      </w:r>
      <w:r w:rsidRPr="0077079B">
        <w:rPr>
          <w:rFonts w:ascii="Helvetica" w:eastAsia="SimSun" w:hAnsi="Helvetica" w:cs="SimSun"/>
          <w:color w:val="FF0000"/>
          <w:kern w:val="0"/>
          <w:szCs w:val="21"/>
        </w:rPr>
        <w:t> must be a</w:t>
      </w:r>
      <w:r w:rsidRPr="0077079B">
        <w:rPr>
          <w:rFonts w:ascii="Helvetica" w:eastAsia="SimSun" w:hAnsi="Helvetica" w:cs="SimSun"/>
          <w:b/>
          <w:color w:val="FF0000"/>
          <w:kern w:val="0"/>
          <w:sz w:val="22"/>
        </w:rPr>
        <w:t> </w:t>
      </w:r>
      <w:r w:rsidRPr="0077079B">
        <w:rPr>
          <w:rFonts w:ascii="Courier New" w:eastAsia="SimSun" w:hAnsi="Courier New" w:cs="Courier New" w:hint="eastAsia"/>
          <w:b/>
          <w:color w:val="FF0000"/>
          <w:kern w:val="0"/>
          <w:sz w:val="22"/>
        </w:rPr>
        <w:t>boolean</w:t>
      </w:r>
      <w:r w:rsidRPr="0077079B">
        <w:rPr>
          <w:rFonts w:ascii="Helvetica" w:eastAsia="SimSun" w:hAnsi="Helvetica" w:cs="SimSun"/>
          <w:b/>
          <w:color w:val="FF0000"/>
          <w:kern w:val="0"/>
          <w:sz w:val="22"/>
        </w:rPr>
        <w:t> </w:t>
      </w:r>
      <w:r w:rsidRPr="0077079B">
        <w:rPr>
          <w:rFonts w:ascii="Helvetica" w:eastAsia="SimSun" w:hAnsi="Helvetica" w:cs="SimSun"/>
          <w:color w:val="FF0000"/>
          <w:kern w:val="0"/>
          <w:szCs w:val="21"/>
        </w:rPr>
        <w:t>expression.</w:t>
      </w:r>
    </w:p>
    <w:p w:rsidR="0077079B" w:rsidRPr="0077079B" w:rsidRDefault="0077079B" w:rsidP="008315F6">
      <w:pPr>
        <w:widowControl/>
        <w:numPr>
          <w:ilvl w:val="0"/>
          <w:numId w:val="5"/>
        </w:numPr>
        <w:shd w:val="clear" w:color="auto" w:fill="FFFFFF"/>
        <w:tabs>
          <w:tab w:val="clear" w:pos="720"/>
          <w:tab w:val="num" w:pos="930"/>
        </w:tabs>
        <w:spacing w:before="100" w:beforeAutospacing="1" w:after="100" w:afterAutospacing="1" w:line="270" w:lineRule="atLeast"/>
        <w:ind w:leftChars="307" w:left="1005"/>
        <w:jc w:val="left"/>
        <w:rPr>
          <w:rFonts w:ascii="Helvetica" w:eastAsia="SimSun" w:hAnsi="Helvetica" w:cs="SimSun"/>
          <w:color w:val="FF0000"/>
          <w:kern w:val="0"/>
          <w:szCs w:val="21"/>
        </w:rPr>
      </w:pPr>
      <w:r w:rsidRPr="0077079B">
        <w:rPr>
          <w:rFonts w:ascii="Helvetica" w:eastAsia="SimSun" w:hAnsi="Helvetica" w:cs="SimSun"/>
          <w:i/>
          <w:iCs/>
          <w:color w:val="FF0000"/>
          <w:kern w:val="0"/>
          <w:szCs w:val="21"/>
        </w:rPr>
        <w:t>expression2</w:t>
      </w:r>
      <w:r w:rsidRPr="0077079B">
        <w:rPr>
          <w:rFonts w:ascii="Helvetica" w:eastAsia="SimSun" w:hAnsi="Helvetica" w:cs="SimSun"/>
          <w:color w:val="FF0000"/>
          <w:kern w:val="0"/>
          <w:szCs w:val="21"/>
        </w:rPr>
        <w:t> must return a value (must not return void).</w:t>
      </w:r>
    </w:p>
    <w:p w:rsidR="00954E15" w:rsidRDefault="0077079B" w:rsidP="008315F6">
      <w:pPr>
        <w:widowControl/>
        <w:shd w:val="clear" w:color="auto" w:fill="FFFFFF"/>
        <w:spacing w:before="100" w:beforeAutospacing="1" w:after="100" w:afterAutospacing="1" w:line="255" w:lineRule="atLeast"/>
        <w:ind w:leftChars="300" w:left="630"/>
        <w:jc w:val="left"/>
        <w:rPr>
          <w:rFonts w:ascii="Consolas" w:hAnsi="Consolas" w:cs="Consolas"/>
          <w:color w:val="000000"/>
          <w:kern w:val="0"/>
          <w:sz w:val="20"/>
          <w:szCs w:val="20"/>
        </w:rPr>
      </w:pPr>
      <w:r>
        <w:rPr>
          <w:rFonts w:ascii="Verdana" w:hAnsi="Verdana"/>
          <w:color w:val="000000"/>
          <w:sz w:val="18"/>
          <w:szCs w:val="18"/>
          <w:shd w:val="clear" w:color="auto" w:fill="FFFFFF"/>
        </w:rPr>
        <w:t>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foo()</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method returns void. It is a perfectly acceptable method, but because it returns void it cannot be used in an</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assert</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statement, so line 18 will not compile.</w:t>
      </w:r>
      <w:r w:rsidR="005B609F">
        <w:rPr>
          <w:rFonts w:ascii="Verdana" w:hAnsi="Verdana" w:hint="eastAsia"/>
          <w:color w:val="000000"/>
          <w:sz w:val="18"/>
          <w:szCs w:val="18"/>
          <w:shd w:val="clear" w:color="auto" w:fill="FFFFFF"/>
        </w:rPr>
        <w:t xml:space="preserve"> </w:t>
      </w:r>
      <w:r w:rsidR="005B609F" w:rsidRPr="005B609F">
        <w:rPr>
          <w:b/>
          <w:color w:val="FF0000"/>
        </w:rPr>
        <w:t>Compilation fails</w:t>
      </w:r>
    </w:p>
    <w:p w:rsidR="0077079B" w:rsidRDefault="00BA47EA" w:rsidP="008315F6">
      <w:pPr>
        <w:widowControl/>
        <w:shd w:val="clear" w:color="auto" w:fill="FFFFFF"/>
        <w:spacing w:before="100" w:beforeAutospacing="1" w:after="100" w:afterAutospacing="1" w:line="255" w:lineRule="atLeast"/>
        <w:ind w:leftChars="300" w:left="630"/>
        <w:jc w:val="left"/>
        <w:rPr>
          <w:rFonts w:ascii="Consolas" w:hAnsi="Consolas" w:cs="Consolas"/>
          <w:color w:val="000000"/>
          <w:kern w:val="0"/>
          <w:sz w:val="20"/>
          <w:szCs w:val="20"/>
        </w:rPr>
      </w:pPr>
      <w:hyperlink r:id="rId49" w:history="1">
        <w:r w:rsidR="0077079B" w:rsidRPr="008C51D8">
          <w:rPr>
            <w:rStyle w:val="Hyperlink"/>
            <w:rFonts w:ascii="Consolas" w:hAnsi="Consolas" w:cs="Consolas"/>
            <w:kern w:val="0"/>
            <w:sz w:val="20"/>
            <w:szCs w:val="20"/>
          </w:rPr>
          <w:t>http://www.indiabix.com/online-test/java-programming-test/61</w:t>
        </w:r>
      </w:hyperlink>
    </w:p>
    <w:p w:rsidR="00F91EF2" w:rsidRDefault="008271B8" w:rsidP="008315F6">
      <w:pPr>
        <w:widowControl/>
        <w:shd w:val="clear" w:color="auto" w:fill="FFFFFF"/>
        <w:spacing w:before="100" w:beforeAutospacing="1" w:after="100" w:afterAutospacing="1" w:line="255" w:lineRule="atLeast"/>
        <w:ind w:leftChars="300" w:left="630"/>
        <w:jc w:val="left"/>
        <w:rPr>
          <w:rFonts w:ascii="Consolas" w:hAnsi="Consolas" w:cs="Consolas"/>
          <w:color w:val="000000"/>
          <w:kern w:val="0"/>
          <w:sz w:val="20"/>
          <w:szCs w:val="20"/>
        </w:rPr>
      </w:pPr>
      <w:r>
        <w:rPr>
          <w:rFonts w:ascii="Consolas" w:hAnsi="Consolas" w:cs="Consolas" w:hint="eastAsia"/>
          <w:color w:val="000000"/>
          <w:kern w:val="0"/>
          <w:sz w:val="20"/>
          <w:szCs w:val="20"/>
        </w:rPr>
        <w:t>Q</w:t>
      </w:r>
      <w:r w:rsidR="00D53BAB">
        <w:rPr>
          <w:rFonts w:ascii="Consolas" w:hAnsi="Consolas" w:cs="Consolas" w:hint="eastAsia"/>
          <w:color w:val="000000"/>
          <w:kern w:val="0"/>
          <w:sz w:val="20"/>
          <w:szCs w:val="20"/>
        </w:rPr>
        <w:t xml:space="preserve">18) </w:t>
      </w:r>
    </w:p>
    <w:p w:rsidR="0077079B" w:rsidRPr="00D53BAB" w:rsidRDefault="00F91EF2" w:rsidP="008315F6">
      <w:pPr>
        <w:widowControl/>
        <w:shd w:val="clear" w:color="auto" w:fill="FFFFFF"/>
        <w:spacing w:before="100" w:beforeAutospacing="1" w:after="100" w:afterAutospacing="1" w:line="255" w:lineRule="atLeast"/>
        <w:ind w:leftChars="300" w:left="630"/>
        <w:jc w:val="left"/>
        <w:rPr>
          <w:b/>
        </w:rPr>
      </w:pPr>
      <w:r>
        <w:rPr>
          <w:rFonts w:hint="eastAsia"/>
          <w:b/>
        </w:rPr>
        <w:t>(A)</w:t>
      </w:r>
      <w:r w:rsidR="00D53BAB" w:rsidRPr="00D53BAB">
        <w:rPr>
          <w:b/>
        </w:rPr>
        <w:t>It is appropriate to handle assertion failures using a</w:t>
      </w:r>
      <w:r w:rsidR="00D53BAB" w:rsidRPr="00D53BAB">
        <w:rPr>
          <w:rStyle w:val="apple-converted-space"/>
          <w:b/>
        </w:rPr>
        <w:t> </w:t>
      </w:r>
      <w:r w:rsidR="00D53BAB" w:rsidRPr="00D53BAB">
        <w:rPr>
          <w:rFonts w:ascii="Courier New" w:hAnsi="Courier New" w:cs="Courier New"/>
          <w:b/>
          <w:color w:val="DD0000"/>
          <w:sz w:val="20"/>
          <w:szCs w:val="20"/>
        </w:rPr>
        <w:t>catch</w:t>
      </w:r>
      <w:r w:rsidR="00D53BAB" w:rsidRPr="00D53BAB">
        <w:rPr>
          <w:rStyle w:val="apple-converted-space"/>
          <w:b/>
        </w:rPr>
        <w:t> </w:t>
      </w:r>
      <w:r w:rsidR="00D53BAB">
        <w:rPr>
          <w:b/>
        </w:rPr>
        <w:t>clause</w:t>
      </w:r>
      <w:r w:rsidR="00D53BAB" w:rsidRPr="00D53BAB">
        <w:rPr>
          <w:rFonts w:hint="eastAsia"/>
          <w:b/>
        </w:rPr>
        <w:t>?</w:t>
      </w:r>
    </w:p>
    <w:p w:rsidR="00D53BAB" w:rsidRDefault="00D53BAB"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Verdana" w:hAnsi="Verdana" w:hint="eastAsia"/>
          <w:color w:val="000000"/>
          <w:sz w:val="18"/>
          <w:szCs w:val="18"/>
          <w:shd w:val="clear" w:color="auto" w:fill="FFFFFF"/>
        </w:rPr>
        <w:lastRenderedPageBreak/>
        <w:t>I</w:t>
      </w:r>
      <w:r>
        <w:rPr>
          <w:rFonts w:ascii="Verdana" w:hAnsi="Verdana"/>
          <w:color w:val="000000"/>
          <w:sz w:val="18"/>
          <w:szCs w:val="18"/>
          <w:shd w:val="clear" w:color="auto" w:fill="FFFFFF"/>
        </w:rPr>
        <w:t xml:space="preserve">ncorrect because </w:t>
      </w:r>
      <w:r w:rsidRPr="00D53BAB">
        <w:rPr>
          <w:rFonts w:ascii="Verdana" w:hAnsi="Verdana"/>
          <w:color w:val="FF0000"/>
          <w:sz w:val="18"/>
          <w:szCs w:val="18"/>
          <w:shd w:val="clear" w:color="auto" w:fill="FFFFFF"/>
        </w:rPr>
        <w:t>assertions throw errors and not exceptions</w:t>
      </w:r>
      <w:r>
        <w:rPr>
          <w:rFonts w:ascii="Verdana" w:hAnsi="Verdana"/>
          <w:color w:val="000000"/>
          <w:sz w:val="18"/>
          <w:szCs w:val="18"/>
          <w:shd w:val="clear" w:color="auto" w:fill="FFFFFF"/>
        </w:rPr>
        <w:t>, and assertion errors do cause program termination and should not be handled.</w:t>
      </w:r>
    </w:p>
    <w:p w:rsidR="00F91EF2" w:rsidRDefault="00F91EF2" w:rsidP="008315F6">
      <w:pPr>
        <w:widowControl/>
        <w:shd w:val="clear" w:color="auto" w:fill="FFFFFF"/>
        <w:spacing w:before="100" w:beforeAutospacing="1" w:after="100" w:afterAutospacing="1" w:line="255" w:lineRule="atLeast"/>
        <w:ind w:leftChars="300" w:left="630"/>
        <w:jc w:val="left"/>
        <w:rPr>
          <w:b/>
        </w:rPr>
      </w:pPr>
      <w:r>
        <w:rPr>
          <w:rFonts w:hint="eastAsia"/>
          <w:b/>
        </w:rPr>
        <w:t>(B)</w:t>
      </w:r>
      <w:r w:rsidRPr="00F91EF2">
        <w:rPr>
          <w:b/>
        </w:rPr>
        <w:t>A try statement must have at least one corresponding catch block</w:t>
      </w:r>
      <w:r w:rsidRPr="00F91EF2">
        <w:rPr>
          <w:rFonts w:hint="eastAsia"/>
          <w:b/>
        </w:rPr>
        <w:t>?</w:t>
      </w:r>
    </w:p>
    <w:p w:rsidR="00F91EF2" w:rsidRDefault="00F91EF2"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Verdana" w:hAnsi="Verdana"/>
          <w:color w:val="000000"/>
          <w:sz w:val="18"/>
          <w:szCs w:val="18"/>
          <w:shd w:val="clear" w:color="auto" w:fill="FFFFFF"/>
        </w:rPr>
        <w:t>A</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try</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statement can exist without catch, but it must have a</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finally</w:t>
      </w:r>
      <w:r>
        <w:rPr>
          <w:rFonts w:ascii="Courier New" w:hAnsi="Courier New" w:cs="Courier New" w:hint="eastAsia"/>
          <w:color w:val="DD0000"/>
          <w:sz w:val="20"/>
          <w:szCs w:val="20"/>
          <w:shd w:val="clear" w:color="auto" w:fill="FFFFFF"/>
        </w:rPr>
        <w:t xml:space="preserve"> </w:t>
      </w:r>
      <w:r>
        <w:rPr>
          <w:rFonts w:ascii="Verdana" w:hAnsi="Verdana"/>
          <w:color w:val="000000"/>
          <w:sz w:val="18"/>
          <w:szCs w:val="18"/>
          <w:shd w:val="clear" w:color="auto" w:fill="FFFFFF"/>
        </w:rPr>
        <w:t>statement.</w:t>
      </w:r>
    </w:p>
    <w:p w:rsidR="00F91EF2" w:rsidRPr="00F91EF2" w:rsidRDefault="00F91EF2" w:rsidP="008315F6">
      <w:pPr>
        <w:widowControl/>
        <w:shd w:val="clear" w:color="auto" w:fill="FFFFFF"/>
        <w:spacing w:before="100" w:beforeAutospacing="1" w:after="100" w:afterAutospacing="1" w:line="255" w:lineRule="atLeast"/>
        <w:ind w:leftChars="300" w:left="630"/>
        <w:jc w:val="left"/>
        <w:rPr>
          <w:b/>
        </w:rPr>
      </w:pPr>
      <w:r>
        <w:rPr>
          <w:rFonts w:hint="eastAsia"/>
          <w:b/>
        </w:rPr>
        <w:t>(C)</w:t>
      </w:r>
      <w:r w:rsidRPr="00F91EF2">
        <w:rPr>
          <w:b/>
        </w:rPr>
        <w:t>Multiple catch statements can catch the same class</w:t>
      </w:r>
      <w:r>
        <w:rPr>
          <w:b/>
        </w:rPr>
        <w:t xml:space="preserve"> of exception more than once</w:t>
      </w:r>
      <w:r>
        <w:rPr>
          <w:rFonts w:hint="eastAsia"/>
          <w:b/>
        </w:rPr>
        <w:t>?</w:t>
      </w:r>
    </w:p>
    <w:p w:rsidR="00F91EF2" w:rsidRDefault="008A4E33"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Verdana" w:hAnsi="Verdana"/>
          <w:color w:val="000000"/>
          <w:sz w:val="18"/>
          <w:szCs w:val="18"/>
          <w:shd w:val="clear" w:color="auto" w:fill="FFFFFF"/>
        </w:rPr>
        <w:t>A</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try</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statement executes a block. If a value is thrown and the try statement has one or more catch clauses that can catch it, then control will be transferred to the first such catch clause. If that</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catch</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block completes normally, then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try</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statement completes normally.</w:t>
      </w:r>
    </w:p>
    <w:p w:rsidR="008A4E33" w:rsidRDefault="008A4E33"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Verdana" w:hAnsi="Verdana" w:hint="eastAsia"/>
          <w:color w:val="000000"/>
          <w:sz w:val="18"/>
          <w:szCs w:val="18"/>
          <w:shd w:val="clear" w:color="auto" w:fill="FFFFFF"/>
        </w:rPr>
        <w:t>(D)</w:t>
      </w:r>
      <w:r w:rsidRPr="008A4E33">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An Error that might be thrown in a method must be declared as thrown by that method, or be handled within that method.</w:t>
      </w:r>
    </w:p>
    <w:p w:rsidR="008A4E33" w:rsidRDefault="008A4E33"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Courier New" w:hAnsi="Courier New" w:cs="Courier New"/>
          <w:color w:val="DD0000"/>
          <w:sz w:val="20"/>
          <w:szCs w:val="20"/>
          <w:shd w:val="clear" w:color="auto" w:fill="FFFFFF"/>
        </w:rPr>
        <w:t>Exceptions</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of type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Error</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and</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RuntimeException</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do not have to be caught, only checked exceptions (</w:t>
      </w:r>
      <w:r>
        <w:rPr>
          <w:rFonts w:ascii="Courier New" w:hAnsi="Courier New" w:cs="Courier New"/>
          <w:color w:val="DD0000"/>
          <w:sz w:val="20"/>
          <w:szCs w:val="20"/>
          <w:shd w:val="clear" w:color="auto" w:fill="FFFFFF"/>
        </w:rPr>
        <w:t>java.lang.Exception</w:t>
      </w:r>
      <w:r>
        <w:rPr>
          <w:rFonts w:ascii="Verdana" w:hAnsi="Verdana"/>
          <w:color w:val="000000"/>
          <w:sz w:val="18"/>
          <w:szCs w:val="18"/>
          <w:shd w:val="clear" w:color="auto" w:fill="FFFFFF"/>
        </w:rPr>
        <w:t>) have to be caught. However, speaking of</w:t>
      </w:r>
      <w:r>
        <w:rPr>
          <w:rFonts w:ascii="Courier New" w:hAnsi="Courier New" w:cs="Courier New"/>
          <w:color w:val="DD0000"/>
          <w:sz w:val="20"/>
          <w:szCs w:val="20"/>
          <w:shd w:val="clear" w:color="auto" w:fill="FFFFFF"/>
        </w:rPr>
        <w:t>Exceptions</w:t>
      </w:r>
      <w:r>
        <w:rPr>
          <w:rFonts w:ascii="Verdana" w:hAnsi="Verdana"/>
          <w:color w:val="000000"/>
          <w:sz w:val="18"/>
          <w:szCs w:val="18"/>
          <w:shd w:val="clear" w:color="auto" w:fill="FFFFFF"/>
        </w:rPr>
        <w:t>,</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Exceptions</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do not have to be handled in the same method as the throw statement. They can be passed to another method.</w:t>
      </w:r>
    </w:p>
    <w:p w:rsidR="00141ECE" w:rsidRDefault="008271B8"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Verdana" w:hAnsi="Verdana" w:hint="eastAsia"/>
          <w:color w:val="000000"/>
          <w:sz w:val="18"/>
          <w:szCs w:val="18"/>
          <w:shd w:val="clear" w:color="auto" w:fill="FFFFFF"/>
        </w:rPr>
        <w:t>Q</w:t>
      </w:r>
      <w:r w:rsidR="00141ECE">
        <w:rPr>
          <w:rFonts w:ascii="Verdana" w:hAnsi="Verdana" w:hint="eastAsia"/>
          <w:color w:val="000000"/>
          <w:sz w:val="18"/>
          <w:szCs w:val="18"/>
          <w:shd w:val="clear" w:color="auto" w:fill="FFFFFF"/>
        </w:rPr>
        <w:t xml:space="preserve">19) </w:t>
      </w:r>
      <w:r w:rsidR="00141ECE">
        <w:rPr>
          <w:rFonts w:ascii="Verdana" w:hAnsi="Verdana"/>
          <w:color w:val="000000"/>
          <w:sz w:val="18"/>
          <w:szCs w:val="18"/>
          <w:shd w:val="clear" w:color="auto" w:fill="FFFFFF"/>
        </w:rPr>
        <w:t>What will be the output of the program?</w:t>
      </w:r>
      <w:r w:rsidR="00141ECE">
        <w:rPr>
          <w:rFonts w:ascii="Verdana" w:hAnsi="Verdana" w:hint="eastAsia"/>
          <w:color w:val="000000"/>
          <w:sz w:val="18"/>
          <w:szCs w:val="18"/>
          <w:shd w:val="clear" w:color="auto" w:fill="FFFFFF"/>
        </w:rPr>
        <w:t xml:space="preserve"> (Catch also catch the runtimeexception)</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w:eastAsia="SimSun" w:hAnsi="Courier" w:cs="Courier New"/>
          <w:color w:val="000000"/>
          <w:kern w:val="0"/>
          <w:sz w:val="18"/>
          <w:szCs w:val="18"/>
        </w:rPr>
      </w:pPr>
      <w:r w:rsidRPr="00141ECE">
        <w:rPr>
          <w:rFonts w:ascii="Courier" w:eastAsia="SimSun" w:hAnsi="Courier" w:cs="Courier New"/>
          <w:color w:val="0000FF"/>
          <w:kern w:val="0"/>
          <w:sz w:val="18"/>
          <w:szCs w:val="18"/>
        </w:rPr>
        <w:t>public</w:t>
      </w: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class</w:t>
      </w:r>
      <w:r w:rsidRPr="00141ECE">
        <w:rPr>
          <w:rFonts w:ascii="Courier" w:eastAsia="SimSun" w:hAnsi="Courier" w:cs="Courier New"/>
          <w:color w:val="000000"/>
          <w:kern w:val="0"/>
          <w:sz w:val="18"/>
          <w:szCs w:val="18"/>
        </w:rPr>
        <w:t xml:space="preserve"> </w:t>
      </w:r>
      <w:r w:rsidRPr="00141ECE">
        <w:rPr>
          <w:rFonts w:ascii="Courier" w:eastAsia="SimSun" w:hAnsi="Courier" w:cs="Courier New"/>
          <w:color w:val="EE3B3B"/>
          <w:kern w:val="0"/>
          <w:sz w:val="18"/>
          <w:szCs w:val="18"/>
        </w:rPr>
        <w:t>RTExcept</w:t>
      </w:r>
      <w:r w:rsidRPr="00141ECE">
        <w:rPr>
          <w:rFonts w:ascii="Courier" w:eastAsia="SimSun" w:hAnsi="Courier"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w:eastAsia="SimSun" w:hAnsi="Courier" w:cs="Courier New"/>
          <w:color w:val="000000"/>
          <w:kern w:val="0"/>
          <w:sz w:val="18"/>
          <w:szCs w:val="18"/>
        </w:rPr>
        <w: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public</w:t>
      </w: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static</w:t>
      </w: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void</w:t>
      </w:r>
      <w:r w:rsidRPr="00141ECE">
        <w:rPr>
          <w:rFonts w:ascii="Courier New" w:eastAsia="SimSun" w:hAnsi="Courier New" w:cs="Courier New"/>
          <w:color w:val="000000"/>
          <w:kern w:val="0"/>
          <w:sz w:val="18"/>
          <w:szCs w:val="18"/>
        </w:rPr>
        <w:t xml:space="preserve"> throwit ()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System.out.print(</w:t>
      </w:r>
      <w:r w:rsidRPr="00141ECE">
        <w:rPr>
          <w:rFonts w:ascii="Courier" w:eastAsia="SimSun" w:hAnsi="Courier" w:cs="Courier New"/>
          <w:color w:val="EE3B3B"/>
          <w:kern w:val="0"/>
          <w:sz w:val="18"/>
          <w:szCs w:val="18"/>
        </w:rPr>
        <w:t>"throwit "</w:t>
      </w:r>
      <w:r w:rsidRPr="00141ECE">
        <w:rPr>
          <w:rFonts w:ascii="Courier New" w:eastAsia="SimSun" w:hAnsi="Courier New" w:cs="Courier New"/>
          <w:color w:val="000000"/>
          <w:kern w:val="0"/>
          <w:sz w:val="18"/>
          <w:szCs w:val="18"/>
        </w:rPr>
        <w: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throw</w:t>
      </w: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new</w:t>
      </w:r>
      <w:r w:rsidRPr="00141ECE">
        <w:rPr>
          <w:rFonts w:ascii="Courier New" w:eastAsia="SimSun" w:hAnsi="Courier New" w:cs="Courier New"/>
          <w:color w:val="000000"/>
          <w:kern w:val="0"/>
          <w:sz w:val="18"/>
          <w:szCs w:val="18"/>
        </w:rPr>
        <w:t xml:space="preserve"> RuntimeException();</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public</w:t>
      </w: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static</w:t>
      </w: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void</w:t>
      </w:r>
      <w:r w:rsidRPr="00141ECE">
        <w:rPr>
          <w:rFonts w:ascii="Courier New" w:eastAsia="SimSun" w:hAnsi="Courier New" w:cs="Courier New"/>
          <w:color w:val="000000"/>
          <w:kern w:val="0"/>
          <w:sz w:val="18"/>
          <w:szCs w:val="18"/>
        </w:rPr>
        <w:t xml:space="preserve"> main(String [] args)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try</w:t>
      </w: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System.out.print(</w:t>
      </w:r>
      <w:r w:rsidRPr="00141ECE">
        <w:rPr>
          <w:rFonts w:ascii="Courier" w:eastAsia="SimSun" w:hAnsi="Courier" w:cs="Courier New"/>
          <w:color w:val="EE3B3B"/>
          <w:kern w:val="0"/>
          <w:sz w:val="18"/>
          <w:szCs w:val="18"/>
        </w:rPr>
        <w:t>"hello "</w:t>
      </w:r>
      <w:r w:rsidRPr="00141ECE">
        <w:rPr>
          <w:rFonts w:ascii="Courier New" w:eastAsia="SimSun" w:hAnsi="Courier New" w:cs="Courier New"/>
          <w:color w:val="000000"/>
          <w:kern w:val="0"/>
          <w:sz w:val="18"/>
          <w:szCs w:val="18"/>
        </w:rPr>
        <w: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throwit();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catch</w:t>
      </w:r>
      <w:r w:rsidRPr="00141ECE">
        <w:rPr>
          <w:rFonts w:ascii="Courier New" w:eastAsia="SimSun" w:hAnsi="Courier New" w:cs="Courier New"/>
          <w:color w:val="000000"/>
          <w:kern w:val="0"/>
          <w:sz w:val="18"/>
          <w:szCs w:val="18"/>
        </w:rPr>
        <w:t xml:space="preserve"> (Exception re )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System.out.print(</w:t>
      </w:r>
      <w:r w:rsidRPr="00141ECE">
        <w:rPr>
          <w:rFonts w:ascii="Courier" w:eastAsia="SimSun" w:hAnsi="Courier" w:cs="Courier New"/>
          <w:color w:val="EE3B3B"/>
          <w:kern w:val="0"/>
          <w:sz w:val="18"/>
          <w:szCs w:val="18"/>
        </w:rPr>
        <w:t>"caught "</w:t>
      </w:r>
      <w:r w:rsidRPr="00141ECE">
        <w:rPr>
          <w:rFonts w:ascii="Courier New" w:eastAsia="SimSun" w:hAnsi="Courier New" w:cs="Courier New"/>
          <w:color w:val="000000"/>
          <w:kern w:val="0"/>
          <w:sz w:val="18"/>
          <w:szCs w:val="18"/>
        </w:rPr>
        <w: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r w:rsidRPr="00141ECE">
        <w:rPr>
          <w:rFonts w:ascii="Courier" w:eastAsia="SimSun" w:hAnsi="Courier" w:cs="Courier New"/>
          <w:color w:val="0000FF"/>
          <w:kern w:val="0"/>
          <w:sz w:val="18"/>
          <w:szCs w:val="18"/>
        </w:rPr>
        <w:t>finally</w:t>
      </w: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lastRenderedPageBreak/>
        <w:t xml:space="preserve">            System.out.print(</w:t>
      </w:r>
      <w:r w:rsidRPr="00141ECE">
        <w:rPr>
          <w:rFonts w:ascii="Courier" w:eastAsia="SimSun" w:hAnsi="Courier" w:cs="Courier New"/>
          <w:color w:val="EE3B3B"/>
          <w:kern w:val="0"/>
          <w:sz w:val="18"/>
          <w:szCs w:val="18"/>
        </w:rPr>
        <w:t>"finally "</w:t>
      </w:r>
      <w:r w:rsidRPr="00141ECE">
        <w:rPr>
          <w:rFonts w:ascii="Courier New" w:eastAsia="SimSun" w:hAnsi="Courier New" w:cs="Courier New"/>
          <w:color w:val="000000"/>
          <w:kern w:val="0"/>
          <w:sz w:val="18"/>
          <w:szCs w:val="18"/>
        </w:rPr>
        <w: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System.out.println(</w:t>
      </w:r>
      <w:r w:rsidRPr="00141ECE">
        <w:rPr>
          <w:rFonts w:ascii="Courier" w:eastAsia="SimSun" w:hAnsi="Courier" w:cs="Courier New"/>
          <w:color w:val="EE3B3B"/>
          <w:kern w:val="0"/>
          <w:sz w:val="18"/>
          <w:szCs w:val="18"/>
        </w:rPr>
        <w:t>"after "</w:t>
      </w:r>
      <w:r w:rsidRPr="00141ECE">
        <w:rPr>
          <w:rFonts w:ascii="Courier New" w:eastAsia="SimSun" w:hAnsi="Courier New" w:cs="Courier New"/>
          <w:color w:val="000000"/>
          <w:kern w:val="0"/>
          <w:sz w:val="18"/>
          <w:szCs w:val="18"/>
        </w:rPr>
        <w:t>);</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41ECE">
        <w:rPr>
          <w:rFonts w:ascii="Courier New" w:eastAsia="SimSun" w:hAnsi="Courier New" w:cs="Courier New"/>
          <w:color w:val="000000"/>
          <w:kern w:val="0"/>
          <w:sz w:val="18"/>
          <w:szCs w:val="18"/>
        </w:rPr>
        <w:t xml:space="preserve">    }</w:t>
      </w:r>
    </w:p>
    <w:p w:rsidR="00141ECE" w:rsidRPr="00141ECE" w:rsidRDefault="00141ECE"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141ECE">
        <w:rPr>
          <w:rFonts w:ascii="Courier New" w:eastAsia="SimSun" w:hAnsi="Courier New" w:cs="Courier New"/>
          <w:color w:val="000000"/>
          <w:kern w:val="0"/>
          <w:sz w:val="18"/>
          <w:szCs w:val="18"/>
        </w:rPr>
        <w:t>}</w:t>
      </w:r>
    </w:p>
    <w:p w:rsidR="008A4E33" w:rsidRDefault="00141ECE" w:rsidP="008315F6">
      <w:pPr>
        <w:widowControl/>
        <w:shd w:val="clear" w:color="auto" w:fill="FFFFFF"/>
        <w:spacing w:before="100" w:beforeAutospacing="1" w:after="100" w:afterAutospacing="1" w:line="255" w:lineRule="atLeast"/>
        <w:ind w:leftChars="300" w:left="630"/>
        <w:jc w:val="left"/>
        <w:rPr>
          <w:rFonts w:ascii="Verdana" w:hAnsi="Verdana"/>
          <w:color w:val="000000"/>
          <w:sz w:val="18"/>
          <w:szCs w:val="18"/>
          <w:shd w:val="clear" w:color="auto" w:fill="FFFFFF"/>
        </w:rPr>
      </w:pPr>
      <w:r>
        <w:rPr>
          <w:rFonts w:ascii="Verdana" w:hAnsi="Verdana"/>
          <w:color w:val="000000"/>
          <w:sz w:val="18"/>
          <w:szCs w:val="18"/>
          <w:shd w:val="clear" w:color="auto" w:fill="FFFFFF"/>
        </w:rPr>
        <w:t>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main()</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 xml:space="preserve">method </w:t>
      </w:r>
      <w:r w:rsidRPr="00141ECE">
        <w:rPr>
          <w:rFonts w:ascii="Verdana" w:hAnsi="Verdana"/>
          <w:b/>
          <w:color w:val="FF0000"/>
          <w:sz w:val="18"/>
          <w:szCs w:val="18"/>
          <w:shd w:val="clear" w:color="auto" w:fill="FFFFFF"/>
        </w:rPr>
        <w:t>properly catches and handles the</w:t>
      </w:r>
      <w:r w:rsidRPr="00141ECE">
        <w:rPr>
          <w:rStyle w:val="apple-converted-space"/>
          <w:rFonts w:ascii="Verdana" w:hAnsi="Verdana"/>
          <w:b/>
          <w:color w:val="FF0000"/>
          <w:sz w:val="18"/>
          <w:szCs w:val="18"/>
          <w:shd w:val="clear" w:color="auto" w:fill="FFFFFF"/>
        </w:rPr>
        <w:t> </w:t>
      </w:r>
      <w:r w:rsidRPr="00141ECE">
        <w:rPr>
          <w:rFonts w:ascii="Courier New" w:hAnsi="Courier New" w:cs="Courier New"/>
          <w:b/>
          <w:color w:val="FF0000"/>
          <w:sz w:val="20"/>
          <w:szCs w:val="20"/>
          <w:shd w:val="clear" w:color="auto" w:fill="FFFFFF"/>
        </w:rPr>
        <w:t>RuntimeException</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in the catch block, finally runs (as it always does), and then the code returns to normal.</w:t>
      </w:r>
      <w:r w:rsidR="00982E40">
        <w:rPr>
          <w:rFonts w:ascii="Verdana" w:hAnsi="Verdana" w:hint="eastAsia"/>
          <w:color w:val="000000"/>
          <w:sz w:val="18"/>
          <w:szCs w:val="18"/>
          <w:shd w:val="clear" w:color="auto" w:fill="FFFFFF"/>
        </w:rPr>
        <w:t xml:space="preserve"> Result is</w:t>
      </w:r>
    </w:p>
    <w:p w:rsidR="00982E40" w:rsidRDefault="00982E40" w:rsidP="008315F6">
      <w:pPr>
        <w:widowControl/>
        <w:ind w:leftChars="300" w:left="630"/>
        <w:jc w:val="left"/>
        <w:rPr>
          <w:rFonts w:ascii="Verdana" w:eastAsia="SimSun" w:hAnsi="Verdana" w:cs="SimSun"/>
          <w:kern w:val="0"/>
          <w:sz w:val="18"/>
          <w:szCs w:val="18"/>
        </w:rPr>
      </w:pPr>
      <w:r w:rsidRPr="00982E40">
        <w:rPr>
          <w:rFonts w:ascii="Verdana" w:eastAsia="SimSun" w:hAnsi="Verdana" w:cs="SimSun"/>
          <w:kern w:val="0"/>
          <w:sz w:val="18"/>
          <w:szCs w:val="18"/>
        </w:rPr>
        <w:t>hello throwit caught finally after</w:t>
      </w:r>
    </w:p>
    <w:p w:rsidR="00875E1F" w:rsidRDefault="00875E1F" w:rsidP="008315F6">
      <w:pPr>
        <w:widowControl/>
        <w:ind w:leftChars="300" w:left="630"/>
        <w:jc w:val="left"/>
        <w:rPr>
          <w:rFonts w:ascii="Verdana" w:eastAsia="SimSun" w:hAnsi="Verdana" w:cs="SimSun"/>
          <w:kern w:val="0"/>
          <w:sz w:val="18"/>
          <w:szCs w:val="18"/>
        </w:rPr>
      </w:pPr>
    </w:p>
    <w:p w:rsidR="00875E1F" w:rsidRDefault="008271B8" w:rsidP="008315F6">
      <w:pPr>
        <w:widowControl/>
        <w:ind w:leftChars="300" w:left="630"/>
        <w:jc w:val="left"/>
        <w:rPr>
          <w:rFonts w:ascii="Verdana" w:hAnsi="Verdana"/>
          <w:color w:val="000000"/>
          <w:sz w:val="18"/>
          <w:szCs w:val="18"/>
          <w:shd w:val="clear" w:color="auto" w:fill="FFFFFF"/>
        </w:rPr>
      </w:pPr>
      <w:r>
        <w:rPr>
          <w:rFonts w:ascii="Verdana" w:eastAsia="SimSun" w:hAnsi="Verdana" w:cs="SimSun" w:hint="eastAsia"/>
          <w:kern w:val="0"/>
          <w:sz w:val="18"/>
          <w:szCs w:val="18"/>
        </w:rPr>
        <w:t>Q</w:t>
      </w:r>
      <w:r w:rsidR="00875E1F">
        <w:rPr>
          <w:rFonts w:ascii="Verdana" w:eastAsia="SimSun" w:hAnsi="Verdana" w:cs="SimSun" w:hint="eastAsia"/>
          <w:kern w:val="0"/>
          <w:sz w:val="18"/>
          <w:szCs w:val="18"/>
        </w:rPr>
        <w:t xml:space="preserve">20) </w:t>
      </w:r>
      <w:r w:rsidR="00875E1F">
        <w:rPr>
          <w:rFonts w:ascii="Verdana" w:hAnsi="Verdana"/>
          <w:color w:val="000000"/>
          <w:sz w:val="18"/>
          <w:szCs w:val="18"/>
          <w:shd w:val="clear" w:color="auto" w:fill="FFFFFF"/>
        </w:rPr>
        <w:t>What will be the output of the program?</w:t>
      </w:r>
    </w:p>
    <w:p w:rsidR="00875E1F" w:rsidRPr="00875E1F" w:rsidRDefault="00875E1F"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875E1F">
        <w:rPr>
          <w:rFonts w:ascii="Verdana" w:eastAsia="SimSun" w:hAnsi="Verdana" w:cs="SimSun"/>
          <w:color w:val="000000"/>
          <w:kern w:val="0"/>
          <w:sz w:val="18"/>
          <w:szCs w:val="18"/>
        </w:rPr>
        <w:t>And the command line invocation:</w:t>
      </w:r>
      <w:r>
        <w:rPr>
          <w:rFonts w:ascii="Verdana" w:eastAsia="SimSun" w:hAnsi="Verdana" w:cs="SimSun" w:hint="eastAsia"/>
          <w:color w:val="000000"/>
          <w:kern w:val="0"/>
          <w:sz w:val="18"/>
          <w:szCs w:val="18"/>
        </w:rPr>
        <w:t xml:space="preserve"> </w:t>
      </w:r>
      <w:r w:rsidRPr="00875E1F">
        <w:rPr>
          <w:rFonts w:ascii="Verdana" w:eastAsia="SimSun" w:hAnsi="Verdana" w:cs="SimSun"/>
          <w:color w:val="000000"/>
          <w:kern w:val="0"/>
          <w:sz w:val="18"/>
          <w:szCs w:val="18"/>
        </w:rPr>
        <w:t>&gt; </w:t>
      </w:r>
      <w:r>
        <w:rPr>
          <w:rFonts w:ascii="Courier New" w:eastAsia="SimSun" w:hAnsi="Courier New" w:cs="Courier New"/>
          <w:color w:val="DD0000"/>
          <w:kern w:val="0"/>
          <w:sz w:val="20"/>
          <w:szCs w:val="20"/>
        </w:rPr>
        <w:t>java Test red green blu</w:t>
      </w:r>
      <w:r>
        <w:rPr>
          <w:rFonts w:ascii="Courier New" w:eastAsia="SimSun" w:hAnsi="Courier New" w:cs="Courier New" w:hint="eastAsia"/>
          <w:color w:val="DD0000"/>
          <w:kern w:val="0"/>
          <w:sz w:val="20"/>
          <w:szCs w:val="20"/>
        </w:rPr>
        <w:t>e</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w:eastAsia="SimSun" w:hAnsi="Courier" w:cs="Courier New"/>
          <w:color w:val="000000"/>
          <w:kern w:val="0"/>
          <w:sz w:val="18"/>
          <w:szCs w:val="18"/>
        </w:rPr>
      </w:pPr>
      <w:r w:rsidRPr="00875E1F">
        <w:rPr>
          <w:rFonts w:ascii="Courier" w:eastAsia="SimSun" w:hAnsi="Courier" w:cs="Courier New"/>
          <w:color w:val="0000FF"/>
          <w:kern w:val="0"/>
          <w:sz w:val="18"/>
          <w:szCs w:val="18"/>
        </w:rPr>
        <w:t>public</w:t>
      </w:r>
      <w:r w:rsidRPr="00875E1F">
        <w:rPr>
          <w:rFonts w:ascii="Courier New" w:eastAsia="SimSun" w:hAnsi="Courier New" w:cs="Courier New"/>
          <w:color w:val="000000"/>
          <w:kern w:val="0"/>
          <w:sz w:val="18"/>
          <w:szCs w:val="18"/>
        </w:rPr>
        <w:t xml:space="preserve"> </w:t>
      </w:r>
      <w:r w:rsidRPr="00875E1F">
        <w:rPr>
          <w:rFonts w:ascii="Courier" w:eastAsia="SimSun" w:hAnsi="Courier" w:cs="Courier New"/>
          <w:color w:val="0000FF"/>
          <w:kern w:val="0"/>
          <w:sz w:val="18"/>
          <w:szCs w:val="18"/>
        </w:rPr>
        <w:t>class</w:t>
      </w:r>
      <w:r w:rsidRPr="00875E1F">
        <w:rPr>
          <w:rFonts w:ascii="Courier" w:eastAsia="SimSun" w:hAnsi="Courier" w:cs="Courier New"/>
          <w:color w:val="000000"/>
          <w:kern w:val="0"/>
          <w:sz w:val="18"/>
          <w:szCs w:val="18"/>
        </w:rPr>
        <w:t xml:space="preserve"> </w:t>
      </w:r>
      <w:r w:rsidRPr="00875E1F">
        <w:rPr>
          <w:rFonts w:ascii="Courier" w:eastAsia="SimSun" w:hAnsi="Courier" w:cs="Courier New"/>
          <w:color w:val="EE3B3B"/>
          <w:kern w:val="0"/>
          <w:sz w:val="18"/>
          <w:szCs w:val="18"/>
        </w:rPr>
        <w:t>Test</w:t>
      </w:r>
      <w:r w:rsidRPr="00875E1F">
        <w:rPr>
          <w:rFonts w:ascii="Courier" w:eastAsia="SimSun" w:hAnsi="Courier" w:cs="Courier New"/>
          <w:color w:val="000000"/>
          <w:kern w:val="0"/>
          <w:sz w:val="18"/>
          <w:szCs w:val="18"/>
        </w:rPr>
        <w:t xml:space="preserve">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w:eastAsia="SimSun" w:hAnsi="Courier" w:cs="Courier New"/>
          <w:color w:val="000000"/>
          <w:kern w:val="0"/>
          <w:sz w:val="18"/>
          <w:szCs w:val="18"/>
        </w:rPr>
        <w:t>{</w:t>
      </w:r>
      <w:r w:rsidRPr="00875E1F">
        <w:rPr>
          <w:rFonts w:ascii="Courier New" w:eastAsia="SimSun" w:hAnsi="Courier New" w:cs="Courier New"/>
          <w:color w:val="000000"/>
          <w:kern w:val="0"/>
          <w:sz w:val="18"/>
          <w:szCs w:val="18"/>
        </w:rPr>
        <w:t xml:space="preserve">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w:t>
      </w:r>
      <w:r w:rsidRPr="00875E1F">
        <w:rPr>
          <w:rFonts w:ascii="Courier" w:eastAsia="SimSun" w:hAnsi="Courier" w:cs="Courier New"/>
          <w:color w:val="0000FF"/>
          <w:kern w:val="0"/>
          <w:sz w:val="18"/>
          <w:szCs w:val="18"/>
        </w:rPr>
        <w:t>public</w:t>
      </w:r>
      <w:r w:rsidRPr="00875E1F">
        <w:rPr>
          <w:rFonts w:ascii="Courier New" w:eastAsia="SimSun" w:hAnsi="Courier New" w:cs="Courier New"/>
          <w:color w:val="000000"/>
          <w:kern w:val="0"/>
          <w:sz w:val="18"/>
          <w:szCs w:val="18"/>
        </w:rPr>
        <w:t xml:space="preserve"> </w:t>
      </w:r>
      <w:r w:rsidRPr="00875E1F">
        <w:rPr>
          <w:rFonts w:ascii="Courier" w:eastAsia="SimSun" w:hAnsi="Courier" w:cs="Courier New"/>
          <w:color w:val="0000FF"/>
          <w:kern w:val="0"/>
          <w:sz w:val="18"/>
          <w:szCs w:val="18"/>
        </w:rPr>
        <w:t>static</w:t>
      </w:r>
      <w:r w:rsidRPr="00875E1F">
        <w:rPr>
          <w:rFonts w:ascii="Courier New" w:eastAsia="SimSun" w:hAnsi="Courier New" w:cs="Courier New"/>
          <w:color w:val="000000"/>
          <w:kern w:val="0"/>
          <w:sz w:val="18"/>
          <w:szCs w:val="18"/>
        </w:rPr>
        <w:t xml:space="preserve"> </w:t>
      </w:r>
      <w:r w:rsidRPr="00875E1F">
        <w:rPr>
          <w:rFonts w:ascii="Courier" w:eastAsia="SimSun" w:hAnsi="Courier" w:cs="Courier New"/>
          <w:color w:val="0000FF"/>
          <w:kern w:val="0"/>
          <w:sz w:val="18"/>
          <w:szCs w:val="18"/>
        </w:rPr>
        <w:t>void</w:t>
      </w:r>
      <w:r w:rsidRPr="00875E1F">
        <w:rPr>
          <w:rFonts w:ascii="Courier New" w:eastAsia="SimSun" w:hAnsi="Courier New" w:cs="Courier New"/>
          <w:color w:val="000000"/>
          <w:kern w:val="0"/>
          <w:sz w:val="18"/>
          <w:szCs w:val="18"/>
        </w:rPr>
        <w:t xml:space="preserve"> main (String[] args)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String foo = args[</w:t>
      </w:r>
      <w:r w:rsidRPr="00875E1F">
        <w:rPr>
          <w:rFonts w:ascii="Courier" w:eastAsia="SimSun" w:hAnsi="Courier" w:cs="Courier New"/>
          <w:color w:val="000000"/>
          <w:kern w:val="0"/>
          <w:sz w:val="18"/>
          <w:szCs w:val="18"/>
        </w:rPr>
        <w:t>1</w:t>
      </w:r>
      <w:r w:rsidRPr="00875E1F">
        <w:rPr>
          <w:rFonts w:ascii="Courier New" w:eastAsia="SimSun" w:hAnsi="Courier New" w:cs="Courier New"/>
          <w:color w:val="000000"/>
          <w:kern w:val="0"/>
          <w:sz w:val="18"/>
          <w:szCs w:val="18"/>
        </w:rPr>
        <w:t xml:space="preserve">];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String bar = args[</w:t>
      </w:r>
      <w:r w:rsidRPr="00875E1F">
        <w:rPr>
          <w:rFonts w:ascii="Courier" w:eastAsia="SimSun" w:hAnsi="Courier" w:cs="Courier New"/>
          <w:color w:val="000000"/>
          <w:kern w:val="0"/>
          <w:sz w:val="18"/>
          <w:szCs w:val="18"/>
        </w:rPr>
        <w:t>2</w:t>
      </w:r>
      <w:r w:rsidRPr="00875E1F">
        <w:rPr>
          <w:rFonts w:ascii="Courier New" w:eastAsia="SimSun" w:hAnsi="Courier New" w:cs="Courier New"/>
          <w:color w:val="000000"/>
          <w:kern w:val="0"/>
          <w:sz w:val="18"/>
          <w:szCs w:val="18"/>
        </w:rPr>
        <w:t xml:space="preserve">];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String baz = args[</w:t>
      </w:r>
      <w:r w:rsidRPr="00875E1F">
        <w:rPr>
          <w:rFonts w:ascii="Courier" w:eastAsia="SimSun" w:hAnsi="Courier" w:cs="Courier New"/>
          <w:color w:val="000000"/>
          <w:kern w:val="0"/>
          <w:sz w:val="18"/>
          <w:szCs w:val="18"/>
        </w:rPr>
        <w:t>3</w:t>
      </w:r>
      <w:r w:rsidRPr="00875E1F">
        <w:rPr>
          <w:rFonts w:ascii="Courier New" w:eastAsia="SimSun" w:hAnsi="Courier New" w:cs="Courier New"/>
          <w:color w:val="000000"/>
          <w:kern w:val="0"/>
          <w:sz w:val="18"/>
          <w:szCs w:val="18"/>
        </w:rPr>
        <w:t xml:space="preserve">];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System.out.println(</w:t>
      </w:r>
      <w:r w:rsidRPr="00875E1F">
        <w:rPr>
          <w:rFonts w:ascii="Courier" w:eastAsia="SimSun" w:hAnsi="Courier" w:cs="Courier New"/>
          <w:color w:val="EE3B3B"/>
          <w:kern w:val="0"/>
          <w:sz w:val="18"/>
          <w:szCs w:val="18"/>
        </w:rPr>
        <w:t>"baz = "</w:t>
      </w:r>
      <w:r w:rsidRPr="00875E1F">
        <w:rPr>
          <w:rFonts w:ascii="Courier New" w:eastAsia="SimSun" w:hAnsi="Courier New" w:cs="Courier New"/>
          <w:color w:val="000000"/>
          <w:kern w:val="0"/>
          <w:sz w:val="18"/>
          <w:szCs w:val="18"/>
        </w:rPr>
        <w:t xml:space="preserve"> + baz); </w:t>
      </w:r>
      <w:r w:rsidRPr="00875E1F">
        <w:rPr>
          <w:rFonts w:ascii="Courier" w:eastAsia="SimSun" w:hAnsi="Courier" w:cs="Courier New"/>
          <w:color w:val="009900"/>
          <w:kern w:val="0"/>
          <w:sz w:val="18"/>
          <w:szCs w:val="18"/>
        </w:rPr>
        <w:t>/* Line 8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75E1F">
        <w:rPr>
          <w:rFonts w:ascii="Courier New" w:eastAsia="SimSun" w:hAnsi="Courier New" w:cs="Courier New"/>
          <w:color w:val="000000"/>
          <w:kern w:val="0"/>
          <w:sz w:val="18"/>
          <w:szCs w:val="18"/>
        </w:rPr>
        <w:t xml:space="preserve">    } </w:t>
      </w:r>
    </w:p>
    <w:p w:rsidR="00875E1F" w:rsidRPr="00875E1F" w:rsidRDefault="00875E1F"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875E1F">
        <w:rPr>
          <w:rFonts w:ascii="Courier New" w:eastAsia="SimSun" w:hAnsi="Courier New" w:cs="Courier New"/>
          <w:color w:val="000000"/>
          <w:kern w:val="0"/>
          <w:sz w:val="18"/>
          <w:szCs w:val="18"/>
        </w:rPr>
        <w:t>}</w:t>
      </w:r>
    </w:p>
    <w:p w:rsidR="00875E1F" w:rsidRPr="00875E1F" w:rsidRDefault="00875E1F"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875E1F">
        <w:rPr>
          <w:rFonts w:ascii="Verdana" w:eastAsia="SimSun" w:hAnsi="Verdana" w:cs="SimSun"/>
          <w:color w:val="000000"/>
          <w:kern w:val="0"/>
          <w:sz w:val="18"/>
          <w:szCs w:val="18"/>
        </w:rPr>
        <w:t>When running the program you entered 3 arguments "red", "green" and "blue". When dealing with arrays in java you must remember ALL ARRAYS IN JAVA ARE ZERO BASED therefore </w:t>
      </w:r>
      <w:r w:rsidRPr="00875E1F">
        <w:rPr>
          <w:rFonts w:ascii="Courier New" w:eastAsia="SimSun" w:hAnsi="Courier New" w:cs="Courier New"/>
          <w:color w:val="DD0000"/>
          <w:kern w:val="0"/>
          <w:sz w:val="20"/>
          <w:szCs w:val="20"/>
        </w:rPr>
        <w:t>args[0]</w:t>
      </w:r>
      <w:r w:rsidRPr="00875E1F">
        <w:rPr>
          <w:rFonts w:ascii="Verdana" w:eastAsia="SimSun" w:hAnsi="Verdana" w:cs="SimSun"/>
          <w:color w:val="000000"/>
          <w:kern w:val="0"/>
          <w:sz w:val="18"/>
          <w:szCs w:val="18"/>
        </w:rPr>
        <w:t> becomes "red", </w:t>
      </w:r>
      <w:r w:rsidRPr="00875E1F">
        <w:rPr>
          <w:rFonts w:ascii="Courier New" w:eastAsia="SimSun" w:hAnsi="Courier New" w:cs="Courier New"/>
          <w:color w:val="DD0000"/>
          <w:kern w:val="0"/>
          <w:sz w:val="20"/>
          <w:szCs w:val="20"/>
        </w:rPr>
        <w:t>args[1]</w:t>
      </w:r>
      <w:r w:rsidRPr="00875E1F">
        <w:rPr>
          <w:rFonts w:ascii="Verdana" w:eastAsia="SimSun" w:hAnsi="Verdana" w:cs="SimSun"/>
          <w:color w:val="000000"/>
          <w:kern w:val="0"/>
          <w:sz w:val="18"/>
          <w:szCs w:val="18"/>
        </w:rPr>
        <w:t> becomes "green" and </w:t>
      </w:r>
      <w:r w:rsidRPr="00875E1F">
        <w:rPr>
          <w:rFonts w:ascii="Courier New" w:eastAsia="SimSun" w:hAnsi="Courier New" w:cs="Courier New"/>
          <w:color w:val="DD0000"/>
          <w:kern w:val="0"/>
          <w:sz w:val="20"/>
          <w:szCs w:val="20"/>
        </w:rPr>
        <w:t>args[2]</w:t>
      </w:r>
      <w:r w:rsidRPr="00875E1F">
        <w:rPr>
          <w:rFonts w:ascii="Verdana" w:eastAsia="SimSun" w:hAnsi="Verdana" w:cs="SimSun"/>
          <w:color w:val="000000"/>
          <w:kern w:val="0"/>
          <w:sz w:val="18"/>
          <w:szCs w:val="18"/>
        </w:rPr>
        <w:t> becomes "blue".</w:t>
      </w:r>
    </w:p>
    <w:p w:rsidR="00875E1F" w:rsidRPr="00875E1F" w:rsidRDefault="00875E1F"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875E1F">
        <w:rPr>
          <w:rFonts w:ascii="Verdana" w:eastAsia="SimSun" w:hAnsi="Verdana" w:cs="SimSun"/>
          <w:color w:val="000000"/>
          <w:kern w:val="0"/>
          <w:sz w:val="18"/>
          <w:szCs w:val="18"/>
        </w:rPr>
        <w:t>When the program entcounters line 8 above at runtime it looks for </w:t>
      </w:r>
      <w:r w:rsidRPr="00875E1F">
        <w:rPr>
          <w:rFonts w:ascii="Courier New" w:eastAsia="SimSun" w:hAnsi="Courier New" w:cs="Courier New"/>
          <w:color w:val="DD0000"/>
          <w:kern w:val="0"/>
          <w:sz w:val="20"/>
          <w:szCs w:val="20"/>
        </w:rPr>
        <w:t>args[3]</w:t>
      </w:r>
      <w:r w:rsidRPr="00875E1F">
        <w:rPr>
          <w:rFonts w:ascii="Verdana" w:eastAsia="SimSun" w:hAnsi="Verdana" w:cs="SimSun"/>
          <w:color w:val="000000"/>
          <w:kern w:val="0"/>
          <w:sz w:val="18"/>
          <w:szCs w:val="18"/>
        </w:rPr>
        <w:t> which has never been created therefore you get an</w:t>
      </w:r>
    </w:p>
    <w:p w:rsidR="00875E1F" w:rsidRPr="00875E1F" w:rsidRDefault="00875E1F"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875E1F">
        <w:rPr>
          <w:rFonts w:ascii="Courier New" w:eastAsia="SimSun" w:hAnsi="Courier New" w:cs="Courier New"/>
          <w:color w:val="DD0000"/>
          <w:kern w:val="0"/>
          <w:sz w:val="20"/>
          <w:szCs w:val="20"/>
        </w:rPr>
        <w:t>ArrayIndexOutOfBoundsException</w:t>
      </w:r>
      <w:r w:rsidRPr="00875E1F">
        <w:rPr>
          <w:rFonts w:ascii="Verdana" w:eastAsia="SimSun" w:hAnsi="Verdana" w:cs="SimSun"/>
          <w:color w:val="000000"/>
          <w:kern w:val="0"/>
          <w:sz w:val="18"/>
          <w:szCs w:val="18"/>
        </w:rPr>
        <w:t> at runtime.</w:t>
      </w:r>
    </w:p>
    <w:p w:rsidR="00F91EF2" w:rsidRPr="00B304CD" w:rsidRDefault="00BA47EA" w:rsidP="008315F6">
      <w:pPr>
        <w:widowControl/>
        <w:shd w:val="clear" w:color="auto" w:fill="FFFFFF"/>
        <w:spacing w:before="100" w:beforeAutospacing="1" w:after="100" w:afterAutospacing="1" w:line="255" w:lineRule="atLeast"/>
        <w:ind w:leftChars="300" w:left="630"/>
        <w:jc w:val="left"/>
        <w:rPr>
          <w:rFonts w:ascii="Verdana" w:hAnsi="Verdana"/>
          <w:b/>
          <w:color w:val="000000"/>
          <w:sz w:val="18"/>
          <w:szCs w:val="18"/>
          <w:shd w:val="clear" w:color="auto" w:fill="FFFFFF"/>
        </w:rPr>
      </w:pPr>
      <w:hyperlink r:id="rId50" w:history="1">
        <w:r w:rsidR="00563304" w:rsidRPr="00D6434D">
          <w:rPr>
            <w:rStyle w:val="Hyperlink"/>
            <w:rFonts w:ascii="Verdana" w:hAnsi="Verdana"/>
            <w:b/>
            <w:sz w:val="18"/>
            <w:szCs w:val="18"/>
            <w:shd w:val="clear" w:color="auto" w:fill="FFFFFF"/>
          </w:rPr>
          <w:t>http://www.indiabix.com/online-test/java-programming-test/65</w:t>
        </w:r>
      </w:hyperlink>
    </w:p>
    <w:p w:rsidR="00DA04CE" w:rsidRPr="0045287F" w:rsidRDefault="009110D9" w:rsidP="008315F6">
      <w:pPr>
        <w:pStyle w:val="Heading1"/>
        <w:numPr>
          <w:ilvl w:val="0"/>
          <w:numId w:val="13"/>
        </w:numPr>
        <w:shd w:val="clear" w:color="auto" w:fill="FFFFFF"/>
        <w:spacing w:before="0" w:beforeAutospacing="0" w:after="0" w:afterAutospacing="0" w:line="375" w:lineRule="atLeast"/>
        <w:ind w:leftChars="300" w:left="990"/>
        <w:rPr>
          <w:rFonts w:asciiTheme="minorHAnsi" w:hAnsiTheme="minorHAnsi" w:cs="Arial"/>
          <w:color w:val="FF0000"/>
          <w:sz w:val="28"/>
          <w:szCs w:val="28"/>
        </w:rPr>
      </w:pPr>
      <w:r w:rsidRPr="0045287F">
        <w:rPr>
          <w:rFonts w:asciiTheme="minorHAnsi" w:hAnsiTheme="minorHAnsi" w:cs="Arial" w:hint="eastAsia"/>
          <w:color w:val="FF0000"/>
          <w:sz w:val="28"/>
          <w:szCs w:val="28"/>
        </w:rPr>
        <w:t xml:space="preserve">Final </w:t>
      </w:r>
      <w:r w:rsidR="00DA04CE" w:rsidRPr="0045287F">
        <w:rPr>
          <w:rFonts w:asciiTheme="minorHAnsi" w:hAnsiTheme="minorHAnsi" w:cs="Arial" w:hint="eastAsia"/>
          <w:color w:val="FF0000"/>
          <w:sz w:val="28"/>
          <w:szCs w:val="28"/>
        </w:rPr>
        <w:t xml:space="preserve">Variable, Method, </w:t>
      </w:r>
      <w:r w:rsidRPr="0045287F">
        <w:rPr>
          <w:rFonts w:asciiTheme="minorHAnsi" w:hAnsiTheme="minorHAnsi" w:cs="Arial" w:hint="eastAsia"/>
          <w:color w:val="FF0000"/>
          <w:sz w:val="28"/>
          <w:szCs w:val="28"/>
        </w:rPr>
        <w:t>Class</w:t>
      </w:r>
    </w:p>
    <w:p w:rsidR="005C0A02" w:rsidRPr="005C0A02" w:rsidRDefault="005C0A02"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C0A02">
        <w:rPr>
          <w:rFonts w:asciiTheme="minorHAnsi" w:hAnsiTheme="minorHAnsi" w:cs="Arial"/>
          <w:b w:val="0"/>
          <w:color w:val="000000"/>
          <w:sz w:val="21"/>
          <w:szCs w:val="21"/>
        </w:rPr>
        <w:t>Final is different than finally keyword which is used on Exception handling in Java.</w:t>
      </w:r>
    </w:p>
    <w:p w:rsidR="005C0A02" w:rsidRPr="005C0A02" w:rsidRDefault="005C0A02"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C0A02">
        <w:rPr>
          <w:rFonts w:asciiTheme="minorHAnsi" w:hAnsiTheme="minorHAnsi" w:cs="Arial"/>
          <w:b w:val="0"/>
          <w:color w:val="000000"/>
          <w:sz w:val="21"/>
          <w:szCs w:val="21"/>
        </w:rPr>
        <w:lastRenderedPageBreak/>
        <w:t>Final should not be confused with finalize() method which is declared in object class and called before an object is garbage collected by JVM.</w:t>
      </w:r>
    </w:p>
    <w:p w:rsidR="00DA04CE" w:rsidRPr="002A04C6" w:rsidRDefault="005C0A02"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2A04C6">
        <w:rPr>
          <w:rFonts w:asciiTheme="minorHAnsi" w:hAnsiTheme="minorHAnsi" w:cs="Arial" w:hint="eastAsia"/>
          <w:b w:val="0"/>
          <w:color w:val="000000"/>
          <w:sz w:val="21"/>
          <w:szCs w:val="21"/>
        </w:rPr>
        <w:t xml:space="preserve"> </w:t>
      </w:r>
      <w:r w:rsidR="00DA04CE" w:rsidRPr="002A04C6">
        <w:rPr>
          <w:rFonts w:asciiTheme="minorHAnsi" w:hAnsiTheme="minorHAnsi" w:cs="Arial" w:hint="eastAsia"/>
          <w:b w:val="0"/>
          <w:color w:val="000000"/>
          <w:sz w:val="21"/>
          <w:szCs w:val="21"/>
        </w:rPr>
        <w:t>(1)</w:t>
      </w:r>
      <w:r w:rsidR="00DA04CE" w:rsidRPr="002A04C6">
        <w:rPr>
          <w:rFonts w:asciiTheme="minorHAnsi" w:hAnsiTheme="minorHAnsi" w:cs="Arial"/>
          <w:b w:val="0"/>
          <w:color w:val="000000"/>
          <w:sz w:val="21"/>
          <w:szCs w:val="21"/>
        </w:rPr>
        <w:t>What is final variable in Java?</w:t>
      </w:r>
    </w:p>
    <w:p w:rsidR="0002406D" w:rsidRPr="002A04C6" w:rsidRDefault="0002406D" w:rsidP="008315F6">
      <w:pPr>
        <w:pStyle w:val="Heading1"/>
        <w:shd w:val="clear" w:color="auto" w:fill="FFFFFF"/>
        <w:spacing w:line="375" w:lineRule="atLeast"/>
        <w:ind w:leftChars="471" w:left="989"/>
        <w:rPr>
          <w:rFonts w:asciiTheme="minorHAnsi" w:hAnsiTheme="minorHAnsi" w:cs="Arial"/>
          <w:b w:val="0"/>
          <w:color w:val="252525"/>
          <w:sz w:val="21"/>
          <w:szCs w:val="21"/>
          <w:shd w:val="clear" w:color="auto" w:fill="FFFFFF"/>
        </w:rPr>
      </w:pPr>
      <w:r w:rsidRPr="002A04C6">
        <w:rPr>
          <w:rFonts w:asciiTheme="minorHAnsi" w:hAnsiTheme="minorHAnsi" w:cs="Arial"/>
          <w:b w:val="0"/>
          <w:color w:val="FF0000"/>
          <w:sz w:val="21"/>
          <w:szCs w:val="21"/>
          <w:shd w:val="clear" w:color="auto" w:fill="FFFFFF"/>
        </w:rPr>
        <w:t>A</w:t>
      </w:r>
      <w:r w:rsidRPr="002A04C6">
        <w:rPr>
          <w:rStyle w:val="apple-converted-space"/>
          <w:rFonts w:asciiTheme="minorHAnsi" w:hAnsiTheme="minorHAnsi" w:cs="Arial"/>
          <w:b w:val="0"/>
          <w:color w:val="FF0000"/>
          <w:sz w:val="21"/>
          <w:szCs w:val="21"/>
          <w:shd w:val="clear" w:color="auto" w:fill="FFFFFF"/>
        </w:rPr>
        <w:t> </w:t>
      </w:r>
      <w:r w:rsidRPr="002A04C6">
        <w:rPr>
          <w:rFonts w:asciiTheme="minorHAnsi" w:hAnsiTheme="minorHAnsi" w:cs="Arial"/>
          <w:b w:val="0"/>
          <w:bCs w:val="0"/>
          <w:color w:val="FF0000"/>
          <w:sz w:val="21"/>
          <w:szCs w:val="21"/>
          <w:shd w:val="clear" w:color="auto" w:fill="FFFFFF"/>
        </w:rPr>
        <w:t>final</w:t>
      </w:r>
      <w:r w:rsidRPr="002A04C6">
        <w:rPr>
          <w:rStyle w:val="apple-converted-space"/>
          <w:rFonts w:asciiTheme="minorHAnsi" w:hAnsiTheme="minorHAnsi" w:cs="Arial"/>
          <w:b w:val="0"/>
          <w:bCs w:val="0"/>
          <w:color w:val="FF0000"/>
          <w:sz w:val="21"/>
          <w:szCs w:val="21"/>
          <w:shd w:val="clear" w:color="auto" w:fill="FFFFFF"/>
        </w:rPr>
        <w:t> </w:t>
      </w:r>
      <w:hyperlink r:id="rId51" w:tooltip="Variable (programming)" w:history="1">
        <w:r w:rsidRPr="002A04C6">
          <w:rPr>
            <w:rStyle w:val="Hyperlink"/>
            <w:rFonts w:asciiTheme="minorHAnsi" w:hAnsiTheme="minorHAnsi" w:cs="Arial"/>
            <w:b w:val="0"/>
            <w:bCs w:val="0"/>
            <w:color w:val="FF0000"/>
            <w:sz w:val="21"/>
            <w:szCs w:val="21"/>
            <w:shd w:val="clear" w:color="auto" w:fill="FFFFFF"/>
          </w:rPr>
          <w:t>variable</w:t>
        </w:r>
      </w:hyperlink>
      <w:r w:rsidRPr="002A04C6">
        <w:rPr>
          <w:rStyle w:val="apple-converted-space"/>
          <w:rFonts w:asciiTheme="minorHAnsi" w:hAnsiTheme="minorHAnsi" w:cs="Arial"/>
          <w:b w:val="0"/>
          <w:color w:val="FF0000"/>
          <w:sz w:val="21"/>
          <w:szCs w:val="21"/>
          <w:shd w:val="clear" w:color="auto" w:fill="FFFFFF"/>
        </w:rPr>
        <w:t> </w:t>
      </w:r>
      <w:r w:rsidRPr="002A04C6">
        <w:rPr>
          <w:rFonts w:asciiTheme="minorHAnsi" w:hAnsiTheme="minorHAnsi" w:cs="Arial"/>
          <w:b w:val="0"/>
          <w:color w:val="FF0000"/>
          <w:sz w:val="21"/>
          <w:szCs w:val="21"/>
          <w:shd w:val="clear" w:color="auto" w:fill="FFFFFF"/>
        </w:rPr>
        <w:t xml:space="preserve">can only be initialized once, either via an initializer or an assignment statement. </w:t>
      </w:r>
      <w:r w:rsidRPr="002A04C6">
        <w:rPr>
          <w:rFonts w:asciiTheme="minorHAnsi" w:hAnsiTheme="minorHAnsi" w:cs="Arial"/>
          <w:b w:val="0"/>
          <w:color w:val="252525"/>
          <w:sz w:val="21"/>
          <w:szCs w:val="21"/>
          <w:shd w:val="clear" w:color="auto" w:fill="FFFFFF"/>
        </w:rPr>
        <w:t>It does not need to be initialized at the point of declaration: this is called a "blank final" variable. A blank final instance variable of a class must be definitely assigned in every constructor of the class in which it is declared; similarly, a blank final static variable must be definitely assigned in a static initializer of the class in which it is declared; otherwise, a compile-time error occurs in both cases.</w:t>
      </w:r>
      <w:hyperlink r:id="rId52" w:anchor="cite_note-5" w:history="1">
        <w:r w:rsidRPr="002A04C6">
          <w:rPr>
            <w:rStyle w:val="Hyperlink"/>
            <w:rFonts w:asciiTheme="minorHAnsi" w:hAnsiTheme="minorHAnsi" w:cs="Arial"/>
            <w:b w:val="0"/>
            <w:color w:val="0B0080"/>
            <w:sz w:val="21"/>
            <w:szCs w:val="21"/>
            <w:shd w:val="clear" w:color="auto" w:fill="FFFFFF"/>
            <w:vertAlign w:val="superscript"/>
          </w:rPr>
          <w:t>[5]</w:t>
        </w:r>
      </w:hyperlink>
      <w:r w:rsidRPr="002A04C6">
        <w:rPr>
          <w:rStyle w:val="apple-converted-space"/>
          <w:rFonts w:asciiTheme="minorHAnsi" w:hAnsiTheme="minorHAnsi" w:cs="Arial"/>
          <w:b w:val="0"/>
          <w:color w:val="252525"/>
          <w:sz w:val="21"/>
          <w:szCs w:val="21"/>
          <w:shd w:val="clear" w:color="auto" w:fill="FFFFFF"/>
        </w:rPr>
        <w:t> </w:t>
      </w:r>
      <w:r w:rsidRPr="002A04C6">
        <w:rPr>
          <w:rFonts w:asciiTheme="minorHAnsi" w:hAnsiTheme="minorHAnsi" w:cs="Arial"/>
          <w:b w:val="0"/>
          <w:color w:val="252525"/>
          <w:sz w:val="21"/>
          <w:szCs w:val="21"/>
          <w:shd w:val="clear" w:color="auto" w:fill="FFFFFF"/>
        </w:rPr>
        <w:t>(Note: If the variable is a reference, this means that the variable cannot be re-bound to reference another object. But the object that it references is still</w:t>
      </w:r>
      <w:r w:rsidRPr="002A04C6">
        <w:rPr>
          <w:rStyle w:val="apple-converted-space"/>
          <w:rFonts w:asciiTheme="minorHAnsi" w:hAnsiTheme="minorHAnsi" w:cs="Arial"/>
          <w:b w:val="0"/>
          <w:color w:val="252525"/>
          <w:sz w:val="21"/>
          <w:szCs w:val="21"/>
          <w:shd w:val="clear" w:color="auto" w:fill="FFFFFF"/>
        </w:rPr>
        <w:t> </w:t>
      </w:r>
      <w:hyperlink r:id="rId53" w:tooltip="Mutable object" w:history="1">
        <w:r w:rsidRPr="002A04C6">
          <w:rPr>
            <w:rStyle w:val="Hyperlink"/>
            <w:rFonts w:asciiTheme="minorHAnsi" w:hAnsiTheme="minorHAnsi" w:cs="Arial"/>
            <w:b w:val="0"/>
            <w:color w:val="0B0080"/>
            <w:sz w:val="21"/>
            <w:szCs w:val="21"/>
            <w:shd w:val="clear" w:color="auto" w:fill="FFFFFF"/>
          </w:rPr>
          <w:t>mutable</w:t>
        </w:r>
      </w:hyperlink>
      <w:r w:rsidRPr="002A04C6">
        <w:rPr>
          <w:rFonts w:asciiTheme="minorHAnsi" w:hAnsiTheme="minorHAnsi" w:cs="Arial"/>
          <w:b w:val="0"/>
          <w:color w:val="252525"/>
          <w:sz w:val="21"/>
          <w:szCs w:val="21"/>
          <w:shd w:val="clear" w:color="auto" w:fill="FFFFFF"/>
        </w:rPr>
        <w:t>, if it was originally mutable.)</w:t>
      </w:r>
    </w:p>
    <w:p w:rsidR="0002406D" w:rsidRPr="002A04C6" w:rsidRDefault="00BA47EA" w:rsidP="008315F6">
      <w:pPr>
        <w:pStyle w:val="Heading1"/>
        <w:shd w:val="clear" w:color="auto" w:fill="FFFFFF"/>
        <w:spacing w:line="375" w:lineRule="atLeast"/>
        <w:ind w:leftChars="471" w:left="989"/>
        <w:rPr>
          <w:rFonts w:asciiTheme="minorHAnsi" w:hAnsiTheme="minorHAnsi" w:cs="Arial"/>
          <w:b w:val="0"/>
          <w:color w:val="000000"/>
          <w:sz w:val="21"/>
          <w:szCs w:val="21"/>
        </w:rPr>
      </w:pPr>
      <w:hyperlink r:id="rId54" w:history="1">
        <w:r w:rsidR="0002406D" w:rsidRPr="002A04C6">
          <w:rPr>
            <w:rStyle w:val="Hyperlink"/>
            <w:rFonts w:asciiTheme="minorHAnsi" w:hAnsiTheme="minorHAnsi" w:cs="Arial"/>
            <w:b w:val="0"/>
            <w:sz w:val="21"/>
            <w:szCs w:val="21"/>
          </w:rPr>
          <w:t>http://en.wikipedia.org/wiki/Final_(Java)</w:t>
        </w:r>
      </w:hyperlink>
    </w:p>
    <w:p w:rsidR="00DA04CE" w:rsidRPr="00DA04CE" w:rsidRDefault="00DA04CE" w:rsidP="008315F6">
      <w:pPr>
        <w:pStyle w:val="Heading1"/>
        <w:shd w:val="clear" w:color="auto" w:fill="FFFFFF"/>
        <w:spacing w:line="375" w:lineRule="atLeast"/>
        <w:ind w:leftChars="300" w:left="630"/>
        <w:rPr>
          <w:rFonts w:asciiTheme="minorHAnsi" w:hAnsiTheme="minorHAnsi" w:cs="Arial"/>
          <w:b w:val="0"/>
          <w:color w:val="000000"/>
          <w:sz w:val="21"/>
          <w:szCs w:val="21"/>
        </w:rPr>
      </w:pPr>
      <w:r w:rsidRPr="00DA04CE">
        <w:rPr>
          <w:rFonts w:asciiTheme="minorHAnsi" w:hAnsiTheme="minorHAnsi" w:cs="Arial"/>
          <w:b w:val="0"/>
          <w:color w:val="000000"/>
          <w:sz w:val="21"/>
          <w:szCs w:val="21"/>
        </w:rPr>
        <w:t>Any variable either member variable or local variable (declared inside method or block) modified by final keyword is called final variable. Final variables are often declare with static keyword in java and treated as constant. Here is an ex</w:t>
      </w:r>
      <w:r>
        <w:rPr>
          <w:rFonts w:asciiTheme="minorHAnsi" w:hAnsiTheme="minorHAnsi" w:cs="Arial"/>
          <w:b w:val="0"/>
          <w:color w:val="000000"/>
          <w:sz w:val="21"/>
          <w:szCs w:val="21"/>
        </w:rPr>
        <w:t>ample of final variable in Java</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public static final String LOAN = "loan";</w:t>
      </w:r>
    </w:p>
    <w:p w:rsid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LOAN = new String("loan") //invalid compilation error</w:t>
      </w:r>
    </w:p>
    <w:p w:rsidR="00DA04CE" w:rsidRPr="00075B2D" w:rsidRDefault="00DA04CE" w:rsidP="008315F6">
      <w:pPr>
        <w:pStyle w:val="Heading1"/>
        <w:shd w:val="clear" w:color="auto" w:fill="FFFFFF"/>
        <w:spacing w:line="375" w:lineRule="atLeast"/>
        <w:ind w:leftChars="471" w:left="989"/>
        <w:rPr>
          <w:rFonts w:asciiTheme="minorHAnsi" w:hAnsiTheme="minorHAnsi" w:cs="Arial"/>
          <w:color w:val="000000"/>
          <w:sz w:val="21"/>
          <w:szCs w:val="21"/>
        </w:rPr>
      </w:pPr>
      <w:r w:rsidRPr="00075B2D">
        <w:rPr>
          <w:rFonts w:asciiTheme="minorHAnsi" w:hAnsiTheme="minorHAnsi" w:cs="Arial" w:hint="eastAsia"/>
          <w:color w:val="000000"/>
          <w:sz w:val="21"/>
          <w:szCs w:val="21"/>
        </w:rPr>
        <w:t>(2)</w:t>
      </w:r>
      <w:r w:rsidRPr="00075B2D">
        <w:rPr>
          <w:rFonts w:asciiTheme="minorHAnsi" w:hAnsiTheme="minorHAnsi" w:cs="Arial"/>
          <w:color w:val="000000"/>
          <w:sz w:val="21"/>
          <w:szCs w:val="21"/>
        </w:rPr>
        <w:t>What is final method in Java</w:t>
      </w:r>
    </w:p>
    <w:p w:rsidR="00532E87" w:rsidRPr="00075B2D" w:rsidRDefault="00532E87" w:rsidP="008315F6">
      <w:pPr>
        <w:pStyle w:val="Heading1"/>
        <w:shd w:val="clear" w:color="auto" w:fill="FFFFFF"/>
        <w:spacing w:line="375" w:lineRule="atLeast"/>
        <w:ind w:leftChars="471" w:left="989"/>
        <w:rPr>
          <w:rFonts w:asciiTheme="minorHAnsi" w:hAnsiTheme="minorHAnsi" w:cs="Arial"/>
          <w:b w:val="0"/>
          <w:color w:val="FF0000"/>
          <w:sz w:val="21"/>
          <w:szCs w:val="21"/>
        </w:rPr>
      </w:pPr>
      <w:r w:rsidRPr="00075B2D">
        <w:rPr>
          <w:rFonts w:asciiTheme="minorHAnsi" w:hAnsiTheme="minorHAnsi" w:cs="Arial"/>
          <w:b w:val="0"/>
          <w:color w:val="FF0000"/>
          <w:sz w:val="21"/>
          <w:szCs w:val="21"/>
        </w:rPr>
        <w:t>Final methods are bonded during compile time also called static binding.</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Final keyword in java can also be applied to methods.</w:t>
      </w:r>
      <w:r w:rsidRPr="00075B2D">
        <w:rPr>
          <w:rFonts w:asciiTheme="minorHAnsi" w:hAnsiTheme="minorHAnsi" w:cs="Arial"/>
          <w:b w:val="0"/>
          <w:color w:val="FF0000"/>
          <w:sz w:val="21"/>
          <w:szCs w:val="21"/>
        </w:rPr>
        <w:t xml:space="preserve"> A java method with final keyword is called final method and it can not be overridden in sub-class.</w:t>
      </w:r>
      <w:r w:rsidRPr="00DA04CE">
        <w:rPr>
          <w:rFonts w:asciiTheme="minorHAnsi" w:hAnsiTheme="minorHAnsi" w:cs="Arial"/>
          <w:b w:val="0"/>
          <w:color w:val="000000"/>
          <w:sz w:val="21"/>
          <w:szCs w:val="21"/>
        </w:rPr>
        <w:t xml:space="preserve"> You should make a method final in java if you think it’s complete and its behavior should remain constant in sub-classes. Final methods are faster than non-final methods because they are not required to be resolved during run-time and they are bonded on compile time. Here is an e</w:t>
      </w:r>
      <w:r>
        <w:rPr>
          <w:rFonts w:asciiTheme="minorHAnsi" w:hAnsiTheme="minorHAnsi" w:cs="Arial"/>
          <w:b w:val="0"/>
          <w:color w:val="000000"/>
          <w:sz w:val="21"/>
          <w:szCs w:val="21"/>
        </w:rPr>
        <w:t>xample of final method in Java:</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class PersonalLoan{</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 xml:space="preserve"> public final String getName(){</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lastRenderedPageBreak/>
        <w:t xml:space="preserve">     return "personal loan";</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 xml:space="preserve"> }</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class CheapPersonalLoan extends PersonalLoan{</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 xml:space="preserve">    @Override</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 xml:space="preserve">    public final String getName(){</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 xml:space="preserve">        return "cheap personal loan"; //compilation error: overridden method is final</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 xml:space="preserve">    }</w:t>
      </w:r>
    </w:p>
    <w:p w:rsidR="00DA04CE" w:rsidRPr="00DA04CE" w:rsidRDefault="00DA04CE"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DA04CE">
        <w:rPr>
          <w:rFonts w:asciiTheme="minorHAnsi" w:hAnsiTheme="minorHAnsi" w:cs="Arial"/>
          <w:b w:val="0"/>
          <w:color w:val="000000"/>
          <w:sz w:val="21"/>
          <w:szCs w:val="21"/>
        </w:rPr>
        <w:t>}</w:t>
      </w:r>
    </w:p>
    <w:p w:rsidR="00532E87" w:rsidRPr="007D793B" w:rsidRDefault="00532E87" w:rsidP="008315F6">
      <w:pPr>
        <w:pStyle w:val="Heading1"/>
        <w:shd w:val="clear" w:color="auto" w:fill="FFFFFF"/>
        <w:spacing w:line="375" w:lineRule="atLeast"/>
        <w:ind w:leftChars="471" w:left="989"/>
        <w:rPr>
          <w:rFonts w:asciiTheme="minorHAnsi" w:hAnsiTheme="minorHAnsi" w:cs="Arial"/>
          <w:color w:val="000000"/>
          <w:sz w:val="21"/>
          <w:szCs w:val="21"/>
        </w:rPr>
      </w:pPr>
      <w:r w:rsidRPr="007D793B">
        <w:rPr>
          <w:rFonts w:asciiTheme="minorHAnsi" w:hAnsiTheme="minorHAnsi" w:cs="Arial" w:hint="eastAsia"/>
          <w:color w:val="000000"/>
          <w:sz w:val="21"/>
          <w:szCs w:val="21"/>
        </w:rPr>
        <w:t>(3)</w:t>
      </w:r>
      <w:r w:rsidRPr="007D793B">
        <w:rPr>
          <w:rFonts w:asciiTheme="minorHAnsi" w:hAnsiTheme="minorHAnsi" w:cs="Arial"/>
          <w:color w:val="000000"/>
          <w:sz w:val="21"/>
          <w:szCs w:val="21"/>
        </w:rPr>
        <w:t>What is final Class in Java</w:t>
      </w:r>
    </w:p>
    <w:p w:rsidR="00532E87" w:rsidRPr="00532E87" w:rsidRDefault="00532E87"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32E87">
        <w:rPr>
          <w:rFonts w:asciiTheme="minorHAnsi" w:hAnsiTheme="minorHAnsi" w:cs="Arial"/>
          <w:b w:val="0"/>
          <w:color w:val="000000"/>
          <w:sz w:val="21"/>
          <w:szCs w:val="21"/>
        </w:rPr>
        <w:t>Java class with final modifier is called final class in Java. Final class is complete in nature and can not be sub-classed or inherited. Several classes in Java are final e.g. String, Integer and o</w:t>
      </w:r>
      <w:r w:rsidR="007D793B">
        <w:rPr>
          <w:rFonts w:asciiTheme="minorHAnsi" w:hAnsiTheme="minorHAnsi" w:cs="Arial"/>
          <w:b w:val="0"/>
          <w:color w:val="000000"/>
          <w:sz w:val="21"/>
          <w:szCs w:val="21"/>
        </w:rPr>
        <w:t>上</w:t>
      </w:r>
      <w:r w:rsidRPr="00532E87">
        <w:rPr>
          <w:rFonts w:asciiTheme="minorHAnsi" w:hAnsiTheme="minorHAnsi" w:cs="Arial"/>
          <w:b w:val="0"/>
          <w:color w:val="000000"/>
          <w:sz w:val="21"/>
          <w:szCs w:val="21"/>
        </w:rPr>
        <w:t>ther wrapper classes. Here is an example of final class in java</w:t>
      </w:r>
    </w:p>
    <w:p w:rsidR="00532E87" w:rsidRPr="00532E87" w:rsidRDefault="00532E87"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32E87">
        <w:rPr>
          <w:rFonts w:asciiTheme="minorHAnsi" w:hAnsiTheme="minorHAnsi" w:cs="Arial"/>
          <w:b w:val="0"/>
          <w:color w:val="000000"/>
          <w:sz w:val="21"/>
          <w:szCs w:val="21"/>
        </w:rPr>
        <w:t>final class PersonalLoan{</w:t>
      </w:r>
    </w:p>
    <w:p w:rsidR="00532E87" w:rsidRPr="00532E87" w:rsidRDefault="00532E87"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32E87">
        <w:rPr>
          <w:rFonts w:asciiTheme="minorHAnsi" w:hAnsiTheme="minorHAnsi" w:cs="Arial"/>
          <w:b w:val="0"/>
          <w:color w:val="000000"/>
          <w:sz w:val="21"/>
          <w:szCs w:val="21"/>
        </w:rPr>
        <w:t>}</w:t>
      </w:r>
    </w:p>
    <w:p w:rsidR="00532E87" w:rsidRPr="00532E87" w:rsidRDefault="00532E87"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32E87">
        <w:rPr>
          <w:rFonts w:asciiTheme="minorHAnsi" w:hAnsiTheme="minorHAnsi" w:cs="Arial"/>
          <w:b w:val="0"/>
          <w:color w:val="000000"/>
          <w:sz w:val="21"/>
          <w:szCs w:val="21"/>
        </w:rPr>
        <w:t>class CheapPersonalLoan extends PersonalLoan{  //compilation error: cannot inherit from final class</w:t>
      </w:r>
    </w:p>
    <w:p w:rsidR="00532E87" w:rsidRDefault="00532E87"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32E87">
        <w:rPr>
          <w:rFonts w:asciiTheme="minorHAnsi" w:hAnsiTheme="minorHAnsi" w:cs="Arial"/>
          <w:b w:val="0"/>
          <w:color w:val="000000"/>
          <w:sz w:val="21"/>
          <w:szCs w:val="21"/>
        </w:rPr>
        <w:t>}</w:t>
      </w:r>
    </w:p>
    <w:p w:rsidR="00532E87" w:rsidRPr="007D793B" w:rsidRDefault="00532E87" w:rsidP="008315F6">
      <w:pPr>
        <w:pStyle w:val="Heading1"/>
        <w:shd w:val="clear" w:color="auto" w:fill="FFFFFF"/>
        <w:spacing w:line="375" w:lineRule="atLeast"/>
        <w:ind w:leftChars="471" w:left="989"/>
        <w:rPr>
          <w:rFonts w:asciiTheme="minorHAnsi" w:hAnsiTheme="minorHAnsi" w:cs="Arial"/>
          <w:sz w:val="21"/>
          <w:szCs w:val="21"/>
        </w:rPr>
      </w:pPr>
      <w:r w:rsidRPr="007D793B">
        <w:rPr>
          <w:rFonts w:asciiTheme="minorHAnsi" w:hAnsiTheme="minorHAnsi" w:cs="Arial" w:hint="eastAsia"/>
          <w:sz w:val="21"/>
          <w:szCs w:val="21"/>
        </w:rPr>
        <w:t>(4)</w:t>
      </w:r>
      <w:r w:rsidRPr="007D793B">
        <w:rPr>
          <w:rFonts w:asciiTheme="minorHAnsi" w:hAnsiTheme="minorHAnsi" w:cs="Arial"/>
          <w:sz w:val="21"/>
          <w:szCs w:val="21"/>
        </w:rPr>
        <w:t>Final and Immutable Class in Java</w:t>
      </w:r>
    </w:p>
    <w:p w:rsidR="00532E87" w:rsidRPr="00172E71" w:rsidRDefault="00532E87" w:rsidP="008315F6">
      <w:pPr>
        <w:pStyle w:val="Heading1"/>
        <w:shd w:val="clear" w:color="auto" w:fill="FFFFFF"/>
        <w:spacing w:line="375" w:lineRule="atLeast"/>
        <w:ind w:leftChars="471" w:left="989"/>
        <w:rPr>
          <w:rFonts w:asciiTheme="minorHAnsi" w:hAnsiTheme="minorHAnsi" w:cs="Arial"/>
          <w:b w:val="0"/>
          <w:color w:val="FF0000"/>
          <w:sz w:val="21"/>
          <w:szCs w:val="21"/>
        </w:rPr>
      </w:pPr>
      <w:r w:rsidRPr="00532E87">
        <w:rPr>
          <w:rFonts w:asciiTheme="minorHAnsi" w:hAnsiTheme="minorHAnsi" w:cs="Arial"/>
          <w:b w:val="0"/>
          <w:color w:val="000000"/>
          <w:sz w:val="21"/>
          <w:szCs w:val="21"/>
        </w:rPr>
        <w:t>Final keyword helps to write immutable class. Immutable classes are the one which can not be modified once it gets created and String is primary example of immutable and final class which I have discussed in detail on Why String is final or immutable in Java.</w:t>
      </w:r>
      <w:r w:rsidRPr="00172E71">
        <w:rPr>
          <w:rFonts w:asciiTheme="minorHAnsi" w:hAnsiTheme="minorHAnsi" w:cs="Arial"/>
          <w:b w:val="0"/>
          <w:color w:val="FF0000"/>
          <w:sz w:val="21"/>
          <w:szCs w:val="21"/>
        </w:rPr>
        <w:t xml:space="preserve"> Immutable classes offer several benefits one of them is that they are effectively </w:t>
      </w:r>
      <w:r w:rsidRPr="00172E71">
        <w:rPr>
          <w:rFonts w:asciiTheme="minorHAnsi" w:hAnsiTheme="minorHAnsi" w:cs="Arial"/>
          <w:b w:val="0"/>
          <w:color w:val="FF0000"/>
          <w:sz w:val="21"/>
          <w:szCs w:val="21"/>
        </w:rPr>
        <w:lastRenderedPageBreak/>
        <w:t>read-only and can be safely shared in between multiple threads without any synchronization overhead.</w:t>
      </w:r>
    </w:p>
    <w:p w:rsidR="00532E87" w:rsidRPr="00532E87" w:rsidRDefault="00BA47EA" w:rsidP="008315F6">
      <w:pPr>
        <w:pStyle w:val="Heading1"/>
        <w:shd w:val="clear" w:color="auto" w:fill="FFFFFF"/>
        <w:spacing w:line="375" w:lineRule="atLeast"/>
        <w:ind w:leftChars="471" w:left="989"/>
        <w:rPr>
          <w:rFonts w:asciiTheme="minorHAnsi" w:hAnsiTheme="minorHAnsi" w:cs="Arial"/>
          <w:b w:val="0"/>
          <w:color w:val="000000"/>
          <w:sz w:val="21"/>
          <w:szCs w:val="21"/>
        </w:rPr>
      </w:pPr>
      <w:hyperlink r:id="rId55" w:history="1">
        <w:r w:rsidR="00532E87" w:rsidRPr="00756BE7">
          <w:rPr>
            <w:rStyle w:val="Hyperlink"/>
            <w:rFonts w:asciiTheme="minorHAnsi" w:hAnsiTheme="minorHAnsi" w:cs="Arial"/>
            <w:b w:val="0"/>
            <w:sz w:val="21"/>
            <w:szCs w:val="21"/>
          </w:rPr>
          <w:t>http://javarevisited.blogspot.com/2011/12/final-variable-method-class-java.html</w:t>
        </w:r>
      </w:hyperlink>
    </w:p>
    <w:p w:rsidR="009110D9" w:rsidRDefault="00C941CF" w:rsidP="008315F6">
      <w:pPr>
        <w:pStyle w:val="Heading1"/>
        <w:numPr>
          <w:ilvl w:val="0"/>
          <w:numId w:val="13"/>
        </w:numPr>
        <w:shd w:val="clear" w:color="auto" w:fill="FFFFFF"/>
        <w:spacing w:before="0" w:beforeAutospacing="0" w:after="0" w:afterAutospacing="0" w:line="375" w:lineRule="atLeast"/>
        <w:ind w:leftChars="300" w:left="990"/>
        <w:rPr>
          <w:rFonts w:asciiTheme="minorHAnsi" w:hAnsiTheme="minorHAnsi" w:cs="Arial"/>
          <w:color w:val="000000"/>
          <w:sz w:val="21"/>
          <w:szCs w:val="21"/>
        </w:rPr>
      </w:pPr>
      <w:r>
        <w:rPr>
          <w:rFonts w:asciiTheme="minorHAnsi" w:hAnsiTheme="minorHAnsi" w:cs="Arial" w:hint="eastAsia"/>
          <w:color w:val="000000"/>
          <w:sz w:val="21"/>
          <w:szCs w:val="21"/>
        </w:rPr>
        <w:t>Finally Block</w:t>
      </w:r>
    </w:p>
    <w:p w:rsidR="00C941CF" w:rsidRDefault="00C941CF"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C941CF">
        <w:rPr>
          <w:rFonts w:asciiTheme="minorHAnsi" w:hAnsiTheme="minorHAnsi" w:cs="Arial"/>
          <w:b w:val="0"/>
          <w:color w:val="000000"/>
          <w:sz w:val="21"/>
          <w:szCs w:val="21"/>
        </w:rPr>
        <w:t xml:space="preserve">The finally block, if used, is placed after a try block and the catch blocks that follow it. The finally block contains code that will be run whether or not an exception is thrown in a try block. </w:t>
      </w:r>
      <w:r>
        <w:rPr>
          <w:rFonts w:asciiTheme="minorHAnsi" w:hAnsiTheme="minorHAnsi" w:cs="Arial" w:hint="eastAsia"/>
          <w:b w:val="0"/>
          <w:color w:val="000000"/>
          <w:sz w:val="21"/>
          <w:szCs w:val="21"/>
        </w:rPr>
        <w:t>(</w:t>
      </w:r>
      <w:r w:rsidR="005D7E63" w:rsidRPr="005D7E63">
        <w:rPr>
          <w:rFonts w:asciiTheme="minorHAnsi" w:hAnsiTheme="minorHAnsi" w:cs="Arial"/>
          <w:b w:val="0"/>
          <w:color w:val="000000"/>
          <w:sz w:val="21"/>
          <w:szCs w:val="21"/>
        </w:rPr>
        <w:t xml:space="preserve">remember that </w:t>
      </w:r>
      <w:r w:rsidR="005D7E63">
        <w:rPr>
          <w:rFonts w:asciiTheme="minorHAnsi" w:hAnsiTheme="minorHAnsi" w:cs="Arial"/>
          <w:b w:val="0"/>
          <w:color w:val="000000"/>
          <w:sz w:val="21"/>
          <w:szCs w:val="21"/>
        </w:rPr>
        <w:t xml:space="preserve">the code in the finally block </w:t>
      </w:r>
      <w:r w:rsidR="005D7E63" w:rsidRPr="005D7E63">
        <w:rPr>
          <w:rFonts w:asciiTheme="minorHAnsi" w:hAnsiTheme="minorHAnsi" w:cs="Arial"/>
          <w:b w:val="0"/>
          <w:color w:val="000000"/>
          <w:sz w:val="21"/>
          <w:szCs w:val="21"/>
        </w:rPr>
        <w:t>will</w:t>
      </w:r>
      <w:r w:rsidR="005D7E63">
        <w:rPr>
          <w:rFonts w:asciiTheme="minorHAnsi" w:hAnsiTheme="minorHAnsi" w:cs="Arial" w:hint="eastAsia"/>
          <w:b w:val="0"/>
          <w:color w:val="000000"/>
          <w:sz w:val="21"/>
          <w:szCs w:val="21"/>
        </w:rPr>
        <w:t xml:space="preserve"> </w:t>
      </w:r>
      <w:r w:rsidR="005D7E63" w:rsidRPr="005D7E63">
        <w:rPr>
          <w:rFonts w:asciiTheme="minorHAnsi" w:hAnsiTheme="minorHAnsi" w:cs="Arial"/>
          <w:b w:val="0"/>
          <w:color w:val="000000"/>
          <w:sz w:val="21"/>
          <w:szCs w:val="21"/>
        </w:rPr>
        <w:t>still be exec</w:t>
      </w:r>
      <w:r w:rsidR="005D7E63">
        <w:rPr>
          <w:rFonts w:asciiTheme="minorHAnsi" w:hAnsiTheme="minorHAnsi" w:cs="Arial"/>
          <w:b w:val="0"/>
          <w:color w:val="000000"/>
          <w:sz w:val="21"/>
          <w:szCs w:val="21"/>
        </w:rPr>
        <w:t xml:space="preserve">uted even if there is a return </w:t>
      </w:r>
      <w:r w:rsidR="005D7E63" w:rsidRPr="005D7E63">
        <w:rPr>
          <w:rFonts w:asciiTheme="minorHAnsi" w:hAnsiTheme="minorHAnsi" w:cs="Arial"/>
          <w:b w:val="0"/>
          <w:color w:val="000000"/>
          <w:sz w:val="21"/>
          <w:szCs w:val="21"/>
        </w:rPr>
        <w:t>statement somewhere in the try block.</w:t>
      </w:r>
      <w:r>
        <w:rPr>
          <w:rFonts w:asciiTheme="minorHAnsi" w:hAnsiTheme="minorHAnsi" w:cs="Arial" w:hint="eastAsia"/>
          <w:b w:val="0"/>
          <w:color w:val="000000"/>
          <w:sz w:val="21"/>
          <w:szCs w:val="21"/>
        </w:rPr>
        <w:t>)</w:t>
      </w:r>
    </w:p>
    <w:p w:rsidR="00C941CF" w:rsidRDefault="00BA47EA"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1"/>
          <w:szCs w:val="21"/>
        </w:rPr>
      </w:pPr>
      <w:hyperlink r:id="rId56" w:history="1">
        <w:r w:rsidR="00C941CF" w:rsidRPr="00756BE7">
          <w:rPr>
            <w:rStyle w:val="Hyperlink"/>
            <w:rFonts w:asciiTheme="minorHAnsi" w:hAnsiTheme="minorHAnsi" w:cs="Arial"/>
            <w:b w:val="0"/>
            <w:sz w:val="21"/>
            <w:szCs w:val="21"/>
          </w:rPr>
          <w:t>http://www.programmerinterview.com/index.php/java-questions/finally-block/</w:t>
        </w:r>
      </w:hyperlink>
    </w:p>
    <w:p w:rsidR="00C941CF" w:rsidRPr="00C941CF" w:rsidRDefault="00C941CF"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1"/>
          <w:szCs w:val="21"/>
        </w:rPr>
      </w:pPr>
    </w:p>
    <w:p w:rsidR="00C941CF" w:rsidRDefault="009C24AC" w:rsidP="008315F6">
      <w:pPr>
        <w:pStyle w:val="Heading1"/>
        <w:numPr>
          <w:ilvl w:val="0"/>
          <w:numId w:val="13"/>
        </w:numPr>
        <w:shd w:val="clear" w:color="auto" w:fill="FFFFFF"/>
        <w:spacing w:before="0" w:beforeAutospacing="0" w:after="0" w:afterAutospacing="0" w:line="375" w:lineRule="atLeast"/>
        <w:ind w:leftChars="300" w:left="990"/>
        <w:rPr>
          <w:rFonts w:asciiTheme="minorHAnsi" w:hAnsiTheme="minorHAnsi" w:cs="Arial"/>
          <w:color w:val="000000"/>
          <w:sz w:val="21"/>
          <w:szCs w:val="21"/>
        </w:rPr>
      </w:pPr>
      <w:r>
        <w:rPr>
          <w:rFonts w:asciiTheme="minorHAnsi" w:hAnsiTheme="minorHAnsi" w:cs="Arial" w:hint="eastAsia"/>
          <w:color w:val="000000"/>
          <w:sz w:val="21"/>
          <w:szCs w:val="21"/>
        </w:rPr>
        <w:t>Difference between Runnable Vs. Thread, which is better?</w:t>
      </w:r>
    </w:p>
    <w:p w:rsidR="005800B8" w:rsidRPr="005800B8" w:rsidRDefault="005800B8"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800B8">
        <w:rPr>
          <w:rFonts w:asciiTheme="minorHAnsi" w:hAnsiTheme="minorHAnsi" w:cs="Arial"/>
          <w:b w:val="0"/>
          <w:color w:val="000000"/>
          <w:sz w:val="21"/>
          <w:szCs w:val="21"/>
        </w:rPr>
        <w:t>1) Java doesn't support multiple inheritance, which means you can only extend one class in Java so once you extended Thread class you lost your chance and can not extend or</w:t>
      </w:r>
      <w:r>
        <w:rPr>
          <w:rFonts w:asciiTheme="minorHAnsi" w:hAnsiTheme="minorHAnsi" w:cs="Arial"/>
          <w:b w:val="0"/>
          <w:color w:val="000000"/>
          <w:sz w:val="21"/>
          <w:szCs w:val="21"/>
        </w:rPr>
        <w:t xml:space="preserve"> inherit another class in Java.</w:t>
      </w:r>
    </w:p>
    <w:p w:rsidR="005800B8" w:rsidRDefault="005800B8"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800B8">
        <w:rPr>
          <w:rFonts w:asciiTheme="minorHAnsi" w:hAnsiTheme="minorHAnsi" w:cs="Arial"/>
          <w:b w:val="0"/>
          <w:color w:val="000000"/>
          <w:sz w:val="21"/>
          <w:szCs w:val="21"/>
        </w:rPr>
        <w:t>2) In Object oriented programming extending a class generally means adding new functionality, modifying or improving behaviors. If we are not making any modification on Thread than use Runnable interface instead.</w:t>
      </w:r>
    </w:p>
    <w:p w:rsidR="005800B8" w:rsidRDefault="00E92ACB"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hint="eastAsia"/>
          <w:b w:val="0"/>
          <w:color w:val="000000"/>
          <w:sz w:val="21"/>
          <w:szCs w:val="21"/>
        </w:rPr>
        <w:t>3</w:t>
      </w:r>
      <w:r w:rsidR="005800B8" w:rsidRPr="005800B8">
        <w:rPr>
          <w:rFonts w:asciiTheme="minorHAnsi" w:hAnsiTheme="minorHAnsi" w:cs="Arial"/>
          <w:b w:val="0"/>
          <w:color w:val="000000"/>
          <w:sz w:val="21"/>
          <w:szCs w:val="21"/>
        </w:rPr>
        <w:t>) Separating task as Runnable means we can reuse the task and also has liberty to execute it from different means. since you can not restart a Thread once it completes. again Runnable vs Thread for task, Runnable is winner.</w:t>
      </w:r>
      <w:r>
        <w:rPr>
          <w:rFonts w:asciiTheme="minorHAnsi" w:hAnsiTheme="minorHAnsi" w:cs="Arial" w:hint="eastAsia"/>
          <w:b w:val="0"/>
          <w:color w:val="000000"/>
          <w:sz w:val="21"/>
          <w:szCs w:val="21"/>
        </w:rPr>
        <w:t>(</w:t>
      </w:r>
      <w:r w:rsidRPr="00E92ACB">
        <w:t xml:space="preserve"> </w:t>
      </w:r>
      <w:r w:rsidRPr="00E92ACB">
        <w:rPr>
          <w:rFonts w:asciiTheme="minorHAnsi" w:hAnsiTheme="minorHAnsi" w:cs="Arial"/>
          <w:b w:val="0"/>
          <w:color w:val="000000"/>
          <w:sz w:val="21"/>
          <w:szCs w:val="21"/>
        </w:rPr>
        <w:t>Using Runnable Interface, you can run the class several times whereas Thread have the start() method that can be called only once.</w:t>
      </w:r>
      <w:r>
        <w:rPr>
          <w:rFonts w:asciiTheme="minorHAnsi" w:hAnsiTheme="minorHAnsi" w:cs="Arial" w:hint="eastAsia"/>
          <w:b w:val="0"/>
          <w:color w:val="000000"/>
          <w:sz w:val="21"/>
          <w:szCs w:val="21"/>
        </w:rPr>
        <w:t>)</w:t>
      </w:r>
    </w:p>
    <w:p w:rsidR="00E92ACB" w:rsidRDefault="00E92ACB"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hint="eastAsia"/>
          <w:b w:val="0"/>
          <w:color w:val="000000"/>
          <w:sz w:val="21"/>
          <w:szCs w:val="21"/>
        </w:rPr>
        <w:t>4)</w:t>
      </w:r>
      <w:r>
        <w:rPr>
          <w:rFonts w:hint="eastAsia"/>
        </w:rPr>
        <w:t xml:space="preserve"> </w:t>
      </w:r>
      <w:r>
        <w:rPr>
          <w:rFonts w:asciiTheme="minorHAnsi" w:hAnsiTheme="minorHAnsi" w:cs="Arial" w:hint="eastAsia"/>
          <w:b w:val="0"/>
          <w:color w:val="000000"/>
          <w:sz w:val="21"/>
          <w:szCs w:val="21"/>
        </w:rPr>
        <w:t>B</w:t>
      </w:r>
      <w:r w:rsidRPr="00E92ACB">
        <w:rPr>
          <w:rFonts w:asciiTheme="minorHAnsi" w:hAnsiTheme="minorHAnsi" w:cs="Arial"/>
          <w:b w:val="0"/>
          <w:color w:val="000000"/>
          <w:sz w:val="21"/>
          <w:szCs w:val="21"/>
        </w:rPr>
        <w:t>y extending Thread, each of your threads has a unique object associated with it, whereas implementing Runnable, many threads can share the same object instance.</w:t>
      </w:r>
    </w:p>
    <w:p w:rsidR="00867FCB" w:rsidRDefault="00BA47EA" w:rsidP="008315F6">
      <w:pPr>
        <w:pStyle w:val="Heading1"/>
        <w:shd w:val="clear" w:color="auto" w:fill="FFFFFF"/>
        <w:spacing w:line="375" w:lineRule="atLeast"/>
        <w:ind w:leftChars="471" w:left="989"/>
        <w:rPr>
          <w:rFonts w:asciiTheme="minorHAnsi" w:hAnsiTheme="minorHAnsi" w:cs="Arial"/>
          <w:b w:val="0"/>
          <w:color w:val="000000"/>
          <w:sz w:val="21"/>
          <w:szCs w:val="21"/>
        </w:rPr>
      </w:pPr>
      <w:hyperlink r:id="rId57" w:history="1">
        <w:r w:rsidR="00867FCB" w:rsidRPr="00756BE7">
          <w:rPr>
            <w:rStyle w:val="Hyperlink"/>
            <w:rFonts w:asciiTheme="minorHAnsi" w:hAnsiTheme="minorHAnsi" w:cs="Arial"/>
            <w:b w:val="0"/>
            <w:sz w:val="21"/>
            <w:szCs w:val="21"/>
          </w:rPr>
          <w:t>http://javarevisited.blogspot.sg/2012/01/difference-thread-vs-runnable-interface.html</w:t>
        </w:r>
      </w:hyperlink>
    </w:p>
    <w:p w:rsidR="009C24AC" w:rsidRPr="009C24AC" w:rsidRDefault="009C24AC"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9C24AC">
        <w:rPr>
          <w:rFonts w:asciiTheme="minorHAnsi" w:hAnsiTheme="minorHAnsi" w:cs="Arial"/>
          <w:b w:val="0"/>
          <w:color w:val="000000"/>
          <w:sz w:val="21"/>
          <w:szCs w:val="21"/>
        </w:rPr>
        <w:t>When to use Runnable vs Thread in Java?</w:t>
      </w:r>
    </w:p>
    <w:p w:rsidR="009C24AC" w:rsidRPr="00F016BE" w:rsidRDefault="009C24AC" w:rsidP="008315F6">
      <w:pPr>
        <w:pStyle w:val="Heading1"/>
        <w:shd w:val="clear" w:color="auto" w:fill="FFFFFF"/>
        <w:spacing w:line="375" w:lineRule="atLeast"/>
        <w:ind w:leftChars="471" w:left="989"/>
        <w:rPr>
          <w:rFonts w:asciiTheme="minorHAnsi" w:hAnsiTheme="minorHAnsi" w:cs="Arial"/>
          <w:color w:val="FF0000"/>
          <w:sz w:val="21"/>
          <w:szCs w:val="21"/>
        </w:rPr>
      </w:pPr>
      <w:r w:rsidRPr="009C24AC">
        <w:rPr>
          <w:rFonts w:asciiTheme="minorHAnsi" w:hAnsiTheme="minorHAnsi" w:cs="Arial"/>
          <w:b w:val="0"/>
          <w:color w:val="000000"/>
          <w:sz w:val="21"/>
          <w:szCs w:val="21"/>
        </w:rPr>
        <w:t xml:space="preserve">This is follow-up of previous multi-threading interview question. As we know we can implement thread either by extending Thread class or implementing Runnable </w:t>
      </w:r>
      <w:r w:rsidRPr="009C24AC">
        <w:rPr>
          <w:rFonts w:asciiTheme="minorHAnsi" w:hAnsiTheme="minorHAnsi" w:cs="Arial"/>
          <w:b w:val="0"/>
          <w:color w:val="000000"/>
          <w:sz w:val="21"/>
          <w:szCs w:val="21"/>
        </w:rPr>
        <w:lastRenderedPageBreak/>
        <w:t>interface, question arise, which one is better and when to use one? This question will be easy to answer, if you know that Java programming language doesn't support multiple inheritance of class, but it allows you to implement multiple interface.</w:t>
      </w:r>
      <w:r w:rsidRPr="00F016BE">
        <w:rPr>
          <w:rFonts w:asciiTheme="minorHAnsi" w:hAnsiTheme="minorHAnsi" w:cs="Arial"/>
          <w:color w:val="FF0000"/>
          <w:sz w:val="21"/>
          <w:szCs w:val="21"/>
        </w:rPr>
        <w:t xml:space="preserve"> Which means, its better to implement Runnable </w:t>
      </w:r>
    </w:p>
    <w:p w:rsidR="009C24AC" w:rsidRDefault="00BA47EA" w:rsidP="008315F6">
      <w:pPr>
        <w:pStyle w:val="Heading1"/>
        <w:shd w:val="clear" w:color="auto" w:fill="FFFFFF"/>
        <w:spacing w:line="375" w:lineRule="atLeast"/>
        <w:ind w:leftChars="471" w:left="989"/>
        <w:rPr>
          <w:rFonts w:asciiTheme="minorHAnsi" w:hAnsiTheme="minorHAnsi" w:cs="Arial"/>
          <w:b w:val="0"/>
          <w:color w:val="000000"/>
          <w:sz w:val="21"/>
          <w:szCs w:val="21"/>
        </w:rPr>
      </w:pPr>
      <w:hyperlink r:id="rId58" w:history="1">
        <w:r w:rsidR="009C24AC" w:rsidRPr="00756BE7">
          <w:rPr>
            <w:rStyle w:val="Hyperlink"/>
            <w:rFonts w:asciiTheme="minorHAnsi" w:hAnsiTheme="minorHAnsi" w:cs="Arial"/>
            <w:b w:val="0"/>
            <w:sz w:val="21"/>
            <w:szCs w:val="21"/>
          </w:rPr>
          <w:t>http://javarevisited.blogspot.com/2014/07/top-50-java-multithreading-interview-questions-answers.html</w:t>
        </w:r>
      </w:hyperlink>
    </w:p>
    <w:p w:rsid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Verdana" w:hAnsi="Verdana"/>
          <w:color w:val="000000"/>
          <w:sz w:val="18"/>
          <w:szCs w:val="18"/>
          <w:shd w:val="clear" w:color="auto" w:fill="FFFFFF"/>
        </w:rPr>
        <w:t>What will be the output of the program?</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b w:val="0"/>
          <w:color w:val="000000"/>
          <w:sz w:val="21"/>
          <w:szCs w:val="21"/>
        </w:rPr>
        <w:t>class MyThread extends Thread</w:t>
      </w:r>
      <w:r>
        <w:rPr>
          <w:rFonts w:asciiTheme="minorHAnsi" w:hAnsiTheme="minorHAnsi" w:cs="Arial" w:hint="eastAsia"/>
          <w:b w:val="0"/>
          <w:color w:val="000000"/>
          <w:sz w:val="21"/>
          <w:szCs w:val="21"/>
        </w:rPr>
        <w:t xml:space="preserve"> </w:t>
      </w:r>
      <w:r w:rsidRPr="005B6E80">
        <w:rPr>
          <w:rFonts w:asciiTheme="minorHAnsi" w:hAnsiTheme="minorHAnsi" w:cs="Arial"/>
          <w:b w:val="0"/>
          <w:color w:val="000000"/>
          <w:sz w:val="21"/>
          <w:szCs w:val="21"/>
        </w:rPr>
        <w:t>{</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public st</w:t>
      </w:r>
      <w:r>
        <w:rPr>
          <w:rFonts w:asciiTheme="minorHAnsi" w:hAnsiTheme="minorHAnsi" w:cs="Arial"/>
          <w:b w:val="0"/>
          <w:color w:val="000000"/>
          <w:sz w:val="21"/>
          <w:szCs w:val="21"/>
        </w:rPr>
        <w:t xml:space="preserve">atic void main(String [] args) </w:t>
      </w:r>
      <w:r w:rsidRPr="005B6E80">
        <w:rPr>
          <w:rFonts w:asciiTheme="minorHAnsi" w:hAnsiTheme="minorHAnsi" w:cs="Arial"/>
          <w:b w:val="0"/>
          <w:color w:val="000000"/>
          <w:sz w:val="21"/>
          <w:szCs w:val="21"/>
        </w:rPr>
        <w:t>{</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MyThread t = new MyThread();</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t.start();</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System.out.print("one. ");</w:t>
      </w:r>
    </w:p>
    <w:p w:rsid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t.</w:t>
      </w:r>
      <w:r>
        <w:rPr>
          <w:rFonts w:asciiTheme="minorHAnsi" w:hAnsiTheme="minorHAnsi" w:cs="Arial"/>
          <w:b w:val="0"/>
          <w:color w:val="000000"/>
          <w:sz w:val="21"/>
          <w:szCs w:val="21"/>
        </w:rPr>
        <w:t>start();</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System.out.print("two. ");</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b w:val="0"/>
          <w:color w:val="000000"/>
          <w:sz w:val="21"/>
          <w:szCs w:val="21"/>
        </w:rPr>
        <w:t xml:space="preserve">    public void run() </w:t>
      </w:r>
      <w:r w:rsidRPr="005B6E80">
        <w:rPr>
          <w:rFonts w:asciiTheme="minorHAnsi" w:hAnsiTheme="minorHAnsi" w:cs="Arial"/>
          <w:b w:val="0"/>
          <w:color w:val="000000"/>
          <w:sz w:val="21"/>
          <w:szCs w:val="21"/>
        </w:rPr>
        <w:t>{</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 xml:space="preserve">        System.out.print("Thread ");</w:t>
      </w:r>
    </w:p>
    <w:p w:rsid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b w:val="0"/>
          <w:color w:val="000000"/>
          <w:sz w:val="21"/>
          <w:szCs w:val="21"/>
        </w:rPr>
        <w:t xml:space="preserve">    }</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b w:val="0"/>
          <w:color w:val="000000"/>
          <w:sz w:val="21"/>
          <w:szCs w:val="21"/>
        </w:rPr>
        <w:tab/>
        <w:t>A.</w:t>
      </w:r>
      <w:r>
        <w:rPr>
          <w:rFonts w:asciiTheme="minorHAnsi" w:hAnsiTheme="minorHAnsi" w:cs="Arial"/>
          <w:b w:val="0"/>
          <w:color w:val="000000"/>
          <w:sz w:val="21"/>
          <w:szCs w:val="21"/>
        </w:rPr>
        <w:tab/>
      </w:r>
      <w:r w:rsidRPr="005B6E80">
        <w:rPr>
          <w:rFonts w:asciiTheme="minorHAnsi" w:hAnsiTheme="minorHAnsi" w:cs="Arial"/>
          <w:b w:val="0"/>
          <w:color w:val="000000"/>
          <w:sz w:val="21"/>
          <w:szCs w:val="21"/>
        </w:rPr>
        <w:t>Compilation fails</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sidRPr="005B6E80">
        <w:rPr>
          <w:rFonts w:asciiTheme="minorHAnsi" w:hAnsiTheme="minorHAnsi" w:cs="Arial"/>
          <w:b w:val="0"/>
          <w:color w:val="000000"/>
          <w:sz w:val="21"/>
          <w:szCs w:val="21"/>
        </w:rPr>
        <w:tab/>
        <w:t>B.</w:t>
      </w:r>
      <w:r w:rsidRPr="005B6E80">
        <w:rPr>
          <w:rFonts w:asciiTheme="minorHAnsi" w:hAnsiTheme="minorHAnsi" w:cs="Arial"/>
          <w:b w:val="0"/>
          <w:color w:val="000000"/>
          <w:sz w:val="21"/>
          <w:szCs w:val="21"/>
        </w:rPr>
        <w:tab/>
        <w:t>An exception occurs at runtime.</w:t>
      </w:r>
    </w:p>
    <w:p w:rsidR="005B6E80" w:rsidRP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b w:val="0"/>
          <w:color w:val="000000"/>
          <w:sz w:val="21"/>
          <w:szCs w:val="21"/>
        </w:rPr>
        <w:tab/>
        <w:t>C.</w:t>
      </w:r>
      <w:r>
        <w:rPr>
          <w:rFonts w:asciiTheme="minorHAnsi" w:hAnsiTheme="minorHAnsi" w:cs="Arial"/>
          <w:b w:val="0"/>
          <w:color w:val="000000"/>
          <w:sz w:val="21"/>
          <w:szCs w:val="21"/>
        </w:rPr>
        <w:tab/>
      </w:r>
      <w:r w:rsidRPr="005B6E80">
        <w:rPr>
          <w:rFonts w:asciiTheme="minorHAnsi" w:hAnsiTheme="minorHAnsi" w:cs="Arial"/>
          <w:b w:val="0"/>
          <w:color w:val="000000"/>
          <w:sz w:val="21"/>
          <w:szCs w:val="21"/>
        </w:rPr>
        <w:t>It prints "Thread one. Thread two."</w:t>
      </w:r>
    </w:p>
    <w:p w:rsid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Theme="minorHAnsi" w:hAnsiTheme="minorHAnsi" w:cs="Arial"/>
          <w:b w:val="0"/>
          <w:color w:val="000000"/>
          <w:sz w:val="21"/>
          <w:szCs w:val="21"/>
        </w:rPr>
        <w:tab/>
        <w:t>D.</w:t>
      </w:r>
      <w:r>
        <w:rPr>
          <w:rFonts w:asciiTheme="minorHAnsi" w:hAnsiTheme="minorHAnsi" w:cs="Arial"/>
          <w:b w:val="0"/>
          <w:color w:val="000000"/>
          <w:sz w:val="21"/>
          <w:szCs w:val="21"/>
        </w:rPr>
        <w:tab/>
      </w:r>
      <w:r w:rsidRPr="005B6E80">
        <w:rPr>
          <w:rFonts w:asciiTheme="minorHAnsi" w:hAnsiTheme="minorHAnsi" w:cs="Arial"/>
          <w:b w:val="0"/>
          <w:color w:val="000000"/>
          <w:sz w:val="21"/>
          <w:szCs w:val="21"/>
        </w:rPr>
        <w:t>The output cannot be determined.</w:t>
      </w:r>
    </w:p>
    <w:p w:rsidR="005B6E80" w:rsidRDefault="005B6E80" w:rsidP="008315F6">
      <w:pPr>
        <w:pStyle w:val="Heading1"/>
        <w:shd w:val="clear" w:color="auto" w:fill="FFFFFF"/>
        <w:spacing w:line="375" w:lineRule="atLeast"/>
        <w:ind w:leftChars="471" w:left="989"/>
        <w:rPr>
          <w:rFonts w:asciiTheme="minorHAnsi" w:hAnsiTheme="minorHAnsi" w:cs="Arial"/>
          <w:b w:val="0"/>
          <w:color w:val="000000"/>
          <w:sz w:val="21"/>
          <w:szCs w:val="21"/>
        </w:rPr>
      </w:pPr>
      <w:r>
        <w:rPr>
          <w:rFonts w:ascii="Verdana" w:hAnsi="Verdana"/>
          <w:color w:val="000000"/>
          <w:sz w:val="18"/>
          <w:szCs w:val="18"/>
          <w:shd w:val="clear" w:color="auto" w:fill="FFFFFF"/>
        </w:rPr>
        <w:lastRenderedPageBreak/>
        <w:t>When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start()</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method is attempted a second time on a single</w:t>
      </w:r>
      <w:r w:rsidR="006B4EC4">
        <w:rPr>
          <w:rFonts w:ascii="Verdana" w:hAnsi="Verdana" w:hint="eastAsia"/>
          <w:color w:val="000000"/>
          <w:sz w:val="18"/>
          <w:szCs w:val="18"/>
          <w:shd w:val="clear" w:color="auto" w:fill="FFFFFF"/>
        </w:rPr>
        <w:t>(same)</w:t>
      </w:r>
      <w:r>
        <w:rPr>
          <w:rFonts w:ascii="Verdana" w:hAnsi="Verdana"/>
          <w:color w:val="000000"/>
          <w:sz w:val="18"/>
          <w:szCs w:val="18"/>
          <w:shd w:val="clear" w:color="auto" w:fill="FFFFFF"/>
        </w:rPr>
        <w:t xml:space="preserve"> Thread object, the method will throw an</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IllegalThreadStateException</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(you will not need to know this exception name for the exam). Even if the thread has finished running, it is still illegal to call</w:t>
      </w:r>
      <w:r>
        <w:rPr>
          <w:rFonts w:ascii="Verdana" w:hAnsi="Verdana" w:hint="eastAsia"/>
          <w:color w:val="000000"/>
          <w:sz w:val="18"/>
          <w:szCs w:val="18"/>
          <w:shd w:val="clear" w:color="auto" w:fill="FFFFFF"/>
        </w:rPr>
        <w:t xml:space="preserve"> </w:t>
      </w:r>
      <w:r>
        <w:rPr>
          <w:rFonts w:ascii="Courier New" w:hAnsi="Courier New" w:cs="Courier New"/>
          <w:color w:val="DD0000"/>
          <w:sz w:val="20"/>
          <w:szCs w:val="20"/>
          <w:shd w:val="clear" w:color="auto" w:fill="FFFFFF"/>
        </w:rPr>
        <w:t>start()</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again.</w:t>
      </w:r>
    </w:p>
    <w:p w:rsidR="005B6E80" w:rsidRPr="005B6E80" w:rsidRDefault="00BA47EA" w:rsidP="008315F6">
      <w:pPr>
        <w:pStyle w:val="Heading1"/>
        <w:shd w:val="clear" w:color="auto" w:fill="FFFFFF"/>
        <w:spacing w:line="375" w:lineRule="atLeast"/>
        <w:ind w:leftChars="300" w:left="630"/>
        <w:rPr>
          <w:rFonts w:asciiTheme="minorHAnsi" w:hAnsiTheme="minorHAnsi" w:cs="Arial"/>
          <w:b w:val="0"/>
          <w:color w:val="000000"/>
          <w:sz w:val="21"/>
          <w:szCs w:val="21"/>
        </w:rPr>
      </w:pPr>
      <w:hyperlink r:id="rId59" w:history="1">
        <w:r w:rsidR="005B6E80" w:rsidRPr="00756BE7">
          <w:rPr>
            <w:rStyle w:val="Hyperlink"/>
            <w:rFonts w:asciiTheme="minorHAnsi" w:hAnsiTheme="minorHAnsi" w:cs="Arial"/>
            <w:b w:val="0"/>
            <w:sz w:val="21"/>
            <w:szCs w:val="21"/>
          </w:rPr>
          <w:t>http://www.indiabix.com/online-test/java-programming-test/61</w:t>
        </w:r>
      </w:hyperlink>
    </w:p>
    <w:p w:rsidR="009C24AC" w:rsidRPr="00433DFB" w:rsidRDefault="003F1A4E" w:rsidP="008315F6">
      <w:pPr>
        <w:pStyle w:val="Heading1"/>
        <w:numPr>
          <w:ilvl w:val="0"/>
          <w:numId w:val="13"/>
        </w:numPr>
        <w:shd w:val="clear" w:color="auto" w:fill="FFFFFF"/>
        <w:spacing w:before="0" w:beforeAutospacing="0" w:after="0" w:afterAutospacing="0" w:line="375" w:lineRule="atLeast"/>
        <w:ind w:leftChars="300" w:left="990"/>
        <w:rPr>
          <w:rFonts w:asciiTheme="minorHAnsi" w:hAnsiTheme="minorHAnsi" w:cs="Arial"/>
          <w:color w:val="FF0000"/>
          <w:sz w:val="28"/>
          <w:szCs w:val="28"/>
        </w:rPr>
      </w:pPr>
      <w:r w:rsidRPr="00433DFB">
        <w:rPr>
          <w:rFonts w:asciiTheme="minorHAnsi" w:hAnsiTheme="minorHAnsi" w:cs="Arial" w:hint="eastAsia"/>
          <w:color w:val="FF0000"/>
          <w:sz w:val="28"/>
          <w:szCs w:val="28"/>
        </w:rPr>
        <w:t>Garbage Collection, how to invoke garbage?</w:t>
      </w:r>
    </w:p>
    <w:p w:rsidR="00E96AE4" w:rsidRDefault="00E96AE4" w:rsidP="008315F6">
      <w:pPr>
        <w:pStyle w:val="NormalWeb"/>
        <w:shd w:val="clear" w:color="auto" w:fill="FFFFFF"/>
        <w:spacing w:before="0" w:beforeAutospacing="0" w:after="240" w:afterAutospacing="0" w:line="178" w:lineRule="atLeast"/>
        <w:ind w:leftChars="300" w:left="630"/>
        <w:textAlignment w:val="baseline"/>
        <w:rPr>
          <w:rFonts w:ascii="Verdana" w:hAnsi="Verdana"/>
          <w:color w:val="000000"/>
          <w:sz w:val="16"/>
          <w:szCs w:val="16"/>
        </w:rPr>
      </w:pPr>
      <w:r>
        <w:rPr>
          <w:rFonts w:ascii="Verdana" w:hAnsi="Verdana"/>
          <w:color w:val="000000"/>
          <w:sz w:val="16"/>
          <w:szCs w:val="16"/>
        </w:rPr>
        <w:t>1)</w:t>
      </w:r>
      <w:r>
        <w:rPr>
          <w:rStyle w:val="apple-converted-space"/>
          <w:rFonts w:ascii="Verdana" w:hAnsi="Verdana"/>
          <w:color w:val="000000"/>
          <w:sz w:val="16"/>
          <w:szCs w:val="16"/>
        </w:rPr>
        <w:t> </w:t>
      </w:r>
      <w:r>
        <w:rPr>
          <w:rFonts w:ascii="Verdana" w:hAnsi="Verdana"/>
          <w:b/>
          <w:bCs/>
          <w:color w:val="000000"/>
          <w:sz w:val="16"/>
          <w:szCs w:val="16"/>
        </w:rPr>
        <w:t>objects are created on heap in Java</w:t>
      </w:r>
      <w:r>
        <w:rPr>
          <w:rFonts w:ascii="Verdana" w:hAnsi="Verdana"/>
          <w:color w:val="000000"/>
          <w:sz w:val="16"/>
          <w:szCs w:val="16"/>
        </w:rPr>
        <w:t xml:space="preserve">  </w:t>
      </w:r>
    </w:p>
    <w:p w:rsidR="00E96AE4" w:rsidRPr="00E96AE4" w:rsidRDefault="00E96AE4" w:rsidP="008315F6">
      <w:pPr>
        <w:pStyle w:val="NormalWeb"/>
        <w:shd w:val="clear" w:color="auto" w:fill="FFFFFF"/>
        <w:spacing w:before="0" w:beforeAutospacing="0" w:after="240" w:afterAutospacing="0" w:line="178" w:lineRule="atLeast"/>
        <w:ind w:leftChars="300" w:left="630"/>
        <w:textAlignment w:val="baseline"/>
        <w:rPr>
          <w:rFonts w:ascii="Verdana" w:hAnsi="Verdana"/>
          <w:color w:val="000000"/>
          <w:sz w:val="16"/>
          <w:szCs w:val="16"/>
        </w:rPr>
      </w:pPr>
      <w:r>
        <w:rPr>
          <w:rFonts w:ascii="Verdana" w:hAnsi="Verdana"/>
          <w:color w:val="000000"/>
          <w:sz w:val="16"/>
          <w:szCs w:val="16"/>
        </w:rPr>
        <w:t>2)</w:t>
      </w:r>
      <w:r>
        <w:rPr>
          <w:rStyle w:val="apple-converted-space"/>
          <w:rFonts w:ascii="Verdana" w:hAnsi="Verdana"/>
          <w:color w:val="000000"/>
          <w:sz w:val="16"/>
          <w:szCs w:val="16"/>
        </w:rPr>
        <w:t> </w:t>
      </w:r>
      <w:r>
        <w:rPr>
          <w:rFonts w:ascii="Verdana" w:hAnsi="Verdana"/>
          <w:color w:val="000000"/>
          <w:sz w:val="16"/>
          <w:szCs w:val="16"/>
        </w:rPr>
        <w:t>Garbage collection</w:t>
      </w:r>
      <w:r>
        <w:rPr>
          <w:rStyle w:val="apple-converted-space"/>
          <w:rFonts w:ascii="Verdana" w:hAnsi="Verdana"/>
          <w:color w:val="000000"/>
          <w:sz w:val="16"/>
          <w:szCs w:val="16"/>
        </w:rPr>
        <w:t> </w:t>
      </w:r>
      <w:r>
        <w:rPr>
          <w:rFonts w:ascii="Verdana" w:hAnsi="Verdana"/>
          <w:color w:val="000000"/>
          <w:sz w:val="16"/>
          <w:szCs w:val="16"/>
        </w:rPr>
        <w:t>is a mechanism provided by Java Virtual Machine to</w:t>
      </w:r>
      <w:r>
        <w:rPr>
          <w:rStyle w:val="apple-converted-space"/>
          <w:rFonts w:ascii="Verdana" w:hAnsi="Verdana"/>
          <w:color w:val="000000"/>
          <w:sz w:val="16"/>
          <w:szCs w:val="16"/>
        </w:rPr>
        <w:t> </w:t>
      </w:r>
      <w:r>
        <w:rPr>
          <w:rFonts w:ascii="Verdana" w:hAnsi="Verdana"/>
          <w:b/>
          <w:bCs/>
          <w:color w:val="000000"/>
          <w:sz w:val="16"/>
          <w:szCs w:val="16"/>
        </w:rPr>
        <w:t>reclaim heap space</w:t>
      </w:r>
      <w:r>
        <w:rPr>
          <w:rStyle w:val="apple-converted-space"/>
          <w:rFonts w:ascii="Verdana" w:hAnsi="Verdana"/>
          <w:color w:val="000000"/>
          <w:sz w:val="16"/>
          <w:szCs w:val="16"/>
        </w:rPr>
        <w:t> </w:t>
      </w:r>
      <w:r>
        <w:rPr>
          <w:rFonts w:ascii="Verdana" w:hAnsi="Verdana"/>
          <w:color w:val="000000"/>
          <w:sz w:val="16"/>
          <w:szCs w:val="16"/>
        </w:rPr>
        <w:t>from objects which are</w:t>
      </w:r>
      <w:r>
        <w:rPr>
          <w:rStyle w:val="apple-converted-space"/>
          <w:rFonts w:ascii="Verdana" w:hAnsi="Verdana"/>
          <w:b/>
          <w:bCs/>
          <w:color w:val="000000"/>
          <w:sz w:val="16"/>
          <w:szCs w:val="16"/>
        </w:rPr>
        <w:t> </w:t>
      </w:r>
      <w:r>
        <w:rPr>
          <w:rFonts w:ascii="Verdana" w:hAnsi="Verdana"/>
          <w:b/>
          <w:bCs/>
          <w:color w:val="000000"/>
          <w:sz w:val="16"/>
          <w:szCs w:val="16"/>
        </w:rPr>
        <w:t>eligible for</w:t>
      </w:r>
      <w:r>
        <w:rPr>
          <w:rStyle w:val="apple-converted-space"/>
          <w:rFonts w:ascii="Verdana" w:hAnsi="Verdana"/>
          <w:b/>
          <w:bCs/>
          <w:color w:val="000000"/>
          <w:sz w:val="16"/>
          <w:szCs w:val="16"/>
        </w:rPr>
        <w:t> </w:t>
      </w:r>
      <w:r>
        <w:rPr>
          <w:rFonts w:ascii="Verdana" w:hAnsi="Verdana"/>
          <w:b/>
          <w:bCs/>
          <w:color w:val="000000"/>
          <w:sz w:val="16"/>
          <w:szCs w:val="16"/>
        </w:rPr>
        <w:t>Garbage collection</w:t>
      </w:r>
      <w:r>
        <w:rPr>
          <w:rFonts w:ascii="Verdana" w:hAnsi="Verdana"/>
          <w:color w:val="000000"/>
          <w:sz w:val="16"/>
          <w:szCs w:val="16"/>
        </w:rPr>
        <w:t>.</w:t>
      </w:r>
      <w:r>
        <w:rPr>
          <w:rFonts w:ascii="Trebuchet MS" w:hAnsi="Trebuchet MS"/>
          <w:color w:val="000000"/>
        </w:rPr>
        <w:br/>
      </w:r>
      <w:r>
        <w:rPr>
          <w:rFonts w:ascii="Verdana" w:hAnsi="Verdana"/>
          <w:color w:val="000000"/>
          <w:sz w:val="16"/>
          <w:szCs w:val="16"/>
        </w:rPr>
        <w:t>3)</w:t>
      </w:r>
      <w:r>
        <w:rPr>
          <w:rStyle w:val="apple-converted-space"/>
          <w:rFonts w:ascii="Verdana" w:hAnsi="Verdana"/>
          <w:color w:val="000000"/>
          <w:sz w:val="16"/>
          <w:szCs w:val="16"/>
        </w:rPr>
        <w:t> </w:t>
      </w:r>
      <w:r>
        <w:rPr>
          <w:rFonts w:ascii="Verdana" w:hAnsi="Verdana"/>
          <w:b/>
          <w:bCs/>
          <w:color w:val="000000"/>
          <w:sz w:val="16"/>
          <w:szCs w:val="16"/>
        </w:rPr>
        <w:t>Garbage</w:t>
      </w:r>
      <w:r>
        <w:rPr>
          <w:rStyle w:val="apple-converted-space"/>
          <w:rFonts w:ascii="Verdana" w:hAnsi="Verdana"/>
          <w:b/>
          <w:bCs/>
          <w:color w:val="000000"/>
          <w:sz w:val="16"/>
          <w:szCs w:val="16"/>
        </w:rPr>
        <w:t> </w:t>
      </w:r>
      <w:r>
        <w:rPr>
          <w:rStyle w:val="ilad"/>
          <w:rFonts w:ascii="Verdana" w:hAnsi="Verdana"/>
          <w:b/>
          <w:bCs/>
          <w:color w:val="000000"/>
          <w:sz w:val="16"/>
          <w:szCs w:val="16"/>
        </w:rPr>
        <w:t>collection</w:t>
      </w:r>
      <w:r>
        <w:rPr>
          <w:rStyle w:val="apple-converted-space"/>
          <w:rFonts w:ascii="Verdana" w:hAnsi="Verdana"/>
          <w:b/>
          <w:bCs/>
          <w:color w:val="000000"/>
          <w:sz w:val="16"/>
          <w:szCs w:val="16"/>
        </w:rPr>
        <w:t> </w:t>
      </w:r>
      <w:r>
        <w:rPr>
          <w:rFonts w:ascii="Verdana" w:hAnsi="Verdana"/>
          <w:color w:val="000000"/>
          <w:sz w:val="16"/>
          <w:szCs w:val="16"/>
        </w:rPr>
        <w:t>relieves java programmer from</w:t>
      </w:r>
      <w:r>
        <w:rPr>
          <w:rStyle w:val="apple-converted-space"/>
          <w:rFonts w:ascii="Verdana" w:hAnsi="Verdana"/>
          <w:b/>
          <w:bCs/>
          <w:color w:val="000000"/>
          <w:sz w:val="16"/>
          <w:szCs w:val="16"/>
        </w:rPr>
        <w:t> </w:t>
      </w:r>
      <w:r>
        <w:rPr>
          <w:rFonts w:ascii="Verdana" w:hAnsi="Verdana"/>
          <w:b/>
          <w:bCs/>
          <w:color w:val="000000"/>
          <w:sz w:val="16"/>
          <w:szCs w:val="16"/>
        </w:rPr>
        <w:t>memory management</w:t>
      </w:r>
      <w:r>
        <w:rPr>
          <w:rStyle w:val="apple-converted-space"/>
          <w:rFonts w:ascii="Verdana" w:hAnsi="Verdana"/>
          <w:color w:val="000000"/>
          <w:sz w:val="16"/>
          <w:szCs w:val="16"/>
        </w:rPr>
        <w:t> </w:t>
      </w:r>
      <w:r>
        <w:rPr>
          <w:rFonts w:ascii="Verdana" w:hAnsi="Verdana"/>
          <w:color w:val="000000"/>
          <w:sz w:val="16"/>
          <w:szCs w:val="16"/>
        </w:rPr>
        <w:t>which is essential part of C++ programming and gives more time to focus on business logic.</w:t>
      </w:r>
      <w:r>
        <w:rPr>
          <w:rFonts w:ascii="Trebuchet MS" w:hAnsi="Trebuchet MS"/>
          <w:color w:val="000000"/>
        </w:rPr>
        <w:br/>
      </w:r>
      <w:r>
        <w:rPr>
          <w:rFonts w:ascii="Verdana" w:hAnsi="Verdana"/>
          <w:color w:val="000000"/>
          <w:sz w:val="16"/>
          <w:szCs w:val="16"/>
        </w:rPr>
        <w:t>4)</w:t>
      </w:r>
      <w:r>
        <w:rPr>
          <w:rStyle w:val="apple-converted-space"/>
          <w:rFonts w:ascii="Verdana" w:hAnsi="Verdana"/>
          <w:color w:val="000000"/>
          <w:sz w:val="16"/>
          <w:szCs w:val="16"/>
        </w:rPr>
        <w:t> </w:t>
      </w:r>
      <w:r>
        <w:rPr>
          <w:rFonts w:ascii="Verdana" w:hAnsi="Verdana"/>
          <w:b/>
          <w:bCs/>
          <w:color w:val="000000"/>
          <w:sz w:val="16"/>
          <w:szCs w:val="16"/>
        </w:rPr>
        <w:t>Garbage Collection</w:t>
      </w:r>
      <w:r>
        <w:rPr>
          <w:rStyle w:val="apple-converted-space"/>
          <w:rFonts w:ascii="Verdana" w:hAnsi="Verdana"/>
          <w:b/>
          <w:bCs/>
          <w:color w:val="000000"/>
          <w:sz w:val="16"/>
          <w:szCs w:val="16"/>
        </w:rPr>
        <w:t> </w:t>
      </w:r>
      <w:r>
        <w:rPr>
          <w:rFonts w:ascii="Verdana" w:hAnsi="Verdana"/>
          <w:b/>
          <w:bCs/>
          <w:color w:val="000000"/>
          <w:sz w:val="16"/>
          <w:szCs w:val="16"/>
        </w:rPr>
        <w:t>in Java</w:t>
      </w:r>
      <w:r>
        <w:rPr>
          <w:rStyle w:val="apple-converted-space"/>
          <w:rFonts w:ascii="Verdana" w:hAnsi="Verdana"/>
          <w:color w:val="000000"/>
          <w:sz w:val="16"/>
          <w:szCs w:val="16"/>
        </w:rPr>
        <w:t> </w:t>
      </w:r>
      <w:r>
        <w:rPr>
          <w:rFonts w:ascii="Verdana" w:hAnsi="Verdana"/>
          <w:color w:val="000000"/>
          <w:sz w:val="16"/>
          <w:szCs w:val="16"/>
        </w:rPr>
        <w:t>is carried by a daemon thread called</w:t>
      </w:r>
      <w:r>
        <w:rPr>
          <w:rStyle w:val="apple-converted-space"/>
          <w:rFonts w:ascii="Verdana" w:hAnsi="Verdana"/>
          <w:color w:val="000000"/>
          <w:sz w:val="16"/>
          <w:szCs w:val="16"/>
        </w:rPr>
        <w:t> </w:t>
      </w:r>
      <w:r>
        <w:rPr>
          <w:rFonts w:ascii="Verdana" w:hAnsi="Verdana"/>
          <w:b/>
          <w:bCs/>
          <w:i/>
          <w:iCs/>
          <w:color w:val="000000"/>
          <w:sz w:val="16"/>
          <w:szCs w:val="16"/>
        </w:rPr>
        <w:t>Garbage Collector</w:t>
      </w:r>
      <w:r>
        <w:rPr>
          <w:rFonts w:ascii="Verdana" w:hAnsi="Verdana"/>
          <w:color w:val="000000"/>
          <w:sz w:val="16"/>
          <w:szCs w:val="16"/>
        </w:rPr>
        <w:t>.</w:t>
      </w:r>
      <w:r>
        <w:rPr>
          <w:rFonts w:ascii="Trebuchet MS" w:hAnsi="Trebuchet MS"/>
          <w:color w:val="000000"/>
        </w:rPr>
        <w:br/>
      </w:r>
      <w:r>
        <w:rPr>
          <w:rFonts w:ascii="Verdana" w:hAnsi="Verdana"/>
          <w:color w:val="000000"/>
          <w:sz w:val="16"/>
          <w:szCs w:val="16"/>
        </w:rPr>
        <w:t>5) Before removing an object from memory</w:t>
      </w:r>
      <w:r>
        <w:rPr>
          <w:rStyle w:val="apple-converted-space"/>
          <w:rFonts w:ascii="Verdana" w:hAnsi="Verdana"/>
          <w:color w:val="000000"/>
          <w:sz w:val="16"/>
          <w:szCs w:val="16"/>
        </w:rPr>
        <w:t> </w:t>
      </w:r>
      <w:r>
        <w:rPr>
          <w:rFonts w:ascii="Verdana" w:hAnsi="Verdana"/>
          <w:b/>
          <w:bCs/>
          <w:color w:val="000000"/>
          <w:sz w:val="16"/>
          <w:szCs w:val="16"/>
        </w:rPr>
        <w:t>Garbage collection</w:t>
      </w:r>
      <w:r>
        <w:rPr>
          <w:rStyle w:val="apple-converted-space"/>
          <w:rFonts w:ascii="Verdana" w:hAnsi="Verdana"/>
          <w:b/>
          <w:bCs/>
          <w:color w:val="000000"/>
          <w:sz w:val="16"/>
          <w:szCs w:val="16"/>
        </w:rPr>
        <w:t> </w:t>
      </w:r>
      <w:r>
        <w:rPr>
          <w:rFonts w:ascii="Verdana" w:hAnsi="Verdana"/>
          <w:b/>
          <w:bCs/>
          <w:color w:val="000000"/>
          <w:sz w:val="16"/>
          <w:szCs w:val="16"/>
        </w:rPr>
        <w:t>thread invokes finalize ()</w:t>
      </w:r>
      <w:r>
        <w:rPr>
          <w:rStyle w:val="apple-converted-space"/>
          <w:rFonts w:ascii="Verdana" w:hAnsi="Verdana"/>
          <w:b/>
          <w:bCs/>
          <w:color w:val="000000"/>
          <w:sz w:val="16"/>
          <w:szCs w:val="16"/>
        </w:rPr>
        <w:t> </w:t>
      </w:r>
      <w:r>
        <w:rPr>
          <w:rFonts w:ascii="Verdana" w:hAnsi="Verdana"/>
          <w:b/>
          <w:bCs/>
          <w:color w:val="000000"/>
          <w:sz w:val="16"/>
          <w:szCs w:val="16"/>
        </w:rPr>
        <w:t>method</w:t>
      </w:r>
      <w:r>
        <w:rPr>
          <w:rStyle w:val="apple-converted-space"/>
          <w:rFonts w:ascii="Verdana" w:hAnsi="Verdana"/>
          <w:b/>
          <w:bCs/>
          <w:color w:val="000000"/>
          <w:sz w:val="16"/>
          <w:szCs w:val="16"/>
        </w:rPr>
        <w:t> </w:t>
      </w:r>
      <w:r>
        <w:rPr>
          <w:rFonts w:ascii="Verdana" w:hAnsi="Verdana"/>
          <w:color w:val="000000"/>
          <w:sz w:val="16"/>
          <w:szCs w:val="16"/>
        </w:rPr>
        <w:t>of that object and gives an opportunity to perform any sort of cleanup required.</w:t>
      </w:r>
      <w:r>
        <w:rPr>
          <w:rFonts w:ascii="Trebuchet MS" w:hAnsi="Trebuchet MS"/>
          <w:color w:val="000000"/>
        </w:rPr>
        <w:br/>
      </w:r>
      <w:r>
        <w:rPr>
          <w:rFonts w:ascii="Verdana" w:hAnsi="Verdana"/>
          <w:color w:val="000000"/>
          <w:sz w:val="16"/>
          <w:szCs w:val="16"/>
        </w:rPr>
        <w:t>6) You as Java programmer</w:t>
      </w:r>
      <w:r>
        <w:rPr>
          <w:rStyle w:val="apple-converted-space"/>
          <w:rFonts w:ascii="Verdana" w:hAnsi="Verdana"/>
          <w:color w:val="000000"/>
          <w:sz w:val="16"/>
          <w:szCs w:val="16"/>
        </w:rPr>
        <w:t> </w:t>
      </w:r>
      <w:r>
        <w:rPr>
          <w:rFonts w:ascii="Verdana" w:hAnsi="Verdana"/>
          <w:b/>
          <w:bCs/>
          <w:color w:val="000000"/>
          <w:sz w:val="16"/>
          <w:szCs w:val="16"/>
        </w:rPr>
        <w:t>can not force</w:t>
      </w:r>
      <w:r>
        <w:rPr>
          <w:rStyle w:val="apple-converted-space"/>
          <w:rFonts w:ascii="Verdana" w:hAnsi="Verdana"/>
          <w:b/>
          <w:bCs/>
          <w:color w:val="000000"/>
          <w:sz w:val="16"/>
          <w:szCs w:val="16"/>
        </w:rPr>
        <w:t> </w:t>
      </w:r>
      <w:r>
        <w:rPr>
          <w:rFonts w:ascii="Verdana" w:hAnsi="Verdana"/>
          <w:b/>
          <w:bCs/>
          <w:color w:val="000000"/>
          <w:sz w:val="16"/>
          <w:szCs w:val="16"/>
        </w:rPr>
        <w:t>Garbage collection</w:t>
      </w:r>
      <w:r>
        <w:rPr>
          <w:rStyle w:val="apple-converted-space"/>
          <w:rFonts w:ascii="Verdana" w:hAnsi="Verdana"/>
          <w:b/>
          <w:bCs/>
          <w:color w:val="000000"/>
          <w:sz w:val="16"/>
          <w:szCs w:val="16"/>
        </w:rPr>
        <w:t> </w:t>
      </w:r>
      <w:r>
        <w:rPr>
          <w:rFonts w:ascii="Verdana" w:hAnsi="Verdana"/>
          <w:b/>
          <w:bCs/>
          <w:color w:val="000000"/>
          <w:sz w:val="16"/>
          <w:szCs w:val="16"/>
        </w:rPr>
        <w:t>in Java</w:t>
      </w:r>
      <w:r>
        <w:rPr>
          <w:rFonts w:ascii="Verdana" w:hAnsi="Verdana"/>
          <w:color w:val="000000"/>
          <w:sz w:val="16"/>
          <w:szCs w:val="16"/>
        </w:rPr>
        <w:t>; it will only</w:t>
      </w:r>
      <w:r>
        <w:rPr>
          <w:rStyle w:val="apple-converted-space"/>
          <w:rFonts w:ascii="Verdana" w:hAnsi="Verdana"/>
          <w:color w:val="000000"/>
          <w:sz w:val="16"/>
          <w:szCs w:val="16"/>
        </w:rPr>
        <w:t> </w:t>
      </w:r>
      <w:r>
        <w:rPr>
          <w:rFonts w:ascii="Verdana" w:hAnsi="Verdana"/>
          <w:b/>
          <w:bCs/>
          <w:color w:val="000000"/>
          <w:sz w:val="16"/>
          <w:szCs w:val="16"/>
        </w:rPr>
        <w:t>trigger</w:t>
      </w:r>
      <w:r>
        <w:rPr>
          <w:rStyle w:val="apple-converted-space"/>
          <w:rFonts w:ascii="Verdana" w:hAnsi="Verdana"/>
          <w:color w:val="000000"/>
          <w:sz w:val="16"/>
          <w:szCs w:val="16"/>
        </w:rPr>
        <w:t> </w:t>
      </w:r>
      <w:r>
        <w:rPr>
          <w:rFonts w:ascii="Verdana" w:hAnsi="Verdana"/>
          <w:color w:val="000000"/>
          <w:sz w:val="16"/>
          <w:szCs w:val="16"/>
        </w:rPr>
        <w:t>if JVM thinks it needs a</w:t>
      </w:r>
      <w:r>
        <w:rPr>
          <w:rStyle w:val="apple-converted-space"/>
          <w:rFonts w:ascii="Verdana" w:hAnsi="Verdana"/>
          <w:color w:val="000000"/>
          <w:sz w:val="16"/>
          <w:szCs w:val="16"/>
        </w:rPr>
        <w:t> </w:t>
      </w:r>
      <w:r>
        <w:rPr>
          <w:rFonts w:ascii="Verdana" w:hAnsi="Verdana"/>
          <w:color w:val="000000"/>
          <w:sz w:val="16"/>
          <w:szCs w:val="16"/>
        </w:rPr>
        <w:t>garbage collection</w:t>
      </w:r>
      <w:r>
        <w:rPr>
          <w:rStyle w:val="apple-converted-space"/>
          <w:rFonts w:ascii="Verdana" w:hAnsi="Verdana"/>
          <w:color w:val="000000"/>
          <w:sz w:val="16"/>
          <w:szCs w:val="16"/>
        </w:rPr>
        <w:t> </w:t>
      </w:r>
      <w:r>
        <w:rPr>
          <w:rFonts w:ascii="Verdana" w:hAnsi="Verdana"/>
          <w:b/>
          <w:bCs/>
          <w:color w:val="000000"/>
          <w:sz w:val="16"/>
          <w:szCs w:val="16"/>
        </w:rPr>
        <w:t>based on</w:t>
      </w:r>
      <w:r>
        <w:rPr>
          <w:rStyle w:val="apple-converted-space"/>
          <w:rFonts w:ascii="Verdana" w:hAnsi="Verdana"/>
          <w:b/>
          <w:bCs/>
          <w:color w:val="000000"/>
          <w:sz w:val="16"/>
          <w:szCs w:val="16"/>
        </w:rPr>
        <w:t> </w:t>
      </w:r>
      <w:hyperlink r:id="rId60" w:history="1">
        <w:r>
          <w:rPr>
            <w:rStyle w:val="Hyperlink"/>
            <w:rFonts w:ascii="Verdana" w:hAnsi="Verdana"/>
            <w:b/>
            <w:bCs/>
            <w:color w:val="660099"/>
            <w:sz w:val="16"/>
            <w:szCs w:val="16"/>
          </w:rPr>
          <w:t>Java heap size</w:t>
        </w:r>
      </w:hyperlink>
      <w:r>
        <w:rPr>
          <w:rFonts w:ascii="Verdana" w:hAnsi="Verdana"/>
          <w:color w:val="000000"/>
          <w:sz w:val="16"/>
          <w:szCs w:val="16"/>
        </w:rPr>
        <w:t>.</w:t>
      </w:r>
      <w:r>
        <w:rPr>
          <w:rFonts w:ascii="Trebuchet MS" w:hAnsi="Trebuchet MS"/>
          <w:color w:val="000000"/>
        </w:rPr>
        <w:br/>
      </w:r>
      <w:r>
        <w:rPr>
          <w:rFonts w:ascii="Verdana" w:hAnsi="Verdana"/>
          <w:color w:val="000000"/>
          <w:sz w:val="16"/>
          <w:szCs w:val="16"/>
        </w:rPr>
        <w:t>7) There are</w:t>
      </w:r>
      <w:r>
        <w:rPr>
          <w:rStyle w:val="apple-converted-space"/>
          <w:rFonts w:ascii="Verdana" w:hAnsi="Verdana"/>
          <w:color w:val="000000"/>
          <w:sz w:val="16"/>
          <w:szCs w:val="16"/>
        </w:rPr>
        <w:t> </w:t>
      </w:r>
      <w:r>
        <w:rPr>
          <w:rStyle w:val="ilad"/>
          <w:rFonts w:ascii="Verdana" w:hAnsi="Verdana"/>
          <w:color w:val="000000"/>
          <w:sz w:val="16"/>
          <w:szCs w:val="16"/>
        </w:rPr>
        <w:t>methods</w:t>
      </w:r>
      <w:r>
        <w:rPr>
          <w:rStyle w:val="apple-converted-space"/>
          <w:rFonts w:ascii="Verdana" w:hAnsi="Verdana"/>
          <w:color w:val="000000"/>
          <w:sz w:val="16"/>
          <w:szCs w:val="16"/>
        </w:rPr>
        <w:t> </w:t>
      </w:r>
      <w:r>
        <w:rPr>
          <w:rFonts w:ascii="Verdana" w:hAnsi="Verdana"/>
          <w:color w:val="000000"/>
          <w:sz w:val="16"/>
          <w:szCs w:val="16"/>
        </w:rPr>
        <w:t>like</w:t>
      </w:r>
      <w:r>
        <w:rPr>
          <w:rStyle w:val="apple-converted-space"/>
          <w:rFonts w:ascii="Verdana" w:hAnsi="Verdana"/>
          <w:color w:val="000000"/>
          <w:sz w:val="16"/>
          <w:szCs w:val="16"/>
        </w:rPr>
        <w:t> </w:t>
      </w:r>
      <w:r>
        <w:rPr>
          <w:rFonts w:ascii="Verdana" w:hAnsi="Verdana"/>
          <w:b/>
          <w:bCs/>
          <w:color w:val="000000"/>
          <w:sz w:val="16"/>
          <w:szCs w:val="16"/>
        </w:rPr>
        <w:t>System.gc ()</w:t>
      </w:r>
      <w:r>
        <w:rPr>
          <w:rStyle w:val="apple-converted-space"/>
          <w:rFonts w:ascii="Verdana" w:hAnsi="Verdana"/>
          <w:color w:val="000000"/>
          <w:sz w:val="16"/>
          <w:szCs w:val="16"/>
        </w:rPr>
        <w:t> </w:t>
      </w:r>
      <w:r>
        <w:rPr>
          <w:rFonts w:ascii="Verdana" w:hAnsi="Verdana"/>
          <w:color w:val="000000"/>
          <w:sz w:val="16"/>
          <w:szCs w:val="16"/>
        </w:rPr>
        <w:t>and</w:t>
      </w:r>
      <w:r>
        <w:rPr>
          <w:rStyle w:val="apple-converted-space"/>
          <w:rFonts w:ascii="Verdana" w:hAnsi="Verdana"/>
          <w:color w:val="000000"/>
          <w:sz w:val="16"/>
          <w:szCs w:val="16"/>
        </w:rPr>
        <w:t> </w:t>
      </w:r>
      <w:r>
        <w:rPr>
          <w:rFonts w:ascii="Verdana" w:hAnsi="Verdana"/>
          <w:b/>
          <w:bCs/>
          <w:color w:val="000000"/>
          <w:sz w:val="16"/>
          <w:szCs w:val="16"/>
        </w:rPr>
        <w:t>Runtime.gc</w:t>
      </w:r>
      <w:r>
        <w:rPr>
          <w:rStyle w:val="apple-converted-space"/>
          <w:rFonts w:ascii="Verdana" w:hAnsi="Verdana"/>
          <w:color w:val="000000"/>
          <w:sz w:val="16"/>
          <w:szCs w:val="16"/>
        </w:rPr>
        <w:t> </w:t>
      </w:r>
      <w:r>
        <w:rPr>
          <w:rFonts w:ascii="Verdana" w:hAnsi="Verdana"/>
          <w:color w:val="000000"/>
          <w:sz w:val="16"/>
          <w:szCs w:val="16"/>
        </w:rPr>
        <w:t>() which</w:t>
      </w:r>
      <w:r>
        <w:rPr>
          <w:rStyle w:val="apple-converted-space"/>
          <w:rFonts w:ascii="Verdana" w:hAnsi="Verdana"/>
          <w:color w:val="000000"/>
          <w:sz w:val="16"/>
          <w:szCs w:val="16"/>
        </w:rPr>
        <w:t> </w:t>
      </w:r>
      <w:r>
        <w:rPr>
          <w:rFonts w:ascii="Verdana" w:hAnsi="Verdana"/>
          <w:b/>
          <w:bCs/>
          <w:color w:val="000000"/>
          <w:sz w:val="16"/>
          <w:szCs w:val="16"/>
        </w:rPr>
        <w:t>is used to send request of</w:t>
      </w:r>
      <w:r>
        <w:rPr>
          <w:rStyle w:val="apple-converted-space"/>
          <w:rFonts w:ascii="Verdana" w:hAnsi="Verdana"/>
          <w:b/>
          <w:bCs/>
          <w:color w:val="000000"/>
          <w:sz w:val="16"/>
          <w:szCs w:val="16"/>
        </w:rPr>
        <w:t> </w:t>
      </w:r>
      <w:r>
        <w:rPr>
          <w:rFonts w:ascii="Verdana" w:hAnsi="Verdana"/>
          <w:b/>
          <w:bCs/>
          <w:color w:val="000000"/>
          <w:sz w:val="16"/>
          <w:szCs w:val="16"/>
        </w:rPr>
        <w:t>Garbage collection</w:t>
      </w:r>
      <w:r>
        <w:rPr>
          <w:rStyle w:val="apple-converted-space"/>
          <w:rFonts w:ascii="Verdana" w:hAnsi="Verdana"/>
          <w:b/>
          <w:bCs/>
          <w:color w:val="000000"/>
          <w:sz w:val="16"/>
          <w:szCs w:val="16"/>
        </w:rPr>
        <w:t> </w:t>
      </w:r>
      <w:r>
        <w:rPr>
          <w:rFonts w:ascii="Verdana" w:hAnsi="Verdana"/>
          <w:b/>
          <w:bCs/>
          <w:color w:val="000000"/>
          <w:sz w:val="16"/>
          <w:szCs w:val="16"/>
        </w:rPr>
        <w:t>to JVM</w:t>
      </w:r>
      <w:r>
        <w:rPr>
          <w:rStyle w:val="apple-converted-space"/>
          <w:rFonts w:ascii="Verdana" w:hAnsi="Verdana"/>
          <w:color w:val="000000"/>
          <w:sz w:val="16"/>
          <w:szCs w:val="16"/>
        </w:rPr>
        <w:t> </w:t>
      </w:r>
      <w:r>
        <w:rPr>
          <w:rFonts w:ascii="Verdana" w:hAnsi="Verdana"/>
          <w:color w:val="000000"/>
          <w:sz w:val="16"/>
          <w:szCs w:val="16"/>
        </w:rPr>
        <w:t>but it’s</w:t>
      </w:r>
      <w:r>
        <w:rPr>
          <w:rStyle w:val="apple-converted-space"/>
          <w:rFonts w:ascii="Verdana" w:hAnsi="Verdana"/>
          <w:color w:val="000000"/>
          <w:sz w:val="16"/>
          <w:szCs w:val="16"/>
        </w:rPr>
        <w:t> </w:t>
      </w:r>
      <w:r>
        <w:rPr>
          <w:rFonts w:ascii="Verdana" w:hAnsi="Verdana"/>
          <w:i/>
          <w:iCs/>
          <w:color w:val="000000"/>
          <w:sz w:val="16"/>
          <w:szCs w:val="16"/>
        </w:rPr>
        <w:t>not guaranteed that</w:t>
      </w:r>
      <w:r>
        <w:rPr>
          <w:rStyle w:val="apple-converted-space"/>
          <w:rFonts w:ascii="Verdana" w:hAnsi="Verdana"/>
          <w:i/>
          <w:iCs/>
          <w:color w:val="000000"/>
          <w:sz w:val="16"/>
          <w:szCs w:val="16"/>
        </w:rPr>
        <w:t> </w:t>
      </w:r>
      <w:r>
        <w:rPr>
          <w:rFonts w:ascii="Verdana" w:hAnsi="Verdana"/>
          <w:i/>
          <w:iCs/>
          <w:color w:val="000000"/>
          <w:sz w:val="16"/>
          <w:szCs w:val="16"/>
        </w:rPr>
        <w:t>garbage collection</w:t>
      </w:r>
      <w:r>
        <w:rPr>
          <w:rStyle w:val="apple-converted-space"/>
          <w:rFonts w:ascii="Verdana" w:hAnsi="Verdana"/>
          <w:i/>
          <w:iCs/>
          <w:color w:val="000000"/>
          <w:sz w:val="16"/>
          <w:szCs w:val="16"/>
        </w:rPr>
        <w:t> </w:t>
      </w:r>
      <w:r>
        <w:rPr>
          <w:rFonts w:ascii="Verdana" w:hAnsi="Verdana"/>
          <w:i/>
          <w:iCs/>
          <w:color w:val="000000"/>
          <w:sz w:val="16"/>
          <w:szCs w:val="16"/>
        </w:rPr>
        <w:t>will happen</w:t>
      </w:r>
      <w:r>
        <w:rPr>
          <w:rFonts w:ascii="Verdana" w:hAnsi="Verdana"/>
          <w:color w:val="000000"/>
          <w:sz w:val="16"/>
          <w:szCs w:val="16"/>
        </w:rPr>
        <w:t>.</w:t>
      </w:r>
      <w:r>
        <w:rPr>
          <w:rFonts w:ascii="Trebuchet MS" w:hAnsi="Trebuchet MS"/>
          <w:color w:val="000000"/>
        </w:rPr>
        <w:br/>
      </w:r>
      <w:r>
        <w:rPr>
          <w:rFonts w:ascii="Verdana" w:hAnsi="Verdana"/>
          <w:color w:val="000000"/>
          <w:sz w:val="16"/>
          <w:szCs w:val="16"/>
        </w:rPr>
        <w:t>8) If there is no memory space for creating new object in Heap</w:t>
      </w:r>
      <w:r>
        <w:rPr>
          <w:rStyle w:val="apple-converted-space"/>
          <w:rFonts w:ascii="Verdana" w:hAnsi="Verdana"/>
          <w:color w:val="000000"/>
          <w:sz w:val="16"/>
          <w:szCs w:val="16"/>
        </w:rPr>
        <w:t> </w:t>
      </w:r>
      <w:r>
        <w:rPr>
          <w:rFonts w:ascii="Verdana" w:hAnsi="Verdana"/>
          <w:b/>
          <w:bCs/>
          <w:color w:val="000000"/>
          <w:sz w:val="16"/>
          <w:szCs w:val="16"/>
        </w:rPr>
        <w:t>Java Virtual Machine</w:t>
      </w:r>
      <w:r>
        <w:rPr>
          <w:rStyle w:val="apple-converted-space"/>
          <w:rFonts w:ascii="Verdana" w:hAnsi="Verdana"/>
          <w:color w:val="000000"/>
          <w:sz w:val="16"/>
          <w:szCs w:val="16"/>
        </w:rPr>
        <w:t> </w:t>
      </w:r>
      <w:r>
        <w:rPr>
          <w:rFonts w:ascii="Verdana" w:hAnsi="Verdana"/>
          <w:color w:val="000000"/>
          <w:sz w:val="16"/>
          <w:szCs w:val="16"/>
        </w:rPr>
        <w:t>throws</w:t>
      </w:r>
      <w:r>
        <w:rPr>
          <w:rStyle w:val="apple-converted-space"/>
          <w:rFonts w:ascii="Verdana" w:hAnsi="Verdana"/>
          <w:color w:val="000000"/>
          <w:sz w:val="16"/>
          <w:szCs w:val="16"/>
        </w:rPr>
        <w:t> </w:t>
      </w:r>
      <w:r>
        <w:rPr>
          <w:rFonts w:ascii="Verdana" w:hAnsi="Verdana"/>
          <w:b/>
          <w:bCs/>
          <w:color w:val="000000"/>
          <w:sz w:val="16"/>
          <w:szCs w:val="16"/>
        </w:rPr>
        <w:t>OutOfMemoryError</w:t>
      </w:r>
      <w:r>
        <w:rPr>
          <w:rStyle w:val="apple-converted-space"/>
          <w:rFonts w:ascii="Verdana" w:hAnsi="Verdana"/>
          <w:b/>
          <w:bCs/>
          <w:color w:val="000000"/>
          <w:sz w:val="16"/>
          <w:szCs w:val="16"/>
        </w:rPr>
        <w:t> </w:t>
      </w:r>
      <w:r>
        <w:rPr>
          <w:rFonts w:ascii="Verdana" w:hAnsi="Verdana"/>
          <w:color w:val="000000"/>
          <w:sz w:val="16"/>
          <w:szCs w:val="16"/>
        </w:rPr>
        <w:t>or</w:t>
      </w:r>
      <w:r>
        <w:rPr>
          <w:rStyle w:val="apple-converted-space"/>
          <w:rFonts w:ascii="Verdana" w:hAnsi="Verdana"/>
          <w:color w:val="000000"/>
          <w:sz w:val="16"/>
          <w:szCs w:val="16"/>
        </w:rPr>
        <w:t> </w:t>
      </w:r>
      <w:hyperlink r:id="rId61" w:history="1">
        <w:r>
          <w:rPr>
            <w:rStyle w:val="Hyperlink"/>
            <w:rFonts w:ascii="Verdana" w:hAnsi="Verdana"/>
            <w:b/>
            <w:bCs/>
            <w:color w:val="660099"/>
            <w:sz w:val="16"/>
            <w:szCs w:val="16"/>
          </w:rPr>
          <w:t>java.lang.OutOfMemoryError heap space</w:t>
        </w:r>
      </w:hyperlink>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Q1) Which part of the memory is involved in Gar</w:t>
      </w:r>
      <w:r>
        <w:rPr>
          <w:rFonts w:asciiTheme="minorHAnsi" w:hAnsiTheme="minorHAnsi" w:cs="Arial"/>
          <w:b w:val="0"/>
          <w:color w:val="000000"/>
          <w:sz w:val="20"/>
          <w:szCs w:val="20"/>
        </w:rPr>
        <w:t>bage Collection? Stack or Heap?</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Ans) Heap</w:t>
      </w:r>
    </w:p>
    <w:p w:rsidR="001E6387" w:rsidRPr="00976B13"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976B13">
        <w:rPr>
          <w:rFonts w:asciiTheme="minorHAnsi" w:hAnsiTheme="minorHAnsi" w:cs="Arial"/>
          <w:color w:val="FF0000"/>
          <w:sz w:val="20"/>
          <w:szCs w:val="20"/>
        </w:rPr>
        <w:t>Q2)What is responsiblity of Garbage Collector?</w:t>
      </w:r>
    </w:p>
    <w:p w:rsidR="001E6387" w:rsidRPr="00976B13"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976B13">
        <w:rPr>
          <w:rFonts w:asciiTheme="minorHAnsi" w:hAnsiTheme="minorHAnsi" w:cs="Arial"/>
          <w:color w:val="FF0000"/>
          <w:sz w:val="20"/>
          <w:szCs w:val="20"/>
        </w:rPr>
        <w:t>Ans) Garbage collector frees the memory occupied by the unreachable objects during the java program by deleting these unreachable objects.</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It ensures that the available memory will be used efficiently, but does not guarantee that there will be sufficient</w:t>
      </w:r>
      <w:r>
        <w:rPr>
          <w:rFonts w:asciiTheme="minorHAnsi" w:hAnsiTheme="minorHAnsi" w:cs="Arial"/>
          <w:b w:val="0"/>
          <w:color w:val="000000"/>
          <w:sz w:val="20"/>
          <w:szCs w:val="20"/>
        </w:rPr>
        <w:t xml:space="preserve"> memory for the program to run.</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Q3) Is gar</w:t>
      </w:r>
      <w:r>
        <w:rPr>
          <w:rFonts w:asciiTheme="minorHAnsi" w:hAnsiTheme="minorHAnsi" w:cs="Arial"/>
          <w:b w:val="0"/>
          <w:color w:val="000000"/>
          <w:sz w:val="20"/>
          <w:szCs w:val="20"/>
        </w:rPr>
        <w:t>bage collector a dameon thread?</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 Yes GC is a dameon thread. A dameon thread runs behind the application. It is started by JVM. The thread stops wh</w:t>
      </w:r>
      <w:r>
        <w:rPr>
          <w:rFonts w:asciiTheme="minorHAnsi" w:hAnsiTheme="minorHAnsi" w:cs="Arial"/>
          <w:b w:val="0"/>
          <w:color w:val="000000"/>
          <w:sz w:val="20"/>
          <w:szCs w:val="20"/>
        </w:rPr>
        <w:t>en all non-dameon threads stop.</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lastRenderedPageBreak/>
        <w:t>Q4)Garbage C</w:t>
      </w:r>
      <w:r>
        <w:rPr>
          <w:rFonts w:asciiTheme="minorHAnsi" w:hAnsiTheme="minorHAnsi" w:cs="Arial"/>
          <w:b w:val="0"/>
          <w:color w:val="000000"/>
          <w:sz w:val="20"/>
          <w:szCs w:val="20"/>
        </w:rPr>
        <w:t>ollector is controlled by whom?</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 The JVM controls the Garbage Collector; it decides when to run the Garbage Collector. JVM runs the Garbage Collector when it realizes that the memory is running low, but this behavior of jvm can not be guaranteed.</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One can request the Garbage Collection to happen from within the java program but there is no guarantee that this reques</w:t>
      </w:r>
      <w:r>
        <w:rPr>
          <w:rFonts w:asciiTheme="minorHAnsi" w:hAnsiTheme="minorHAnsi" w:cs="Arial"/>
          <w:b w:val="0"/>
          <w:color w:val="000000"/>
          <w:sz w:val="20"/>
          <w:szCs w:val="20"/>
        </w:rPr>
        <w:t>t will be taken care of by jvm.</w:t>
      </w:r>
    </w:p>
    <w:p w:rsidR="001E6387" w:rsidRPr="00976B13"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976B13">
        <w:rPr>
          <w:rFonts w:asciiTheme="minorHAnsi" w:hAnsiTheme="minorHAnsi" w:cs="Arial"/>
          <w:color w:val="FF0000"/>
          <w:sz w:val="20"/>
          <w:szCs w:val="20"/>
        </w:rPr>
        <w:t>Q5) When does an object become eligible for garbage collection?</w:t>
      </w:r>
    </w:p>
    <w:p w:rsidR="001E6387" w:rsidRPr="00976B13"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976B13">
        <w:rPr>
          <w:rFonts w:asciiTheme="minorHAnsi" w:hAnsiTheme="minorHAnsi" w:cs="Arial"/>
          <w:color w:val="FF0000"/>
          <w:sz w:val="20"/>
          <w:szCs w:val="20"/>
        </w:rPr>
        <w:t>Ans) An object becomes eligible for Garbage Collection when no live thread can access it.</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Q6) What are the different ways to make an object eligible for Garbage Collecti</w:t>
      </w:r>
      <w:r>
        <w:rPr>
          <w:rFonts w:asciiTheme="minorHAnsi" w:hAnsiTheme="minorHAnsi" w:cs="Arial"/>
          <w:b w:val="0"/>
          <w:color w:val="000000"/>
          <w:sz w:val="20"/>
          <w:szCs w:val="20"/>
        </w:rPr>
        <w:t>on when it is no longer needed</w:t>
      </w:r>
      <w:r>
        <w:rPr>
          <w:rFonts w:asciiTheme="minorHAnsi" w:hAnsiTheme="minorHAnsi" w:cs="Arial" w:hint="eastAsia"/>
          <w:b w:val="0"/>
          <w:color w:val="000000"/>
          <w:sz w:val="20"/>
          <w:szCs w:val="20"/>
        </w:rPr>
        <w:t>?</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w:t>
      </w:r>
    </w:p>
    <w:p w:rsidR="001E6387" w:rsidRPr="009B66D2"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9B66D2">
        <w:rPr>
          <w:rFonts w:asciiTheme="minorHAnsi" w:hAnsiTheme="minorHAnsi" w:cs="Arial"/>
          <w:color w:val="FF0000"/>
          <w:sz w:val="20"/>
          <w:szCs w:val="20"/>
        </w:rPr>
        <w:t>1. Set all available object references to null once the purpose of creating the object is served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p</w:t>
      </w:r>
      <w:r>
        <w:rPr>
          <w:rFonts w:asciiTheme="minorHAnsi" w:hAnsiTheme="minorHAnsi" w:cs="Arial"/>
          <w:b w:val="0"/>
          <w:color w:val="000000"/>
          <w:sz w:val="20"/>
          <w:szCs w:val="20"/>
        </w:rPr>
        <w:t>ublic class GarbageCollnTest1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   public static void main (String [] args){</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String str = "Set the object ref to null";</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//String object referenced by variable str is not eligible for GC yet</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 = null;</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/*String object referenced by variable str becomes eligible for GC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 xml:space="preserve">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w:t>
      </w:r>
    </w:p>
    <w:p w:rsidR="001E6387" w:rsidRPr="009B66D2"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9B66D2">
        <w:rPr>
          <w:rFonts w:asciiTheme="minorHAnsi" w:hAnsiTheme="minorHAnsi" w:cs="Arial"/>
          <w:color w:val="FF0000"/>
          <w:sz w:val="20"/>
          <w:szCs w:val="20"/>
        </w:rPr>
        <w:t>2. Make the reference variable to refer to another object : Decouple the reference variable from the object and set it refer to another object, so the object which it was referring to before reassigning is eligible for Garbage Collection.</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lastRenderedPageBreak/>
        <w:t>publc class GarbageCollnT</w:t>
      </w:r>
      <w:r>
        <w:rPr>
          <w:rFonts w:asciiTheme="minorHAnsi" w:hAnsiTheme="minorHAnsi" w:cs="Arial"/>
          <w:b w:val="0"/>
          <w:color w:val="000000"/>
          <w:sz w:val="20"/>
          <w:szCs w:val="20"/>
        </w:rPr>
        <w:t>est2 {</w:t>
      </w:r>
      <w:r w:rsidR="00B46BE2">
        <w:rPr>
          <w:rFonts w:asciiTheme="minorHAnsi" w:hAnsiTheme="minorHAnsi" w:cs="Arial" w:hint="eastAsia"/>
          <w:b w:val="0"/>
          <w:color w:val="000000"/>
          <w:sz w:val="20"/>
          <w:szCs w:val="20"/>
        </w:rPr>
        <w:tab/>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   public static void main(String [] args){</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String str1 = "Garbage collected after use";</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String str2 = "Another String";</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System.out.println(str1);</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//String object referred by </w:t>
      </w:r>
      <w:r>
        <w:rPr>
          <w:rFonts w:asciiTheme="minorHAnsi" w:hAnsiTheme="minorHAnsi" w:cs="Arial"/>
          <w:b w:val="0"/>
          <w:color w:val="000000"/>
          <w:sz w:val="20"/>
          <w:szCs w:val="20"/>
        </w:rPr>
        <w:t>str1 is not eligible for GC yet</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str1 = str2;</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 Now the str1 variable referes to the String object "Another String" and the object "Garbage collected after use" is not referred by any variable </w:t>
      </w:r>
      <w:r>
        <w:rPr>
          <w:rFonts w:asciiTheme="minorHAnsi" w:hAnsiTheme="minorHAnsi" w:cs="Arial"/>
          <w:b w:val="0"/>
          <w:color w:val="000000"/>
          <w:sz w:val="20"/>
          <w:szCs w:val="20"/>
        </w:rPr>
        <w:t>and hence is eligible for GC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 xml:space="preserve">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3) Creating Islands of Isolation : If you have two instance reference variables which are referring to the instances of the same class, and these two reference variables refer to each other and the objects referred by these reference variables do not have any other valid reference then these two objects are said to form an Island of Isolation and are e</w:t>
      </w:r>
      <w:r>
        <w:rPr>
          <w:rFonts w:asciiTheme="minorHAnsi" w:hAnsiTheme="minorHAnsi" w:cs="Arial"/>
          <w:b w:val="0"/>
          <w:color w:val="000000"/>
          <w:sz w:val="20"/>
          <w:szCs w:val="20"/>
        </w:rPr>
        <w:t>ligible for Garbage Collection.</w:t>
      </w:r>
    </w:p>
    <w:p w:rsidR="001E6387" w:rsidRPr="001E6387" w:rsidRDefault="001E6387" w:rsidP="008315F6">
      <w:pPr>
        <w:pStyle w:val="Heading1"/>
        <w:shd w:val="clear" w:color="auto" w:fill="FFFFFF"/>
        <w:spacing w:line="375" w:lineRule="atLeast"/>
        <w:ind w:leftChars="300" w:left="630"/>
        <w:rPr>
          <w:rFonts w:asciiTheme="minorHAnsi" w:hAnsiTheme="minorHAnsi" w:cs="Arial"/>
          <w:b w:val="0"/>
          <w:color w:val="000000"/>
          <w:sz w:val="20"/>
          <w:szCs w:val="20"/>
        </w:rPr>
      </w:pPr>
      <w:r w:rsidRPr="001E6387">
        <w:rPr>
          <w:rFonts w:asciiTheme="minorHAnsi" w:hAnsiTheme="minorHAnsi" w:cs="Arial"/>
          <w:b w:val="0"/>
          <w:color w:val="000000"/>
          <w:sz w:val="20"/>
          <w:szCs w:val="20"/>
        </w:rPr>
        <w:t>public class GCTest3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GCTest3 g;</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   public static void main(String [] str){</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GCTest3 gc1 = new GCTest3();</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GCTest3 gc2 = new GCTest3();</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gc1.g = gc2; //gc1 refers to gc2</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gc2.g = gc1; //gc2 refers to gc1</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lastRenderedPageBreak/>
        <w:t>gc1 = null;</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gc2 = null;</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//gc1 and gc2 refer to each other and have no other valid //references</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//gc1 and gc2 form Island of Isolation</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//gc1 and gc2 are eligible for Garbage collection here</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 xml:space="preserve">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Q7) Can the Garbage Col</w:t>
      </w:r>
      <w:r>
        <w:rPr>
          <w:rFonts w:asciiTheme="minorHAnsi" w:hAnsiTheme="minorHAnsi" w:cs="Arial"/>
          <w:b w:val="0"/>
          <w:color w:val="000000"/>
          <w:sz w:val="20"/>
          <w:szCs w:val="20"/>
        </w:rPr>
        <w:t>lection be forced by any means?</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 No. The Garbage Collection can not be forced, though there are few ways by which it can be requested there is no guarantee that these request</w:t>
      </w:r>
      <w:r>
        <w:rPr>
          <w:rFonts w:asciiTheme="minorHAnsi" w:hAnsiTheme="minorHAnsi" w:cs="Arial"/>
          <w:b w:val="0"/>
          <w:color w:val="000000"/>
          <w:sz w:val="20"/>
          <w:szCs w:val="20"/>
        </w:rPr>
        <w:t>s will be taken care of by JVM.</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Q8) How can the Garba</w:t>
      </w:r>
      <w:r>
        <w:rPr>
          <w:rFonts w:asciiTheme="minorHAnsi" w:hAnsiTheme="minorHAnsi" w:cs="Arial"/>
          <w:b w:val="0"/>
          <w:color w:val="000000"/>
          <w:sz w:val="20"/>
          <w:szCs w:val="20"/>
        </w:rPr>
        <w:t>ge Collection be requested?</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Ans) There are two ways in which we can request the jvm to </w:t>
      </w:r>
      <w:r>
        <w:rPr>
          <w:rFonts w:asciiTheme="minorHAnsi" w:hAnsiTheme="minorHAnsi" w:cs="Arial"/>
          <w:b w:val="0"/>
          <w:color w:val="000000"/>
          <w:sz w:val="20"/>
          <w:szCs w:val="20"/>
        </w:rPr>
        <w:t>execute the Garbage Collection.</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1)</w:t>
      </w:r>
      <w:r w:rsidRPr="001E6387">
        <w:rPr>
          <w:rFonts w:asciiTheme="minorHAnsi" w:hAnsiTheme="minorHAnsi" w:cs="Arial"/>
          <w:b w:val="0"/>
          <w:color w:val="000000"/>
          <w:sz w:val="20"/>
          <w:szCs w:val="20"/>
        </w:rPr>
        <w:tab/>
        <w:t>The methods to perform the garbage collections are present in the Runtime class provided by java. The Runtime class is a Singleton for each java main program.</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The method getRuntime() returns a singleton instance of the Runtime class. The method gc() can be invoked using this instance of Runtime to request the garbage collection.</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2)</w:t>
      </w:r>
      <w:r w:rsidRPr="001E6387">
        <w:rPr>
          <w:rFonts w:asciiTheme="minorHAnsi" w:hAnsiTheme="minorHAnsi" w:cs="Arial"/>
          <w:b w:val="0"/>
          <w:color w:val="000000"/>
          <w:sz w:val="20"/>
          <w:szCs w:val="20"/>
        </w:rPr>
        <w:tab/>
        <w:t>Call the System class System.gc() method which will request the jvm to perform GC.</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Q9) What is the purpose o</w:t>
      </w:r>
      <w:r>
        <w:rPr>
          <w:rFonts w:asciiTheme="minorHAnsi" w:hAnsiTheme="minorHAnsi" w:cs="Arial"/>
          <w:b w:val="0"/>
          <w:color w:val="000000"/>
          <w:sz w:val="20"/>
          <w:szCs w:val="20"/>
        </w:rPr>
        <w:t>f overriding finalize() method?</w:t>
      </w:r>
    </w:p>
    <w:p w:rsid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 The finalize() method should be overridden for an object to include the clean up code or to dispose of the system resources that should to be done before the object</w:t>
      </w:r>
      <w:r>
        <w:rPr>
          <w:rFonts w:asciiTheme="minorHAnsi" w:hAnsiTheme="minorHAnsi" w:cs="Arial"/>
          <w:b w:val="0"/>
          <w:color w:val="000000"/>
          <w:sz w:val="20"/>
          <w:szCs w:val="20"/>
        </w:rPr>
        <w:t xml:space="preserve"> is garbage collected.</w:t>
      </w:r>
    </w:p>
    <w:p w:rsidR="00CA27AA" w:rsidRPr="00CA27AA" w:rsidRDefault="00CA27AA"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Consolas" w:eastAsia="SimSun" w:hAnsi="Consolas" w:cs="Consolas"/>
          <w:color w:val="393318"/>
          <w:kern w:val="0"/>
          <w:sz w:val="20"/>
          <w:szCs w:val="20"/>
        </w:rPr>
      </w:pPr>
      <w:r w:rsidRPr="00CA27AA">
        <w:rPr>
          <w:rFonts w:ascii="Consolas" w:eastAsia="SimSun" w:hAnsi="Consolas" w:cs="Consolas"/>
          <w:color w:val="00008B"/>
          <w:kern w:val="0"/>
          <w:sz w:val="20"/>
          <w:szCs w:val="20"/>
          <w:bdr w:val="none" w:sz="0" w:space="0" w:color="auto" w:frame="1"/>
          <w:shd w:val="clear" w:color="auto" w:fill="EEEEEE"/>
        </w:rPr>
        <w:t>protected</w:t>
      </w:r>
      <w:r w:rsidRPr="00CA27AA">
        <w:rPr>
          <w:rFonts w:ascii="Consolas" w:eastAsia="SimSun" w:hAnsi="Consolas" w:cs="Consolas"/>
          <w:color w:val="2E3133"/>
          <w:kern w:val="0"/>
          <w:sz w:val="20"/>
          <w:szCs w:val="20"/>
          <w:bdr w:val="none" w:sz="0" w:space="0" w:color="auto" w:frame="1"/>
          <w:shd w:val="clear" w:color="auto" w:fill="EEEEEE"/>
        </w:rPr>
        <w:t xml:space="preserve"> </w:t>
      </w:r>
      <w:r w:rsidRPr="00CA27AA">
        <w:rPr>
          <w:rFonts w:ascii="Consolas" w:eastAsia="SimSun" w:hAnsi="Consolas" w:cs="Consolas"/>
          <w:color w:val="00008B"/>
          <w:kern w:val="0"/>
          <w:sz w:val="20"/>
          <w:szCs w:val="20"/>
          <w:bdr w:val="none" w:sz="0" w:space="0" w:color="auto" w:frame="1"/>
          <w:shd w:val="clear" w:color="auto" w:fill="EEEEEE"/>
        </w:rPr>
        <w:t>void</w:t>
      </w:r>
      <w:r w:rsidRPr="00CA27AA">
        <w:rPr>
          <w:rFonts w:ascii="Consolas" w:eastAsia="SimSun" w:hAnsi="Consolas" w:cs="Consolas"/>
          <w:color w:val="2E3133"/>
          <w:kern w:val="0"/>
          <w:sz w:val="20"/>
          <w:szCs w:val="20"/>
          <w:bdr w:val="none" w:sz="0" w:space="0" w:color="auto" w:frame="1"/>
          <w:shd w:val="clear" w:color="auto" w:fill="EEEEEE"/>
        </w:rPr>
        <w:t xml:space="preserve"> finalize() </w:t>
      </w:r>
      <w:r w:rsidRPr="00CA27AA">
        <w:rPr>
          <w:rFonts w:ascii="Consolas" w:eastAsia="SimSun" w:hAnsi="Consolas" w:cs="Consolas"/>
          <w:color w:val="00008B"/>
          <w:kern w:val="0"/>
          <w:sz w:val="20"/>
          <w:szCs w:val="20"/>
          <w:bdr w:val="none" w:sz="0" w:space="0" w:color="auto" w:frame="1"/>
          <w:shd w:val="clear" w:color="auto" w:fill="EEEEEE"/>
        </w:rPr>
        <w:t>throws</w:t>
      </w:r>
      <w:r w:rsidRPr="00CA27AA">
        <w:rPr>
          <w:rFonts w:ascii="Consolas" w:eastAsia="SimSun" w:hAnsi="Consolas" w:cs="Consolas"/>
          <w:color w:val="2E3133"/>
          <w:kern w:val="0"/>
          <w:sz w:val="20"/>
          <w:szCs w:val="20"/>
          <w:bdr w:val="none" w:sz="0" w:space="0" w:color="auto" w:frame="1"/>
          <w:shd w:val="clear" w:color="auto" w:fill="EEEEEE"/>
        </w:rPr>
        <w:t xml:space="preserve"> </w:t>
      </w:r>
      <w:r w:rsidRPr="00CA27AA">
        <w:rPr>
          <w:rFonts w:ascii="Consolas" w:eastAsia="SimSun" w:hAnsi="Consolas" w:cs="Consolas"/>
          <w:color w:val="2B91AF"/>
          <w:kern w:val="0"/>
          <w:sz w:val="20"/>
          <w:szCs w:val="20"/>
          <w:bdr w:val="none" w:sz="0" w:space="0" w:color="auto" w:frame="1"/>
          <w:shd w:val="clear" w:color="auto" w:fill="EEEEEE"/>
        </w:rPr>
        <w:t>Throwable</w:t>
      </w:r>
      <w:r w:rsidRPr="00CA27AA">
        <w:rPr>
          <w:rFonts w:ascii="Consolas" w:eastAsia="SimSun" w:hAnsi="Consolas" w:cs="Consolas"/>
          <w:color w:val="2E3133"/>
          <w:kern w:val="0"/>
          <w:sz w:val="20"/>
          <w:szCs w:val="20"/>
          <w:bdr w:val="none" w:sz="0" w:space="0" w:color="auto" w:frame="1"/>
          <w:shd w:val="clear" w:color="auto" w:fill="EEEEEE"/>
        </w:rPr>
        <w:t xml:space="preserve"> {}</w:t>
      </w:r>
    </w:p>
    <w:p w:rsidR="00CA27AA" w:rsidRPr="00CA27AA" w:rsidRDefault="00CA27AA" w:rsidP="008315F6">
      <w:pPr>
        <w:widowControl/>
        <w:numPr>
          <w:ilvl w:val="0"/>
          <w:numId w:val="28"/>
        </w:numPr>
        <w:spacing w:line="293" w:lineRule="atLeast"/>
        <w:ind w:leftChars="343" w:left="1080"/>
        <w:jc w:val="left"/>
        <w:rPr>
          <w:rFonts w:ascii="Arial" w:eastAsia="SimSun" w:hAnsi="Arial" w:cs="Arial"/>
          <w:color w:val="222426"/>
          <w:kern w:val="0"/>
          <w:sz w:val="23"/>
          <w:szCs w:val="23"/>
        </w:rPr>
      </w:pPr>
      <w:r w:rsidRPr="00CA27AA">
        <w:rPr>
          <w:rFonts w:ascii="Arial" w:eastAsia="SimSun" w:hAnsi="Arial" w:cs="Arial"/>
          <w:color w:val="222426"/>
          <w:kern w:val="0"/>
          <w:sz w:val="23"/>
          <w:szCs w:val="23"/>
        </w:rPr>
        <w:t>every class inherits the </w:t>
      </w:r>
      <w:r w:rsidRPr="00CA27AA">
        <w:rPr>
          <w:rFonts w:ascii="Consolas" w:eastAsia="SimSun" w:hAnsi="Consolas" w:cs="Consolas"/>
          <w:color w:val="222426"/>
          <w:kern w:val="0"/>
          <w:sz w:val="20"/>
          <w:szCs w:val="20"/>
          <w:bdr w:val="none" w:sz="0" w:space="0" w:color="auto" w:frame="1"/>
          <w:shd w:val="clear" w:color="auto" w:fill="EEEEEE"/>
        </w:rPr>
        <w:t>finalize()</w:t>
      </w:r>
      <w:r w:rsidRPr="00CA27AA">
        <w:rPr>
          <w:rFonts w:ascii="Arial" w:eastAsia="SimSun" w:hAnsi="Arial" w:cs="Arial"/>
          <w:color w:val="222426"/>
          <w:kern w:val="0"/>
          <w:sz w:val="23"/>
          <w:szCs w:val="23"/>
        </w:rPr>
        <w:t> method from java.lang.Object</w:t>
      </w:r>
    </w:p>
    <w:p w:rsidR="00CA27AA" w:rsidRPr="00CA27AA" w:rsidRDefault="00CA27AA" w:rsidP="008315F6">
      <w:pPr>
        <w:widowControl/>
        <w:numPr>
          <w:ilvl w:val="0"/>
          <w:numId w:val="28"/>
        </w:numPr>
        <w:spacing w:line="293" w:lineRule="atLeast"/>
        <w:ind w:leftChars="343" w:left="1080"/>
        <w:jc w:val="left"/>
        <w:rPr>
          <w:rFonts w:ascii="Arial" w:eastAsia="SimSun" w:hAnsi="Arial" w:cs="Arial"/>
          <w:color w:val="222426"/>
          <w:kern w:val="0"/>
          <w:sz w:val="23"/>
          <w:szCs w:val="23"/>
        </w:rPr>
      </w:pPr>
      <w:r w:rsidRPr="00CA27AA">
        <w:rPr>
          <w:rFonts w:ascii="Arial" w:eastAsia="SimSun" w:hAnsi="Arial" w:cs="Arial"/>
          <w:b/>
          <w:bCs/>
          <w:color w:val="222426"/>
          <w:kern w:val="0"/>
          <w:sz w:val="23"/>
          <w:szCs w:val="23"/>
          <w:bdr w:val="none" w:sz="0" w:space="0" w:color="auto" w:frame="1"/>
        </w:rPr>
        <w:t>the method is called by the garbage collector when it determines no more references to the object exist</w:t>
      </w:r>
    </w:p>
    <w:p w:rsidR="00CA27AA" w:rsidRPr="00CA27AA" w:rsidRDefault="00CA27AA" w:rsidP="008315F6">
      <w:pPr>
        <w:widowControl/>
        <w:numPr>
          <w:ilvl w:val="0"/>
          <w:numId w:val="28"/>
        </w:numPr>
        <w:spacing w:after="120" w:line="293" w:lineRule="atLeast"/>
        <w:ind w:leftChars="343" w:left="1080"/>
        <w:jc w:val="left"/>
        <w:rPr>
          <w:rFonts w:ascii="Arial" w:eastAsia="SimSun" w:hAnsi="Arial" w:cs="Arial"/>
          <w:color w:val="222426"/>
          <w:kern w:val="0"/>
          <w:sz w:val="23"/>
          <w:szCs w:val="23"/>
        </w:rPr>
      </w:pPr>
      <w:r w:rsidRPr="00CA27AA">
        <w:rPr>
          <w:rFonts w:ascii="Arial" w:eastAsia="SimSun" w:hAnsi="Arial" w:cs="Arial"/>
          <w:color w:val="222426"/>
          <w:kern w:val="0"/>
          <w:sz w:val="23"/>
          <w:szCs w:val="23"/>
        </w:rPr>
        <w:lastRenderedPageBreak/>
        <w:t>the Object finalize method performs no actions but it may be overridden by any class</w:t>
      </w:r>
    </w:p>
    <w:p w:rsidR="00CA27AA" w:rsidRPr="00CA27AA" w:rsidRDefault="00CA27AA" w:rsidP="008315F6">
      <w:pPr>
        <w:widowControl/>
        <w:numPr>
          <w:ilvl w:val="0"/>
          <w:numId w:val="28"/>
        </w:numPr>
        <w:spacing w:after="120" w:line="293" w:lineRule="atLeast"/>
        <w:ind w:leftChars="343" w:left="1080"/>
        <w:jc w:val="left"/>
        <w:rPr>
          <w:rFonts w:ascii="Arial" w:eastAsia="SimSun" w:hAnsi="Arial" w:cs="Arial"/>
          <w:color w:val="222426"/>
          <w:kern w:val="0"/>
          <w:sz w:val="23"/>
          <w:szCs w:val="23"/>
        </w:rPr>
      </w:pPr>
      <w:r w:rsidRPr="00CA27AA">
        <w:rPr>
          <w:rFonts w:ascii="Arial" w:eastAsia="SimSun" w:hAnsi="Arial" w:cs="Arial"/>
          <w:color w:val="222426"/>
          <w:kern w:val="0"/>
          <w:sz w:val="23"/>
          <w:szCs w:val="23"/>
        </w:rPr>
        <w:t>normally it should be overridden to clean-up non-Java resources ie closing a file</w:t>
      </w:r>
    </w:p>
    <w:p w:rsidR="00CA27AA" w:rsidRPr="00CA27AA" w:rsidRDefault="00CA27AA" w:rsidP="008315F6">
      <w:pPr>
        <w:widowControl/>
        <w:numPr>
          <w:ilvl w:val="0"/>
          <w:numId w:val="28"/>
        </w:numPr>
        <w:spacing w:line="293" w:lineRule="atLeast"/>
        <w:ind w:leftChars="343" w:left="1080"/>
        <w:jc w:val="left"/>
        <w:rPr>
          <w:rFonts w:ascii="Arial" w:eastAsia="SimSun" w:hAnsi="Arial" w:cs="Arial"/>
          <w:color w:val="222426"/>
          <w:kern w:val="0"/>
          <w:sz w:val="23"/>
          <w:szCs w:val="23"/>
          <w:highlight w:val="yellow"/>
        </w:rPr>
      </w:pPr>
      <w:r w:rsidRPr="00CA27AA">
        <w:rPr>
          <w:rFonts w:ascii="Arial" w:eastAsia="SimSun" w:hAnsi="Arial" w:cs="Arial"/>
          <w:color w:val="222426"/>
          <w:kern w:val="0"/>
          <w:sz w:val="23"/>
          <w:szCs w:val="23"/>
          <w:highlight w:val="yellow"/>
        </w:rPr>
        <w:t>if overridding</w:t>
      </w:r>
      <w:r w:rsidRPr="00714A27">
        <w:rPr>
          <w:rFonts w:ascii="Arial" w:eastAsia="SimSun" w:hAnsi="Arial" w:cs="Arial"/>
          <w:color w:val="222426"/>
          <w:kern w:val="0"/>
          <w:sz w:val="23"/>
          <w:szCs w:val="23"/>
          <w:highlight w:val="yellow"/>
        </w:rPr>
        <w:t> </w:t>
      </w:r>
      <w:r w:rsidRPr="00714A27">
        <w:rPr>
          <w:rFonts w:ascii="Consolas" w:eastAsia="SimSun" w:hAnsi="Consolas" w:cs="Consolas"/>
          <w:color w:val="222426"/>
          <w:kern w:val="0"/>
          <w:sz w:val="20"/>
          <w:szCs w:val="20"/>
          <w:highlight w:val="yellow"/>
          <w:bdr w:val="none" w:sz="0" w:space="0" w:color="auto" w:frame="1"/>
          <w:shd w:val="clear" w:color="auto" w:fill="EEEEEE"/>
        </w:rPr>
        <w:t>finalize()</w:t>
      </w:r>
      <w:r w:rsidRPr="00714A27">
        <w:rPr>
          <w:rFonts w:ascii="Arial" w:eastAsia="SimSun" w:hAnsi="Arial" w:cs="Arial"/>
          <w:color w:val="222426"/>
          <w:kern w:val="0"/>
          <w:sz w:val="23"/>
          <w:szCs w:val="23"/>
          <w:highlight w:val="yellow"/>
        </w:rPr>
        <w:t> </w:t>
      </w:r>
      <w:r w:rsidRPr="00CA27AA">
        <w:rPr>
          <w:rFonts w:ascii="Arial" w:eastAsia="SimSun" w:hAnsi="Arial" w:cs="Arial"/>
          <w:color w:val="222426"/>
          <w:kern w:val="0"/>
          <w:sz w:val="23"/>
          <w:szCs w:val="23"/>
          <w:highlight w:val="yellow"/>
        </w:rPr>
        <w:t>it is good programming practice to use a try-catch-finally statement and to always call</w:t>
      </w:r>
      <w:r w:rsidRPr="00714A27">
        <w:rPr>
          <w:rFonts w:ascii="Arial" w:eastAsia="SimSun" w:hAnsi="Arial" w:cs="Arial"/>
          <w:color w:val="222426"/>
          <w:kern w:val="0"/>
          <w:sz w:val="23"/>
          <w:szCs w:val="23"/>
          <w:highlight w:val="yellow"/>
        </w:rPr>
        <w:t> </w:t>
      </w:r>
      <w:r w:rsidRPr="00714A27">
        <w:rPr>
          <w:rFonts w:ascii="Consolas" w:eastAsia="SimSun" w:hAnsi="Consolas" w:cs="Consolas"/>
          <w:color w:val="222426"/>
          <w:kern w:val="0"/>
          <w:sz w:val="20"/>
          <w:szCs w:val="20"/>
          <w:highlight w:val="yellow"/>
          <w:bdr w:val="none" w:sz="0" w:space="0" w:color="auto" w:frame="1"/>
          <w:shd w:val="clear" w:color="auto" w:fill="EEEEEE"/>
        </w:rPr>
        <w:t>super.finalize()</w:t>
      </w:r>
      <w:r w:rsidRPr="00CA27AA">
        <w:rPr>
          <w:rFonts w:ascii="Arial" w:eastAsia="SimSun" w:hAnsi="Arial" w:cs="Arial"/>
          <w:color w:val="222426"/>
          <w:kern w:val="0"/>
          <w:sz w:val="23"/>
          <w:szCs w:val="23"/>
          <w:highlight w:val="yellow"/>
        </w:rPr>
        <w:t>.</w:t>
      </w:r>
      <w:r w:rsidRPr="00CA27AA">
        <w:rPr>
          <w:rFonts w:ascii="Arial" w:eastAsia="SimSun" w:hAnsi="Arial" w:cs="Arial"/>
          <w:color w:val="222426"/>
          <w:kern w:val="0"/>
          <w:sz w:val="23"/>
          <w:szCs w:val="23"/>
        </w:rPr>
        <w:t xml:space="preserve"> </w:t>
      </w:r>
      <w:r w:rsidRPr="00CA27AA">
        <w:rPr>
          <w:rFonts w:ascii="Arial" w:eastAsia="SimSun" w:hAnsi="Arial" w:cs="Arial"/>
          <w:color w:val="222426"/>
          <w:kern w:val="0"/>
          <w:sz w:val="23"/>
          <w:szCs w:val="23"/>
          <w:highlight w:val="yellow"/>
        </w:rPr>
        <w:t>This is a safety measure to ensure you do not inadvertently miss closing a resource used by the objects calling class</w:t>
      </w:r>
    </w:p>
    <w:p w:rsidR="00CA27AA" w:rsidRPr="00CA27AA" w:rsidRDefault="00CA27AA" w:rsidP="008315F6">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343" w:left="1080"/>
        <w:jc w:val="left"/>
        <w:rPr>
          <w:rFonts w:ascii="Consolas" w:eastAsia="SimSun" w:hAnsi="Consolas" w:cs="Consolas"/>
          <w:color w:val="2E3133"/>
          <w:kern w:val="0"/>
          <w:sz w:val="20"/>
          <w:szCs w:val="20"/>
          <w:bdr w:val="none" w:sz="0" w:space="0" w:color="auto" w:frame="1"/>
          <w:shd w:val="clear" w:color="auto" w:fill="EEEEEE"/>
        </w:rPr>
      </w:pPr>
      <w:r w:rsidRPr="00CA27AA">
        <w:rPr>
          <w:rFonts w:ascii="Consolas" w:eastAsia="SimSun" w:hAnsi="Consolas" w:cs="Consolas"/>
          <w:color w:val="00008B"/>
          <w:kern w:val="0"/>
          <w:sz w:val="20"/>
          <w:szCs w:val="20"/>
          <w:bdr w:val="none" w:sz="0" w:space="0" w:color="auto" w:frame="1"/>
          <w:shd w:val="clear" w:color="auto" w:fill="EEEEEE"/>
        </w:rPr>
        <w:t>protected</w:t>
      </w:r>
      <w:r w:rsidRPr="00CA27AA">
        <w:rPr>
          <w:rFonts w:ascii="Consolas" w:eastAsia="SimSun" w:hAnsi="Consolas" w:cs="Consolas"/>
          <w:color w:val="2E3133"/>
          <w:kern w:val="0"/>
          <w:sz w:val="20"/>
          <w:szCs w:val="20"/>
          <w:bdr w:val="none" w:sz="0" w:space="0" w:color="auto" w:frame="1"/>
          <w:shd w:val="clear" w:color="auto" w:fill="EEEEEE"/>
        </w:rPr>
        <w:t xml:space="preserve"> </w:t>
      </w:r>
      <w:r w:rsidRPr="00CA27AA">
        <w:rPr>
          <w:rFonts w:ascii="Consolas" w:eastAsia="SimSun" w:hAnsi="Consolas" w:cs="Consolas"/>
          <w:color w:val="00008B"/>
          <w:kern w:val="0"/>
          <w:sz w:val="20"/>
          <w:szCs w:val="20"/>
          <w:bdr w:val="none" w:sz="0" w:space="0" w:color="auto" w:frame="1"/>
          <w:shd w:val="clear" w:color="auto" w:fill="EEEEEE"/>
        </w:rPr>
        <w:t>void</w:t>
      </w:r>
      <w:r w:rsidRPr="00CA27AA">
        <w:rPr>
          <w:rFonts w:ascii="Consolas" w:eastAsia="SimSun" w:hAnsi="Consolas" w:cs="Consolas"/>
          <w:color w:val="2E3133"/>
          <w:kern w:val="0"/>
          <w:sz w:val="20"/>
          <w:szCs w:val="20"/>
          <w:bdr w:val="none" w:sz="0" w:space="0" w:color="auto" w:frame="1"/>
          <w:shd w:val="clear" w:color="auto" w:fill="EEEEEE"/>
        </w:rPr>
        <w:t xml:space="preserve"> finalize() </w:t>
      </w:r>
      <w:r w:rsidRPr="00CA27AA">
        <w:rPr>
          <w:rFonts w:ascii="Consolas" w:eastAsia="SimSun" w:hAnsi="Consolas" w:cs="Consolas"/>
          <w:color w:val="00008B"/>
          <w:kern w:val="0"/>
          <w:sz w:val="20"/>
          <w:szCs w:val="20"/>
          <w:bdr w:val="none" w:sz="0" w:space="0" w:color="auto" w:frame="1"/>
          <w:shd w:val="clear" w:color="auto" w:fill="EEEEEE"/>
        </w:rPr>
        <w:t>throws</w:t>
      </w:r>
      <w:r w:rsidRPr="00CA27AA">
        <w:rPr>
          <w:rFonts w:ascii="Consolas" w:eastAsia="SimSun" w:hAnsi="Consolas" w:cs="Consolas"/>
          <w:color w:val="2E3133"/>
          <w:kern w:val="0"/>
          <w:sz w:val="20"/>
          <w:szCs w:val="20"/>
          <w:bdr w:val="none" w:sz="0" w:space="0" w:color="auto" w:frame="1"/>
          <w:shd w:val="clear" w:color="auto" w:fill="EEEEEE"/>
        </w:rPr>
        <w:t xml:space="preserve"> </w:t>
      </w:r>
      <w:r w:rsidRPr="00CA27AA">
        <w:rPr>
          <w:rFonts w:ascii="Consolas" w:eastAsia="SimSun" w:hAnsi="Consolas" w:cs="Consolas"/>
          <w:color w:val="2B91AF"/>
          <w:kern w:val="0"/>
          <w:sz w:val="20"/>
          <w:szCs w:val="20"/>
          <w:bdr w:val="none" w:sz="0" w:space="0" w:color="auto" w:frame="1"/>
          <w:shd w:val="clear" w:color="auto" w:fill="EEEEEE"/>
        </w:rPr>
        <w:t>Throwable</w:t>
      </w:r>
      <w:r w:rsidRPr="00CA27AA">
        <w:rPr>
          <w:rFonts w:ascii="Consolas" w:eastAsia="SimSun" w:hAnsi="Consolas" w:cs="Consolas"/>
          <w:color w:val="2E3133"/>
          <w:kern w:val="0"/>
          <w:sz w:val="20"/>
          <w:szCs w:val="20"/>
          <w:bdr w:val="none" w:sz="0" w:space="0" w:color="auto" w:frame="1"/>
          <w:shd w:val="clear" w:color="auto" w:fill="EEEEEE"/>
        </w:rPr>
        <w:t xml:space="preserve"> {</w:t>
      </w:r>
    </w:p>
    <w:p w:rsidR="00CA27AA" w:rsidRPr="00CA27AA" w:rsidRDefault="00CA27AA" w:rsidP="008315F6">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343" w:left="1080"/>
        <w:jc w:val="left"/>
        <w:rPr>
          <w:rFonts w:ascii="Consolas" w:eastAsia="SimSun" w:hAnsi="Consolas" w:cs="Consolas"/>
          <w:color w:val="2E3133"/>
          <w:kern w:val="0"/>
          <w:sz w:val="20"/>
          <w:szCs w:val="20"/>
          <w:bdr w:val="none" w:sz="0" w:space="0" w:color="auto" w:frame="1"/>
          <w:shd w:val="clear" w:color="auto" w:fill="EEEEEE"/>
        </w:rPr>
      </w:pPr>
      <w:r w:rsidRPr="00CA27AA">
        <w:rPr>
          <w:rFonts w:ascii="Consolas" w:eastAsia="SimSun" w:hAnsi="Consolas" w:cs="Consolas"/>
          <w:color w:val="2E3133"/>
          <w:kern w:val="0"/>
          <w:sz w:val="20"/>
          <w:szCs w:val="20"/>
          <w:bdr w:val="none" w:sz="0" w:space="0" w:color="auto" w:frame="1"/>
          <w:shd w:val="clear" w:color="auto" w:fill="EEEEEE"/>
        </w:rPr>
        <w:t xml:space="preserve">     </w:t>
      </w:r>
      <w:r w:rsidRPr="00CA27AA">
        <w:rPr>
          <w:rFonts w:ascii="Consolas" w:eastAsia="SimSun" w:hAnsi="Consolas" w:cs="Consolas"/>
          <w:color w:val="00008B"/>
          <w:kern w:val="0"/>
          <w:sz w:val="20"/>
          <w:szCs w:val="20"/>
          <w:bdr w:val="none" w:sz="0" w:space="0" w:color="auto" w:frame="1"/>
          <w:shd w:val="clear" w:color="auto" w:fill="EEEEEE"/>
        </w:rPr>
        <w:t>try</w:t>
      </w:r>
      <w:r w:rsidRPr="00CA27AA">
        <w:rPr>
          <w:rFonts w:ascii="Consolas" w:eastAsia="SimSun" w:hAnsi="Consolas" w:cs="Consolas"/>
          <w:color w:val="2E3133"/>
          <w:kern w:val="0"/>
          <w:sz w:val="20"/>
          <w:szCs w:val="20"/>
          <w:bdr w:val="none" w:sz="0" w:space="0" w:color="auto" w:frame="1"/>
          <w:shd w:val="clear" w:color="auto" w:fill="EEEEEE"/>
        </w:rPr>
        <w:t xml:space="preserve"> {</w:t>
      </w:r>
    </w:p>
    <w:p w:rsidR="00CA27AA" w:rsidRPr="00CA27AA" w:rsidRDefault="00CA27AA" w:rsidP="008315F6">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343" w:left="1080"/>
        <w:jc w:val="left"/>
        <w:rPr>
          <w:rFonts w:ascii="Consolas" w:eastAsia="SimSun" w:hAnsi="Consolas" w:cs="Consolas"/>
          <w:color w:val="2E3133"/>
          <w:kern w:val="0"/>
          <w:sz w:val="20"/>
          <w:szCs w:val="20"/>
          <w:bdr w:val="none" w:sz="0" w:space="0" w:color="auto" w:frame="1"/>
          <w:shd w:val="clear" w:color="auto" w:fill="EEEEEE"/>
        </w:rPr>
      </w:pPr>
      <w:r w:rsidRPr="00CA27AA">
        <w:rPr>
          <w:rFonts w:ascii="Consolas" w:eastAsia="SimSun" w:hAnsi="Consolas" w:cs="Consolas"/>
          <w:color w:val="2E3133"/>
          <w:kern w:val="0"/>
          <w:sz w:val="20"/>
          <w:szCs w:val="20"/>
          <w:bdr w:val="none" w:sz="0" w:space="0" w:color="auto" w:frame="1"/>
          <w:shd w:val="clear" w:color="auto" w:fill="EEEEEE"/>
        </w:rPr>
        <w:t xml:space="preserve">         close();        </w:t>
      </w:r>
      <w:r w:rsidRPr="00CA27AA">
        <w:rPr>
          <w:rFonts w:ascii="Consolas" w:eastAsia="SimSun" w:hAnsi="Consolas" w:cs="Consolas"/>
          <w:color w:val="848A91"/>
          <w:kern w:val="0"/>
          <w:sz w:val="20"/>
          <w:szCs w:val="20"/>
          <w:bdr w:val="none" w:sz="0" w:space="0" w:color="auto" w:frame="1"/>
          <w:shd w:val="clear" w:color="auto" w:fill="EEEEEE"/>
        </w:rPr>
        <w:t>// close open files</w:t>
      </w:r>
    </w:p>
    <w:p w:rsidR="00CA27AA" w:rsidRPr="00CA27AA" w:rsidRDefault="00CA27AA" w:rsidP="008315F6">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343" w:left="1080"/>
        <w:jc w:val="left"/>
        <w:rPr>
          <w:rFonts w:ascii="Consolas" w:eastAsia="SimSun" w:hAnsi="Consolas" w:cs="Consolas"/>
          <w:color w:val="2E3133"/>
          <w:kern w:val="0"/>
          <w:sz w:val="20"/>
          <w:szCs w:val="20"/>
          <w:bdr w:val="none" w:sz="0" w:space="0" w:color="auto" w:frame="1"/>
          <w:shd w:val="clear" w:color="auto" w:fill="EEEEEE"/>
        </w:rPr>
      </w:pPr>
      <w:r w:rsidRPr="00CA27AA">
        <w:rPr>
          <w:rFonts w:ascii="Consolas" w:eastAsia="SimSun" w:hAnsi="Consolas" w:cs="Consolas"/>
          <w:color w:val="2E3133"/>
          <w:kern w:val="0"/>
          <w:sz w:val="20"/>
          <w:szCs w:val="20"/>
          <w:bdr w:val="none" w:sz="0" w:space="0" w:color="auto" w:frame="1"/>
          <w:shd w:val="clear" w:color="auto" w:fill="EEEEEE"/>
        </w:rPr>
        <w:t xml:space="preserve">     } </w:t>
      </w:r>
      <w:r w:rsidRPr="00CA27AA">
        <w:rPr>
          <w:rFonts w:ascii="Consolas" w:eastAsia="SimSun" w:hAnsi="Consolas" w:cs="Consolas"/>
          <w:color w:val="00008B"/>
          <w:kern w:val="0"/>
          <w:sz w:val="20"/>
          <w:szCs w:val="20"/>
          <w:bdr w:val="none" w:sz="0" w:space="0" w:color="auto" w:frame="1"/>
          <w:shd w:val="clear" w:color="auto" w:fill="EEEEEE"/>
        </w:rPr>
        <w:t>finally</w:t>
      </w:r>
      <w:r w:rsidRPr="00CA27AA">
        <w:rPr>
          <w:rFonts w:ascii="Consolas" w:eastAsia="SimSun" w:hAnsi="Consolas" w:cs="Consolas"/>
          <w:color w:val="2E3133"/>
          <w:kern w:val="0"/>
          <w:sz w:val="20"/>
          <w:szCs w:val="20"/>
          <w:bdr w:val="none" w:sz="0" w:space="0" w:color="auto" w:frame="1"/>
          <w:shd w:val="clear" w:color="auto" w:fill="EEEEEE"/>
        </w:rPr>
        <w:t xml:space="preserve"> {</w:t>
      </w:r>
    </w:p>
    <w:p w:rsidR="00CA27AA" w:rsidRPr="00CA27AA" w:rsidRDefault="00CA27AA" w:rsidP="008315F6">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343" w:left="1080"/>
        <w:jc w:val="left"/>
        <w:rPr>
          <w:rFonts w:ascii="Consolas" w:eastAsia="SimSun" w:hAnsi="Consolas" w:cs="Consolas"/>
          <w:color w:val="2E3133"/>
          <w:kern w:val="0"/>
          <w:sz w:val="20"/>
          <w:szCs w:val="20"/>
          <w:bdr w:val="none" w:sz="0" w:space="0" w:color="auto" w:frame="1"/>
          <w:shd w:val="clear" w:color="auto" w:fill="EEEEEE"/>
        </w:rPr>
      </w:pPr>
      <w:r w:rsidRPr="00CA27AA">
        <w:rPr>
          <w:rFonts w:ascii="Consolas" w:eastAsia="SimSun" w:hAnsi="Consolas" w:cs="Consolas"/>
          <w:color w:val="2E3133"/>
          <w:kern w:val="0"/>
          <w:sz w:val="20"/>
          <w:szCs w:val="20"/>
          <w:bdr w:val="none" w:sz="0" w:space="0" w:color="auto" w:frame="1"/>
          <w:shd w:val="clear" w:color="auto" w:fill="EEEEEE"/>
        </w:rPr>
        <w:t xml:space="preserve">         </w:t>
      </w:r>
      <w:r w:rsidRPr="00CA27AA">
        <w:rPr>
          <w:rFonts w:ascii="Consolas" w:eastAsia="SimSun" w:hAnsi="Consolas" w:cs="Consolas"/>
          <w:color w:val="00008B"/>
          <w:kern w:val="0"/>
          <w:sz w:val="20"/>
          <w:szCs w:val="20"/>
          <w:bdr w:val="none" w:sz="0" w:space="0" w:color="auto" w:frame="1"/>
          <w:shd w:val="clear" w:color="auto" w:fill="EEEEEE"/>
        </w:rPr>
        <w:t>super</w:t>
      </w:r>
      <w:r w:rsidRPr="00CA27AA">
        <w:rPr>
          <w:rFonts w:ascii="Consolas" w:eastAsia="SimSun" w:hAnsi="Consolas" w:cs="Consolas"/>
          <w:color w:val="2E3133"/>
          <w:kern w:val="0"/>
          <w:sz w:val="20"/>
          <w:szCs w:val="20"/>
          <w:bdr w:val="none" w:sz="0" w:space="0" w:color="auto" w:frame="1"/>
          <w:shd w:val="clear" w:color="auto" w:fill="EEEEEE"/>
        </w:rPr>
        <w:t>.finalize();</w:t>
      </w:r>
    </w:p>
    <w:p w:rsidR="00CA27AA" w:rsidRPr="00CA27AA" w:rsidRDefault="00CA27AA" w:rsidP="008315F6">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343" w:left="1080"/>
        <w:jc w:val="left"/>
        <w:rPr>
          <w:rFonts w:ascii="Consolas" w:eastAsia="SimSun" w:hAnsi="Consolas" w:cs="Consolas"/>
          <w:color w:val="2E3133"/>
          <w:kern w:val="0"/>
          <w:sz w:val="20"/>
          <w:szCs w:val="20"/>
          <w:bdr w:val="none" w:sz="0" w:space="0" w:color="auto" w:frame="1"/>
          <w:shd w:val="clear" w:color="auto" w:fill="EEEEEE"/>
        </w:rPr>
      </w:pPr>
      <w:r w:rsidRPr="00CA27AA">
        <w:rPr>
          <w:rFonts w:ascii="Consolas" w:eastAsia="SimSun" w:hAnsi="Consolas" w:cs="Consolas"/>
          <w:color w:val="2E3133"/>
          <w:kern w:val="0"/>
          <w:sz w:val="20"/>
          <w:szCs w:val="20"/>
          <w:bdr w:val="none" w:sz="0" w:space="0" w:color="auto" w:frame="1"/>
          <w:shd w:val="clear" w:color="auto" w:fill="EEEEEE"/>
        </w:rPr>
        <w:t xml:space="preserve">     }</w:t>
      </w:r>
    </w:p>
    <w:p w:rsidR="00CA27AA" w:rsidRPr="00CA27AA" w:rsidRDefault="00CA27AA"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ind w:leftChars="514" w:left="1079"/>
        <w:jc w:val="left"/>
        <w:rPr>
          <w:rFonts w:ascii="Consolas" w:eastAsia="SimSun" w:hAnsi="Consolas" w:cs="Consolas"/>
          <w:color w:val="393318"/>
          <w:kern w:val="0"/>
          <w:sz w:val="20"/>
          <w:szCs w:val="20"/>
        </w:rPr>
      </w:pPr>
      <w:r w:rsidRPr="00CA27AA">
        <w:rPr>
          <w:rFonts w:ascii="Consolas" w:eastAsia="SimSun" w:hAnsi="Consolas" w:cs="Consolas"/>
          <w:color w:val="2E3133"/>
          <w:kern w:val="0"/>
          <w:sz w:val="20"/>
          <w:szCs w:val="20"/>
          <w:bdr w:val="none" w:sz="0" w:space="0" w:color="auto" w:frame="1"/>
          <w:shd w:val="clear" w:color="auto" w:fill="EEEEEE"/>
        </w:rPr>
        <w:t xml:space="preserve"> }</w:t>
      </w:r>
    </w:p>
    <w:p w:rsidR="00CA27AA" w:rsidRPr="00CA27AA" w:rsidRDefault="00CA27AA" w:rsidP="008315F6">
      <w:pPr>
        <w:widowControl/>
        <w:numPr>
          <w:ilvl w:val="0"/>
          <w:numId w:val="28"/>
        </w:numPr>
        <w:spacing w:line="293" w:lineRule="atLeast"/>
        <w:ind w:leftChars="343" w:left="1080"/>
        <w:jc w:val="left"/>
        <w:rPr>
          <w:rFonts w:ascii="Arial" w:eastAsia="SimSun" w:hAnsi="Arial" w:cs="Arial"/>
          <w:color w:val="222426"/>
          <w:kern w:val="0"/>
          <w:sz w:val="23"/>
          <w:szCs w:val="23"/>
        </w:rPr>
      </w:pPr>
      <w:r w:rsidRPr="00CA27AA">
        <w:rPr>
          <w:rFonts w:ascii="Arial" w:eastAsia="SimSun" w:hAnsi="Arial" w:cs="Arial"/>
          <w:color w:val="222426"/>
          <w:kern w:val="0"/>
          <w:sz w:val="23"/>
          <w:szCs w:val="23"/>
        </w:rPr>
        <w:t>any exception thrown by </w:t>
      </w:r>
      <w:r w:rsidRPr="00CA27AA">
        <w:rPr>
          <w:rFonts w:ascii="Consolas" w:eastAsia="SimSun" w:hAnsi="Consolas" w:cs="Consolas"/>
          <w:color w:val="222426"/>
          <w:kern w:val="0"/>
          <w:sz w:val="20"/>
          <w:szCs w:val="20"/>
          <w:bdr w:val="none" w:sz="0" w:space="0" w:color="auto" w:frame="1"/>
          <w:shd w:val="clear" w:color="auto" w:fill="EEEEEE"/>
        </w:rPr>
        <w:t>finalize()</w:t>
      </w:r>
      <w:r w:rsidRPr="00CA27AA">
        <w:rPr>
          <w:rFonts w:ascii="Arial" w:eastAsia="SimSun" w:hAnsi="Arial" w:cs="Arial"/>
          <w:color w:val="222426"/>
          <w:kern w:val="0"/>
          <w:sz w:val="23"/>
          <w:szCs w:val="23"/>
        </w:rPr>
        <w:t> during garbage collection halts the finalization but is otherwise ignored</w:t>
      </w:r>
    </w:p>
    <w:p w:rsidR="00CA27AA" w:rsidRPr="003A3246" w:rsidRDefault="00CA27AA" w:rsidP="008315F6">
      <w:pPr>
        <w:widowControl/>
        <w:numPr>
          <w:ilvl w:val="0"/>
          <w:numId w:val="28"/>
        </w:numPr>
        <w:spacing w:line="293" w:lineRule="atLeast"/>
        <w:ind w:leftChars="343" w:left="1080"/>
        <w:jc w:val="left"/>
        <w:rPr>
          <w:rFonts w:ascii="Arial" w:eastAsia="SimSun" w:hAnsi="Arial" w:cs="Arial"/>
          <w:color w:val="222426"/>
          <w:kern w:val="0"/>
          <w:sz w:val="23"/>
          <w:szCs w:val="23"/>
          <w:highlight w:val="yellow"/>
        </w:rPr>
      </w:pPr>
      <w:r w:rsidRPr="003A3246">
        <w:rPr>
          <w:rFonts w:ascii="Consolas" w:eastAsia="SimSun" w:hAnsi="Consolas" w:cs="Consolas"/>
          <w:color w:val="222426"/>
          <w:kern w:val="0"/>
          <w:sz w:val="20"/>
          <w:szCs w:val="20"/>
          <w:highlight w:val="yellow"/>
          <w:bdr w:val="none" w:sz="0" w:space="0" w:color="auto" w:frame="1"/>
          <w:shd w:val="clear" w:color="auto" w:fill="EEEEEE"/>
        </w:rPr>
        <w:t>finalize()</w:t>
      </w:r>
      <w:r w:rsidRPr="003A3246">
        <w:rPr>
          <w:rFonts w:ascii="Arial" w:eastAsia="SimSun" w:hAnsi="Arial" w:cs="Arial"/>
          <w:color w:val="222426"/>
          <w:kern w:val="0"/>
          <w:sz w:val="23"/>
          <w:szCs w:val="23"/>
          <w:highlight w:val="yellow"/>
        </w:rPr>
        <w:t> is never run more than once on any object</w:t>
      </w:r>
    </w:p>
    <w:p w:rsidR="00CA27AA" w:rsidRPr="00CA27AA" w:rsidRDefault="00CA27AA" w:rsidP="008315F6">
      <w:pPr>
        <w:pStyle w:val="Heading1"/>
        <w:shd w:val="clear" w:color="auto" w:fill="FFFFFF"/>
        <w:spacing w:line="375" w:lineRule="atLeast"/>
        <w:ind w:leftChars="471" w:left="989"/>
        <w:rPr>
          <w:rFonts w:asciiTheme="minorHAnsi" w:hAnsiTheme="minorHAnsi" w:cs="Arial"/>
          <w:b w:val="0"/>
          <w:color w:val="000000"/>
          <w:sz w:val="20"/>
          <w:szCs w:val="20"/>
        </w:rPr>
      </w:pP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Q10) If an object becomes eligible for Garbage Collection and its finalize() method has been called and inside this method the object becomes accessible by a live thread of execution and is not garbage collected. Later at some point the same object becomes eligible for Garbage collection, will the fin</w:t>
      </w:r>
      <w:r>
        <w:rPr>
          <w:rFonts w:asciiTheme="minorHAnsi" w:hAnsiTheme="minorHAnsi" w:cs="Arial"/>
          <w:b w:val="0"/>
          <w:color w:val="000000"/>
          <w:sz w:val="20"/>
          <w:szCs w:val="20"/>
        </w:rPr>
        <w:t>alize() method be called again?</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Ans) No</w:t>
      </w:r>
    </w:p>
    <w:p w:rsidR="001E6387" w:rsidRPr="00AE1680"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AE1680">
        <w:rPr>
          <w:rFonts w:asciiTheme="minorHAnsi" w:hAnsiTheme="minorHAnsi" w:cs="Arial"/>
          <w:color w:val="FF0000"/>
          <w:sz w:val="20"/>
          <w:szCs w:val="20"/>
        </w:rPr>
        <w:t>Q11) How many times does the garbage collector calls the finalize() method for an object?</w:t>
      </w:r>
    </w:p>
    <w:p w:rsidR="001E6387" w:rsidRPr="00AE1680" w:rsidRDefault="001E6387" w:rsidP="008315F6">
      <w:pPr>
        <w:pStyle w:val="Heading1"/>
        <w:shd w:val="clear" w:color="auto" w:fill="FFFFFF"/>
        <w:spacing w:line="375" w:lineRule="atLeast"/>
        <w:ind w:leftChars="471" w:left="989"/>
        <w:rPr>
          <w:rFonts w:asciiTheme="minorHAnsi" w:hAnsiTheme="minorHAnsi" w:cs="Arial"/>
          <w:color w:val="FF0000"/>
          <w:sz w:val="20"/>
          <w:szCs w:val="20"/>
        </w:rPr>
      </w:pPr>
      <w:r w:rsidRPr="00AE1680">
        <w:rPr>
          <w:rFonts w:asciiTheme="minorHAnsi" w:hAnsiTheme="minorHAnsi" w:cs="Arial"/>
          <w:color w:val="FF0000"/>
          <w:sz w:val="20"/>
          <w:szCs w:val="20"/>
        </w:rPr>
        <w:t>Ans) Only once.</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Q12) What happens if an uncaught exception is thrown from during the execution of the finalize() method of an object?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 The exception will be ignored and the garbage collection (finalizat</w:t>
      </w:r>
      <w:r>
        <w:rPr>
          <w:rFonts w:asciiTheme="minorHAnsi" w:hAnsiTheme="minorHAnsi" w:cs="Arial"/>
          <w:b w:val="0"/>
          <w:color w:val="000000"/>
          <w:sz w:val="20"/>
          <w:szCs w:val="20"/>
        </w:rPr>
        <w:t>ion) of that object terminates.</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 xml:space="preserve">Q13) What are different ways to call garbage collector? </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lastRenderedPageBreak/>
        <w:t>Ans) Garbage collection can be invoked using System.gc(</w:t>
      </w:r>
      <w:r>
        <w:rPr>
          <w:rFonts w:asciiTheme="minorHAnsi" w:hAnsiTheme="minorHAnsi" w:cs="Arial"/>
          <w:b w:val="0"/>
          <w:color w:val="000000"/>
          <w:sz w:val="20"/>
          <w:szCs w:val="20"/>
        </w:rPr>
        <w:t>) or Runtime.getRuntime().gc().</w:t>
      </w:r>
    </w:p>
    <w:p w:rsidR="001E6387" w:rsidRPr="001E6387" w:rsidRDefault="001E6387" w:rsidP="008315F6">
      <w:pPr>
        <w:pStyle w:val="Heading1"/>
        <w:shd w:val="clear" w:color="auto" w:fill="FFFFFF"/>
        <w:spacing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Q14) How to enable/disable call of finalize() me</w:t>
      </w:r>
      <w:r>
        <w:rPr>
          <w:rFonts w:asciiTheme="minorHAnsi" w:hAnsiTheme="minorHAnsi" w:cs="Arial"/>
          <w:b w:val="0"/>
          <w:color w:val="000000"/>
          <w:sz w:val="20"/>
          <w:szCs w:val="20"/>
        </w:rPr>
        <w:t>thod of exit of the applicatio</w:t>
      </w:r>
      <w:r>
        <w:rPr>
          <w:rFonts w:asciiTheme="minorHAnsi" w:hAnsiTheme="minorHAnsi" w:cs="Arial" w:hint="eastAsia"/>
          <w:b w:val="0"/>
          <w:color w:val="000000"/>
          <w:sz w:val="20"/>
          <w:szCs w:val="20"/>
        </w:rPr>
        <w:t>n</w:t>
      </w:r>
    </w:p>
    <w:p w:rsidR="003F1A4E" w:rsidRDefault="001E6387"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0"/>
          <w:szCs w:val="20"/>
        </w:rPr>
      </w:pPr>
      <w:r w:rsidRPr="001E6387">
        <w:rPr>
          <w:rFonts w:asciiTheme="minorHAnsi" w:hAnsiTheme="minorHAnsi" w:cs="Arial"/>
          <w:b w:val="0"/>
          <w:color w:val="000000"/>
          <w:sz w:val="20"/>
          <w:szCs w:val="20"/>
        </w:rPr>
        <w:t>Ans) Runtime.getRuntime().runFinalizersOnExit(boolean value) . Passing the boolean value will either disable or enable the finalize() call.</w:t>
      </w:r>
    </w:p>
    <w:p w:rsidR="00E1371A" w:rsidRDefault="00BA47EA" w:rsidP="008315F6">
      <w:pPr>
        <w:pStyle w:val="Heading1"/>
        <w:shd w:val="clear" w:color="auto" w:fill="FFFFFF"/>
        <w:spacing w:before="0" w:beforeAutospacing="0" w:after="0" w:afterAutospacing="0" w:line="375" w:lineRule="atLeast"/>
        <w:ind w:leftChars="471" w:left="989"/>
        <w:rPr>
          <w:rStyle w:val="Hyperlink"/>
          <w:rFonts w:asciiTheme="minorHAnsi" w:hAnsiTheme="minorHAnsi" w:cs="Arial"/>
          <w:b w:val="0"/>
          <w:sz w:val="20"/>
          <w:szCs w:val="20"/>
        </w:rPr>
      </w:pPr>
      <w:hyperlink r:id="rId62" w:history="1">
        <w:r w:rsidR="00E1371A" w:rsidRPr="00756BE7">
          <w:rPr>
            <w:rStyle w:val="Hyperlink"/>
            <w:rFonts w:asciiTheme="minorHAnsi" w:hAnsiTheme="minorHAnsi" w:cs="Arial"/>
            <w:b w:val="0"/>
            <w:sz w:val="20"/>
            <w:szCs w:val="20"/>
          </w:rPr>
          <w:t>http://java-questions.com/garbagecollection-interview-questions.html</w:t>
        </w:r>
      </w:hyperlink>
    </w:p>
    <w:p w:rsidR="00156B83" w:rsidRPr="00156B83" w:rsidRDefault="00156B83" w:rsidP="008315F6">
      <w:pPr>
        <w:pStyle w:val="Heading1"/>
        <w:shd w:val="clear" w:color="auto" w:fill="FFFFFF"/>
        <w:spacing w:before="0" w:beforeAutospacing="0" w:after="0" w:afterAutospacing="0" w:line="375" w:lineRule="atLeast"/>
        <w:ind w:leftChars="471" w:left="989"/>
        <w:rPr>
          <w:rStyle w:val="Hyperlink"/>
          <w:rFonts w:asciiTheme="minorHAnsi" w:hAnsiTheme="minorHAnsi" w:cs="Arial"/>
          <w:b w:val="0"/>
          <w:color w:val="auto"/>
          <w:sz w:val="20"/>
          <w:szCs w:val="20"/>
          <w:u w:val="none"/>
        </w:rPr>
      </w:pPr>
      <w:r>
        <w:rPr>
          <w:rStyle w:val="Hyperlink"/>
          <w:rFonts w:asciiTheme="minorHAnsi" w:hAnsiTheme="minorHAnsi" w:cs="Arial" w:hint="eastAsia"/>
          <w:b w:val="0"/>
          <w:color w:val="auto"/>
          <w:sz w:val="20"/>
          <w:szCs w:val="20"/>
          <w:u w:val="none"/>
        </w:rPr>
        <w:t>Q</w:t>
      </w:r>
      <w:r w:rsidRPr="00156B83">
        <w:rPr>
          <w:rStyle w:val="Hyperlink"/>
          <w:rFonts w:asciiTheme="minorHAnsi" w:hAnsiTheme="minorHAnsi" w:cs="Arial" w:hint="eastAsia"/>
          <w:b w:val="0"/>
          <w:color w:val="auto"/>
          <w:sz w:val="20"/>
          <w:szCs w:val="20"/>
          <w:u w:val="none"/>
        </w:rPr>
        <w:t>15)</w:t>
      </w:r>
      <w:r w:rsidRPr="00156B83">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At what point is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Bar</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object, created on line 6, eligible for garbage collection?</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w:eastAsia="SimSun" w:hAnsi="Courier" w:cs="Courier New"/>
          <w:color w:val="0000FF"/>
          <w:kern w:val="0"/>
          <w:sz w:val="18"/>
          <w:szCs w:val="18"/>
        </w:rPr>
        <w:t>class</w:t>
      </w:r>
      <w:r w:rsidRPr="00156B83">
        <w:rPr>
          <w:rFonts w:ascii="Courier" w:eastAsia="SimSun" w:hAnsi="Courier" w:cs="Courier New"/>
          <w:color w:val="000000"/>
          <w:kern w:val="0"/>
          <w:sz w:val="18"/>
          <w:szCs w:val="18"/>
        </w:rPr>
        <w:t xml:space="preserve"> </w:t>
      </w:r>
      <w:r w:rsidRPr="00156B83">
        <w:rPr>
          <w:rFonts w:ascii="Courier" w:eastAsia="SimSun" w:hAnsi="Courier" w:cs="Courier New"/>
          <w:color w:val="EE3B3B"/>
          <w:kern w:val="0"/>
          <w:sz w:val="18"/>
          <w:szCs w:val="18"/>
        </w:rPr>
        <w:t>Bar</w:t>
      </w:r>
      <w:r w:rsidRPr="00156B83">
        <w:rPr>
          <w:rFonts w:ascii="Courier" w:eastAsia="SimSun" w:hAnsi="Courier" w:cs="Courier New"/>
          <w:color w:val="000000"/>
          <w:kern w:val="0"/>
          <w:sz w:val="18"/>
          <w:szCs w:val="18"/>
        </w:rPr>
        <w:t xml:space="preserve"> {</w:t>
      </w:r>
      <w:r w:rsidRPr="00156B83">
        <w:rPr>
          <w:rFonts w:ascii="Courier New" w:eastAsia="SimSun" w:hAnsi="Courier New" w:cs="Courier New"/>
          <w:color w:val="000000"/>
          <w:kern w:val="0"/>
          <w:sz w:val="18"/>
          <w:szCs w:val="18"/>
        </w:rPr>
        <w:t xml:space="preserve"> }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w:eastAsia="SimSun" w:hAnsi="Courier" w:cs="Courier New"/>
          <w:color w:val="000000"/>
          <w:kern w:val="0"/>
          <w:sz w:val="18"/>
          <w:szCs w:val="18"/>
        </w:rPr>
      </w:pPr>
      <w:r w:rsidRPr="00156B83">
        <w:rPr>
          <w:rFonts w:ascii="Courier" w:eastAsia="SimSun" w:hAnsi="Courier" w:cs="Courier New"/>
          <w:color w:val="0000FF"/>
          <w:kern w:val="0"/>
          <w:sz w:val="18"/>
          <w:szCs w:val="18"/>
        </w:rPr>
        <w:t>class</w:t>
      </w:r>
      <w:r w:rsidRPr="00156B83">
        <w:rPr>
          <w:rFonts w:ascii="Courier" w:eastAsia="SimSun" w:hAnsi="Courier" w:cs="Courier New"/>
          <w:color w:val="000000"/>
          <w:kern w:val="0"/>
          <w:sz w:val="18"/>
          <w:szCs w:val="18"/>
        </w:rPr>
        <w:t xml:space="preserve"> </w:t>
      </w:r>
      <w:r w:rsidRPr="00156B83">
        <w:rPr>
          <w:rFonts w:ascii="Courier" w:eastAsia="SimSun" w:hAnsi="Courier" w:cs="Courier New"/>
          <w:color w:val="EE3B3B"/>
          <w:kern w:val="0"/>
          <w:sz w:val="18"/>
          <w:szCs w:val="18"/>
        </w:rPr>
        <w:t>Test</w:t>
      </w:r>
      <w:r w:rsidRPr="00156B83">
        <w:rPr>
          <w:rFonts w:ascii="Courier" w:eastAsia="SimSun" w:hAnsi="Courier" w:cs="Courier New"/>
          <w:color w:val="000000"/>
          <w:kern w:val="0"/>
          <w:sz w:val="18"/>
          <w:szCs w:val="18"/>
        </w:rPr>
        <w:t xml:space="preserve">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w:eastAsia="SimSun" w:hAnsi="Courier" w:cs="Courier New"/>
          <w:color w:val="000000"/>
          <w:kern w:val="0"/>
          <w:sz w:val="18"/>
          <w:szCs w:val="18"/>
        </w:rPr>
        <w:t>{</w:t>
      </w:r>
      <w:r w:rsidRPr="00156B83">
        <w:rPr>
          <w:rFonts w:ascii="Courier New" w:eastAsia="SimSun" w:hAnsi="Courier New" w:cs="Courier New"/>
          <w:color w:val="000000"/>
          <w:kern w:val="0"/>
          <w:sz w:val="18"/>
          <w:szCs w:val="18"/>
        </w:rPr>
        <w:t xml:space="preserve">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Bar doBar()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Bar b = </w:t>
      </w:r>
      <w:r w:rsidRPr="00156B83">
        <w:rPr>
          <w:rFonts w:ascii="Courier" w:eastAsia="SimSun" w:hAnsi="Courier" w:cs="Courier New"/>
          <w:color w:val="0000FF"/>
          <w:kern w:val="0"/>
          <w:sz w:val="18"/>
          <w:szCs w:val="18"/>
        </w:rPr>
        <w:t>new</w:t>
      </w:r>
      <w:r w:rsidRPr="00156B83">
        <w:rPr>
          <w:rFonts w:ascii="Courier New" w:eastAsia="SimSun" w:hAnsi="Courier New" w:cs="Courier New"/>
          <w:color w:val="000000"/>
          <w:kern w:val="0"/>
          <w:sz w:val="18"/>
          <w:szCs w:val="18"/>
        </w:rPr>
        <w:t xml:space="preserve"> Bar(); </w:t>
      </w:r>
      <w:r w:rsidRPr="00156B83">
        <w:rPr>
          <w:rFonts w:ascii="Courier" w:eastAsia="SimSun" w:hAnsi="Courier" w:cs="Courier New"/>
          <w:color w:val="009900"/>
          <w:kern w:val="0"/>
          <w:sz w:val="18"/>
          <w:szCs w:val="18"/>
        </w:rPr>
        <w:t>/* Line 6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w:t>
      </w:r>
      <w:r w:rsidRPr="00156B83">
        <w:rPr>
          <w:rFonts w:ascii="Courier" w:eastAsia="SimSun" w:hAnsi="Courier" w:cs="Courier New"/>
          <w:color w:val="0000FF"/>
          <w:kern w:val="0"/>
          <w:sz w:val="18"/>
          <w:szCs w:val="18"/>
        </w:rPr>
        <w:t>return</w:t>
      </w:r>
      <w:r w:rsidRPr="00156B83">
        <w:rPr>
          <w:rFonts w:ascii="Courier New" w:eastAsia="SimSun" w:hAnsi="Courier New" w:cs="Courier New"/>
          <w:color w:val="000000"/>
          <w:kern w:val="0"/>
          <w:sz w:val="18"/>
          <w:szCs w:val="18"/>
        </w:rPr>
        <w:t xml:space="preserve"> b; </w:t>
      </w:r>
      <w:r w:rsidRPr="00156B83">
        <w:rPr>
          <w:rFonts w:ascii="Courier" w:eastAsia="SimSun" w:hAnsi="Courier" w:cs="Courier New"/>
          <w:color w:val="009900"/>
          <w:kern w:val="0"/>
          <w:sz w:val="18"/>
          <w:szCs w:val="18"/>
        </w:rPr>
        <w:t>/* Line 7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w:t>
      </w:r>
      <w:r w:rsidRPr="00156B83">
        <w:rPr>
          <w:rFonts w:ascii="Courier" w:eastAsia="SimSun" w:hAnsi="Courier" w:cs="Courier New"/>
          <w:color w:val="0000FF"/>
          <w:kern w:val="0"/>
          <w:sz w:val="18"/>
          <w:szCs w:val="18"/>
        </w:rPr>
        <w:t>public</w:t>
      </w:r>
      <w:r w:rsidRPr="00156B83">
        <w:rPr>
          <w:rFonts w:ascii="Courier New" w:eastAsia="SimSun" w:hAnsi="Courier New" w:cs="Courier New"/>
          <w:color w:val="000000"/>
          <w:kern w:val="0"/>
          <w:sz w:val="18"/>
          <w:szCs w:val="18"/>
        </w:rPr>
        <w:t xml:space="preserve"> </w:t>
      </w:r>
      <w:r w:rsidRPr="00156B83">
        <w:rPr>
          <w:rFonts w:ascii="Courier" w:eastAsia="SimSun" w:hAnsi="Courier" w:cs="Courier New"/>
          <w:color w:val="0000FF"/>
          <w:kern w:val="0"/>
          <w:sz w:val="18"/>
          <w:szCs w:val="18"/>
        </w:rPr>
        <w:t>static</w:t>
      </w:r>
      <w:r w:rsidRPr="00156B83">
        <w:rPr>
          <w:rFonts w:ascii="Courier New" w:eastAsia="SimSun" w:hAnsi="Courier New" w:cs="Courier New"/>
          <w:color w:val="000000"/>
          <w:kern w:val="0"/>
          <w:sz w:val="18"/>
          <w:szCs w:val="18"/>
        </w:rPr>
        <w:t xml:space="preserve"> </w:t>
      </w:r>
      <w:r w:rsidRPr="00156B83">
        <w:rPr>
          <w:rFonts w:ascii="Courier" w:eastAsia="SimSun" w:hAnsi="Courier" w:cs="Courier New"/>
          <w:color w:val="0000FF"/>
          <w:kern w:val="0"/>
          <w:sz w:val="18"/>
          <w:szCs w:val="18"/>
        </w:rPr>
        <w:t>void</w:t>
      </w:r>
      <w:r w:rsidRPr="00156B83">
        <w:rPr>
          <w:rFonts w:ascii="Courier New" w:eastAsia="SimSun" w:hAnsi="Courier New" w:cs="Courier New"/>
          <w:color w:val="000000"/>
          <w:kern w:val="0"/>
          <w:sz w:val="18"/>
          <w:szCs w:val="18"/>
        </w:rPr>
        <w:t xml:space="preserve"> main (String args[])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Test t = </w:t>
      </w:r>
      <w:r w:rsidRPr="00156B83">
        <w:rPr>
          <w:rFonts w:ascii="Courier" w:eastAsia="SimSun" w:hAnsi="Courier" w:cs="Courier New"/>
          <w:color w:val="0000FF"/>
          <w:kern w:val="0"/>
          <w:sz w:val="18"/>
          <w:szCs w:val="18"/>
        </w:rPr>
        <w:t>new</w:t>
      </w:r>
      <w:r w:rsidRPr="00156B83">
        <w:rPr>
          <w:rFonts w:ascii="Courier New" w:eastAsia="SimSun" w:hAnsi="Courier New" w:cs="Courier New"/>
          <w:color w:val="000000"/>
          <w:kern w:val="0"/>
          <w:sz w:val="18"/>
          <w:szCs w:val="18"/>
        </w:rPr>
        <w:t xml:space="preserve"> Test();  </w:t>
      </w:r>
      <w:r w:rsidRPr="00156B83">
        <w:rPr>
          <w:rFonts w:ascii="Courier" w:eastAsia="SimSun" w:hAnsi="Courier" w:cs="Courier New"/>
          <w:color w:val="009900"/>
          <w:kern w:val="0"/>
          <w:sz w:val="18"/>
          <w:szCs w:val="18"/>
        </w:rPr>
        <w:t>/* Line 11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Bar newBar = t.doBar();  </w:t>
      </w:r>
      <w:r w:rsidRPr="00156B83">
        <w:rPr>
          <w:rFonts w:ascii="Courier" w:eastAsia="SimSun" w:hAnsi="Courier" w:cs="Courier New"/>
          <w:color w:val="009900"/>
          <w:kern w:val="0"/>
          <w:sz w:val="18"/>
          <w:szCs w:val="18"/>
        </w:rPr>
        <w:t>/* Line 12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System.out.println(</w:t>
      </w:r>
      <w:r w:rsidRPr="00156B83">
        <w:rPr>
          <w:rFonts w:ascii="Courier" w:eastAsia="SimSun" w:hAnsi="Courier" w:cs="Courier New"/>
          <w:color w:val="EE3B3B"/>
          <w:kern w:val="0"/>
          <w:sz w:val="18"/>
          <w:szCs w:val="18"/>
        </w:rPr>
        <w:t>"newBar"</w:t>
      </w:r>
      <w:r w:rsidRPr="00156B83">
        <w:rPr>
          <w:rFonts w:ascii="Courier New" w:eastAsia="SimSun" w:hAnsi="Courier New" w:cs="Courier New"/>
          <w:color w:val="000000"/>
          <w:kern w:val="0"/>
          <w:sz w:val="18"/>
          <w:szCs w:val="18"/>
        </w:rPr>
        <w:t xml:space="preserve">);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newBar = </w:t>
      </w:r>
      <w:r w:rsidRPr="00156B83">
        <w:rPr>
          <w:rFonts w:ascii="Courier" w:eastAsia="SimSun" w:hAnsi="Courier" w:cs="Courier New"/>
          <w:color w:val="0000FF"/>
          <w:kern w:val="0"/>
          <w:sz w:val="18"/>
          <w:szCs w:val="18"/>
        </w:rPr>
        <w:t>new</w:t>
      </w:r>
      <w:r w:rsidRPr="00156B83">
        <w:rPr>
          <w:rFonts w:ascii="Courier New" w:eastAsia="SimSun" w:hAnsi="Courier New" w:cs="Courier New"/>
          <w:color w:val="000000"/>
          <w:kern w:val="0"/>
          <w:sz w:val="18"/>
          <w:szCs w:val="18"/>
        </w:rPr>
        <w:t xml:space="preserve"> Bar(); </w:t>
      </w:r>
      <w:r w:rsidRPr="00156B83">
        <w:rPr>
          <w:rFonts w:ascii="Courier" w:eastAsia="SimSun" w:hAnsi="Courier" w:cs="Courier New"/>
          <w:color w:val="009900"/>
          <w:kern w:val="0"/>
          <w:sz w:val="18"/>
          <w:szCs w:val="18"/>
        </w:rPr>
        <w:t>/* Line 14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System.out.println(</w:t>
      </w:r>
      <w:r w:rsidRPr="00156B83">
        <w:rPr>
          <w:rFonts w:ascii="Courier" w:eastAsia="SimSun" w:hAnsi="Courier" w:cs="Courier New"/>
          <w:color w:val="EE3B3B"/>
          <w:kern w:val="0"/>
          <w:sz w:val="18"/>
          <w:szCs w:val="18"/>
        </w:rPr>
        <w:t>"finishing"</w:t>
      </w:r>
      <w:r w:rsidRPr="00156B83">
        <w:rPr>
          <w:rFonts w:ascii="Courier New" w:eastAsia="SimSun" w:hAnsi="Courier New" w:cs="Courier New"/>
          <w:color w:val="000000"/>
          <w:kern w:val="0"/>
          <w:sz w:val="18"/>
          <w:szCs w:val="18"/>
        </w:rPr>
        <w:t xml:space="preserve">); </w:t>
      </w:r>
      <w:r w:rsidRPr="00156B83">
        <w:rPr>
          <w:rFonts w:ascii="Courier" w:eastAsia="SimSun" w:hAnsi="Courier" w:cs="Courier New"/>
          <w:color w:val="009900"/>
          <w:kern w:val="0"/>
          <w:sz w:val="18"/>
          <w:szCs w:val="18"/>
        </w:rPr>
        <w:t>/* Line 15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156B83">
        <w:rPr>
          <w:rFonts w:ascii="Courier New" w:eastAsia="SimSun" w:hAnsi="Courier New" w:cs="Courier New"/>
          <w:color w:val="000000"/>
          <w:kern w:val="0"/>
          <w:sz w:val="18"/>
          <w:szCs w:val="18"/>
        </w:rPr>
        <w:t xml:space="preserve">    } </w:t>
      </w:r>
    </w:p>
    <w:p w:rsidR="00156B83" w:rsidRPr="00156B83" w:rsidRDefault="00156B83"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156B83">
        <w:rPr>
          <w:rFonts w:ascii="Courier New" w:eastAsia="SimSun" w:hAnsi="Courier New" w:cs="Courier New"/>
          <w:color w:val="000000"/>
          <w:kern w:val="0"/>
          <w:sz w:val="18"/>
          <w:szCs w:val="18"/>
        </w:rPr>
        <w:t>}</w:t>
      </w:r>
    </w:p>
    <w:p w:rsidR="00156B83" w:rsidRDefault="00156B83" w:rsidP="008315F6">
      <w:pPr>
        <w:pStyle w:val="Heading1"/>
        <w:shd w:val="clear" w:color="auto" w:fill="FFFFFF"/>
        <w:spacing w:before="0" w:beforeAutospacing="0" w:after="0" w:afterAutospacing="0" w:line="375" w:lineRule="atLeast"/>
        <w:ind w:leftChars="471" w:left="989"/>
        <w:rPr>
          <w:rFonts w:ascii="Verdana" w:hAnsi="Verdana"/>
          <w:color w:val="000000"/>
          <w:sz w:val="18"/>
          <w:szCs w:val="18"/>
          <w:shd w:val="clear" w:color="auto" w:fill="FFFFFF"/>
        </w:rPr>
      </w:pPr>
      <w:r>
        <w:rPr>
          <w:rFonts w:ascii="Verdana" w:hAnsi="Verdana"/>
          <w:color w:val="000000"/>
          <w:sz w:val="18"/>
          <w:szCs w:val="18"/>
          <w:shd w:val="clear" w:color="auto" w:fill="FFFFFF"/>
        </w:rPr>
        <w:t>All references to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Bar</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object created on line 6 are destroyed when a new reference to a new</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Bar</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object is assigned to the variable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newBar</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on line 14. Therefore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Bar</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object, created on line 6, is eligible for garbage collection after line 14.</w:t>
      </w:r>
    </w:p>
    <w:p w:rsidR="004B2E20" w:rsidRDefault="004B2E20"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0"/>
          <w:szCs w:val="20"/>
        </w:rPr>
      </w:pPr>
      <w:r>
        <w:rPr>
          <w:rFonts w:ascii="Verdana" w:hAnsi="Verdana" w:hint="eastAsia"/>
          <w:color w:val="000000"/>
          <w:sz w:val="18"/>
          <w:szCs w:val="18"/>
          <w:shd w:val="clear" w:color="auto" w:fill="FFFFFF"/>
        </w:rPr>
        <w:t>16)</w:t>
      </w:r>
      <w:r w:rsidRPr="004B2E20">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When is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Float</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object, created in line 3, eligible for garbage collection?</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w:eastAsia="SimSun" w:hAnsi="Courier" w:cs="Courier New"/>
          <w:color w:val="0000FF"/>
          <w:kern w:val="0"/>
          <w:sz w:val="18"/>
          <w:szCs w:val="18"/>
        </w:rPr>
        <w:t>public</w:t>
      </w:r>
      <w:r w:rsidRPr="004B2E20">
        <w:rPr>
          <w:rFonts w:ascii="Courier New" w:eastAsia="SimSun" w:hAnsi="Courier New" w:cs="Courier New"/>
          <w:color w:val="000000"/>
          <w:kern w:val="0"/>
          <w:sz w:val="18"/>
          <w:szCs w:val="18"/>
        </w:rPr>
        <w:t xml:space="preserve"> Object m()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Object o = </w:t>
      </w:r>
      <w:r w:rsidRPr="004B2E20">
        <w:rPr>
          <w:rFonts w:ascii="Courier" w:eastAsia="SimSun" w:hAnsi="Courier" w:cs="Courier New"/>
          <w:color w:val="0000FF"/>
          <w:kern w:val="0"/>
          <w:sz w:val="18"/>
          <w:szCs w:val="18"/>
        </w:rPr>
        <w:t>new</w:t>
      </w:r>
      <w:r w:rsidRPr="004B2E20">
        <w:rPr>
          <w:rFonts w:ascii="Courier New" w:eastAsia="SimSun" w:hAnsi="Courier New" w:cs="Courier New"/>
          <w:color w:val="000000"/>
          <w:kern w:val="0"/>
          <w:sz w:val="18"/>
          <w:szCs w:val="18"/>
        </w:rPr>
        <w:t xml:space="preserve"> Float(</w:t>
      </w:r>
      <w:r w:rsidRPr="004B2E20">
        <w:rPr>
          <w:rFonts w:ascii="Courier" w:eastAsia="SimSun" w:hAnsi="Courier" w:cs="Courier New"/>
          <w:color w:val="000000"/>
          <w:kern w:val="0"/>
          <w:sz w:val="18"/>
          <w:szCs w:val="18"/>
        </w:rPr>
        <w:t>3.14</w:t>
      </w:r>
      <w:r w:rsidRPr="004B2E20">
        <w:rPr>
          <w:rFonts w:ascii="Courier New" w:eastAsia="SimSun" w:hAnsi="Courier New" w:cs="Courier New"/>
          <w:color w:val="000000"/>
          <w:kern w:val="0"/>
          <w:sz w:val="18"/>
          <w:szCs w:val="18"/>
        </w:rPr>
        <w:t xml:space="preserve">F);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Object [] oa = </w:t>
      </w:r>
      <w:r w:rsidRPr="004B2E20">
        <w:rPr>
          <w:rFonts w:ascii="Courier" w:eastAsia="SimSun" w:hAnsi="Courier" w:cs="Courier New"/>
          <w:color w:val="0000FF"/>
          <w:kern w:val="0"/>
          <w:sz w:val="18"/>
          <w:szCs w:val="18"/>
        </w:rPr>
        <w:t>new</w:t>
      </w:r>
      <w:r w:rsidRPr="004B2E20">
        <w:rPr>
          <w:rFonts w:ascii="Courier New" w:eastAsia="SimSun" w:hAnsi="Courier New" w:cs="Courier New"/>
          <w:color w:val="000000"/>
          <w:kern w:val="0"/>
          <w:sz w:val="18"/>
          <w:szCs w:val="18"/>
        </w:rPr>
        <w:t xml:space="preserve"> Object[l];</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oa[</w:t>
      </w:r>
      <w:r w:rsidRPr="004B2E20">
        <w:rPr>
          <w:rFonts w:ascii="Courier" w:eastAsia="SimSun" w:hAnsi="Courier" w:cs="Courier New"/>
          <w:color w:val="000000"/>
          <w:kern w:val="0"/>
          <w:sz w:val="18"/>
          <w:szCs w:val="18"/>
        </w:rPr>
        <w:t>0</w:t>
      </w:r>
      <w:r w:rsidRPr="004B2E20">
        <w:rPr>
          <w:rFonts w:ascii="Courier New" w:eastAsia="SimSun" w:hAnsi="Courier New" w:cs="Courier New"/>
          <w:color w:val="000000"/>
          <w:kern w:val="0"/>
          <w:sz w:val="18"/>
          <w:szCs w:val="18"/>
        </w:rPr>
        <w:t xml:space="preserve">] = o; </w:t>
      </w:r>
      <w:r w:rsidRPr="004B2E20">
        <w:rPr>
          <w:rFonts w:ascii="Courier" w:eastAsia="SimSun" w:hAnsi="Courier" w:cs="Courier New"/>
          <w:color w:val="009900"/>
          <w:kern w:val="0"/>
          <w:sz w:val="18"/>
          <w:szCs w:val="18"/>
        </w:rPr>
        <w:t>/* Line 5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o = </w:t>
      </w:r>
      <w:r w:rsidRPr="004B2E20">
        <w:rPr>
          <w:rFonts w:ascii="Courier" w:eastAsia="SimSun" w:hAnsi="Courier" w:cs="Courier New"/>
          <w:color w:val="0000FF"/>
          <w:kern w:val="0"/>
          <w:sz w:val="18"/>
          <w:szCs w:val="18"/>
        </w:rPr>
        <w:t>null</w:t>
      </w:r>
      <w:r w:rsidRPr="004B2E20">
        <w:rPr>
          <w:rFonts w:ascii="Courier New" w:eastAsia="SimSun" w:hAnsi="Courier New" w:cs="Courier New"/>
          <w:color w:val="000000"/>
          <w:kern w:val="0"/>
          <w:sz w:val="18"/>
          <w:szCs w:val="18"/>
        </w:rPr>
        <w:t xml:space="preserve">;  </w:t>
      </w:r>
      <w:r w:rsidRPr="004B2E20">
        <w:rPr>
          <w:rFonts w:ascii="Courier" w:eastAsia="SimSun" w:hAnsi="Courier" w:cs="Courier New"/>
          <w:color w:val="009900"/>
          <w:kern w:val="0"/>
          <w:sz w:val="18"/>
          <w:szCs w:val="18"/>
        </w:rPr>
        <w:t>/* Line 6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oa[</w:t>
      </w:r>
      <w:r w:rsidRPr="004B2E20">
        <w:rPr>
          <w:rFonts w:ascii="Courier" w:eastAsia="SimSun" w:hAnsi="Courier" w:cs="Courier New"/>
          <w:color w:val="000000"/>
          <w:kern w:val="0"/>
          <w:sz w:val="18"/>
          <w:szCs w:val="18"/>
        </w:rPr>
        <w:t>0</w:t>
      </w:r>
      <w:r w:rsidRPr="004B2E20">
        <w:rPr>
          <w:rFonts w:ascii="Courier New" w:eastAsia="SimSun" w:hAnsi="Courier New" w:cs="Courier New"/>
          <w:color w:val="000000"/>
          <w:kern w:val="0"/>
          <w:sz w:val="18"/>
          <w:szCs w:val="18"/>
        </w:rPr>
        <w:t xml:space="preserve">] = </w:t>
      </w:r>
      <w:r w:rsidRPr="004B2E20">
        <w:rPr>
          <w:rFonts w:ascii="Courier" w:eastAsia="SimSun" w:hAnsi="Courier" w:cs="Courier New"/>
          <w:color w:val="0000FF"/>
          <w:kern w:val="0"/>
          <w:sz w:val="18"/>
          <w:szCs w:val="18"/>
        </w:rPr>
        <w:t>null</w:t>
      </w:r>
      <w:r w:rsidRPr="004B2E20">
        <w:rPr>
          <w:rFonts w:ascii="Courier New" w:eastAsia="SimSun" w:hAnsi="Courier New" w:cs="Courier New"/>
          <w:color w:val="000000"/>
          <w:kern w:val="0"/>
          <w:sz w:val="18"/>
          <w:szCs w:val="18"/>
        </w:rPr>
        <w:t xml:space="preserve">; </w:t>
      </w:r>
      <w:r w:rsidRPr="004B2E20">
        <w:rPr>
          <w:rFonts w:ascii="Courier" w:eastAsia="SimSun" w:hAnsi="Courier" w:cs="Courier New"/>
          <w:color w:val="009900"/>
          <w:kern w:val="0"/>
          <w:sz w:val="18"/>
          <w:szCs w:val="18"/>
        </w:rPr>
        <w:t>/* Line 7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4B2E20">
        <w:rPr>
          <w:rFonts w:ascii="Courier New" w:eastAsia="SimSun" w:hAnsi="Courier New" w:cs="Courier New"/>
          <w:color w:val="000000"/>
          <w:kern w:val="0"/>
          <w:sz w:val="18"/>
          <w:szCs w:val="18"/>
        </w:rPr>
        <w:t xml:space="preserve">    </w:t>
      </w:r>
      <w:r w:rsidRPr="004B2E20">
        <w:rPr>
          <w:rFonts w:ascii="Courier" w:eastAsia="SimSun" w:hAnsi="Courier" w:cs="Courier New"/>
          <w:color w:val="0000FF"/>
          <w:kern w:val="0"/>
          <w:sz w:val="18"/>
          <w:szCs w:val="18"/>
        </w:rPr>
        <w:t>return</w:t>
      </w:r>
      <w:r w:rsidRPr="004B2E20">
        <w:rPr>
          <w:rFonts w:ascii="Courier New" w:eastAsia="SimSun" w:hAnsi="Courier New" w:cs="Courier New"/>
          <w:color w:val="000000"/>
          <w:kern w:val="0"/>
          <w:sz w:val="18"/>
          <w:szCs w:val="18"/>
        </w:rPr>
        <w:t xml:space="preserve"> o; </w:t>
      </w:r>
      <w:r w:rsidRPr="004B2E20">
        <w:rPr>
          <w:rFonts w:ascii="Courier" w:eastAsia="SimSun" w:hAnsi="Courier" w:cs="Courier New"/>
          <w:color w:val="009900"/>
          <w:kern w:val="0"/>
          <w:sz w:val="18"/>
          <w:szCs w:val="18"/>
        </w:rPr>
        <w:t>/* Line 8 */</w:t>
      </w:r>
    </w:p>
    <w:p w:rsidR="004B2E20" w:rsidRPr="004B2E20" w:rsidRDefault="004B2E20"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4B2E20">
        <w:rPr>
          <w:rFonts w:ascii="Courier New" w:eastAsia="SimSun" w:hAnsi="Courier New" w:cs="Courier New"/>
          <w:color w:val="000000"/>
          <w:kern w:val="0"/>
          <w:sz w:val="18"/>
          <w:szCs w:val="18"/>
        </w:rPr>
        <w:lastRenderedPageBreak/>
        <w:t>}</w:t>
      </w:r>
    </w:p>
    <w:p w:rsidR="004B2E20" w:rsidRPr="004B2E20" w:rsidRDefault="004B2E20"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ab/>
        <w:t>A.</w:t>
      </w:r>
      <w:r>
        <w:rPr>
          <w:rFonts w:asciiTheme="minorHAnsi" w:hAnsiTheme="minorHAnsi" w:cs="Arial"/>
          <w:b w:val="0"/>
          <w:color w:val="000000"/>
          <w:sz w:val="20"/>
          <w:szCs w:val="20"/>
        </w:rPr>
        <w:tab/>
        <w:t>just after line 5</w:t>
      </w:r>
      <w:r>
        <w:rPr>
          <w:rFonts w:asciiTheme="minorHAnsi" w:hAnsiTheme="minorHAnsi" w:cs="Arial" w:hint="eastAsia"/>
          <w:b w:val="0"/>
          <w:color w:val="000000"/>
          <w:sz w:val="20"/>
          <w:szCs w:val="20"/>
        </w:rPr>
        <w:t xml:space="preserve">     </w:t>
      </w:r>
      <w:r>
        <w:rPr>
          <w:rFonts w:asciiTheme="minorHAnsi" w:hAnsiTheme="minorHAnsi" w:cs="Arial"/>
          <w:b w:val="0"/>
          <w:color w:val="000000"/>
          <w:sz w:val="20"/>
          <w:szCs w:val="20"/>
        </w:rPr>
        <w:t>B.</w:t>
      </w:r>
      <w:r>
        <w:rPr>
          <w:rFonts w:asciiTheme="minorHAnsi" w:hAnsiTheme="minorHAnsi" w:cs="Arial"/>
          <w:b w:val="0"/>
          <w:color w:val="000000"/>
          <w:sz w:val="20"/>
          <w:szCs w:val="20"/>
        </w:rPr>
        <w:tab/>
      </w:r>
      <w:r w:rsidRPr="004B2E20">
        <w:rPr>
          <w:rFonts w:asciiTheme="minorHAnsi" w:hAnsiTheme="minorHAnsi" w:cs="Arial"/>
          <w:b w:val="0"/>
          <w:color w:val="000000"/>
          <w:sz w:val="20"/>
          <w:szCs w:val="20"/>
        </w:rPr>
        <w:t>just after line 6</w:t>
      </w:r>
    </w:p>
    <w:p w:rsidR="00E1371A" w:rsidRDefault="004B2E20" w:rsidP="008315F6">
      <w:pPr>
        <w:pStyle w:val="Heading1"/>
        <w:shd w:val="clear" w:color="auto" w:fill="FFFFFF"/>
        <w:spacing w:line="375" w:lineRule="atLeast"/>
        <w:ind w:leftChars="471" w:left="989"/>
        <w:rPr>
          <w:rFonts w:asciiTheme="minorHAnsi" w:hAnsiTheme="minorHAnsi" w:cs="Arial"/>
          <w:b w:val="0"/>
          <w:color w:val="000000"/>
          <w:sz w:val="20"/>
          <w:szCs w:val="20"/>
        </w:rPr>
      </w:pPr>
      <w:r>
        <w:rPr>
          <w:rFonts w:asciiTheme="minorHAnsi" w:hAnsiTheme="minorHAnsi" w:cs="Arial"/>
          <w:b w:val="0"/>
          <w:color w:val="000000"/>
          <w:sz w:val="20"/>
          <w:szCs w:val="20"/>
        </w:rPr>
        <w:tab/>
        <w:t>C.</w:t>
      </w:r>
      <w:r>
        <w:rPr>
          <w:rFonts w:asciiTheme="minorHAnsi" w:hAnsiTheme="minorHAnsi" w:cs="Arial"/>
          <w:b w:val="0"/>
          <w:color w:val="000000"/>
          <w:sz w:val="20"/>
          <w:szCs w:val="20"/>
        </w:rPr>
        <w:tab/>
        <w:t>just after line 7</w:t>
      </w:r>
      <w:r>
        <w:rPr>
          <w:rFonts w:asciiTheme="minorHAnsi" w:hAnsiTheme="minorHAnsi" w:cs="Arial" w:hint="eastAsia"/>
          <w:b w:val="0"/>
          <w:color w:val="000000"/>
          <w:sz w:val="20"/>
          <w:szCs w:val="20"/>
        </w:rPr>
        <w:t xml:space="preserve"> </w:t>
      </w:r>
      <w:r>
        <w:rPr>
          <w:rFonts w:asciiTheme="minorHAnsi" w:hAnsiTheme="minorHAnsi" w:cs="Arial"/>
          <w:b w:val="0"/>
          <w:color w:val="000000"/>
          <w:sz w:val="20"/>
          <w:szCs w:val="20"/>
        </w:rPr>
        <w:tab/>
        <w:t>D.</w:t>
      </w:r>
      <w:r>
        <w:rPr>
          <w:rFonts w:asciiTheme="minorHAnsi" w:hAnsiTheme="minorHAnsi" w:cs="Arial"/>
          <w:b w:val="0"/>
          <w:color w:val="000000"/>
          <w:sz w:val="20"/>
          <w:szCs w:val="20"/>
        </w:rPr>
        <w:tab/>
      </w:r>
      <w:r w:rsidRPr="004B2E20">
        <w:rPr>
          <w:rFonts w:asciiTheme="minorHAnsi" w:hAnsiTheme="minorHAnsi" w:cs="Arial"/>
          <w:b w:val="0"/>
          <w:color w:val="000000"/>
          <w:sz w:val="20"/>
          <w:szCs w:val="20"/>
        </w:rPr>
        <w:t>just after line 8</w:t>
      </w:r>
    </w:p>
    <w:p w:rsidR="004B2E20" w:rsidRDefault="004B2E20"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r w:rsidRPr="004B2E20">
        <w:rPr>
          <w:rFonts w:ascii="Verdana" w:eastAsia="SimSun" w:hAnsi="Verdana" w:cs="SimSun"/>
          <w:color w:val="000000"/>
          <w:kern w:val="0"/>
          <w:sz w:val="18"/>
          <w:szCs w:val="18"/>
        </w:rPr>
        <w:t xml:space="preserve">Option B is wrong. The reference o is set to null, </w:t>
      </w:r>
      <w:r w:rsidRPr="004B2E20">
        <w:rPr>
          <w:rFonts w:ascii="Verdana" w:eastAsia="SimSun" w:hAnsi="Verdana" w:cs="SimSun"/>
          <w:b/>
          <w:color w:val="FF0000"/>
          <w:kern w:val="0"/>
          <w:sz w:val="18"/>
          <w:szCs w:val="18"/>
        </w:rPr>
        <w:t>but, </w:t>
      </w:r>
      <w:r w:rsidRPr="004B2E20">
        <w:rPr>
          <w:rFonts w:ascii="Courier New" w:eastAsia="SimSun" w:hAnsi="Courier New" w:cs="Courier New"/>
          <w:b/>
          <w:color w:val="FF0000"/>
          <w:kern w:val="0"/>
          <w:sz w:val="20"/>
          <w:szCs w:val="20"/>
        </w:rPr>
        <w:t>oa[0]</w:t>
      </w:r>
      <w:r w:rsidRPr="004B2E20">
        <w:rPr>
          <w:rFonts w:ascii="Verdana" w:eastAsia="SimSun" w:hAnsi="Verdana" w:cs="SimSun"/>
          <w:b/>
          <w:color w:val="FF0000"/>
          <w:kern w:val="0"/>
          <w:sz w:val="18"/>
          <w:szCs w:val="18"/>
        </w:rPr>
        <w:t> still maintains the reference to the </w:t>
      </w:r>
      <w:r w:rsidRPr="004B2E20">
        <w:rPr>
          <w:rFonts w:ascii="Courier New" w:eastAsia="SimSun" w:hAnsi="Courier New" w:cs="Courier New"/>
          <w:b/>
          <w:color w:val="FF0000"/>
          <w:kern w:val="0"/>
          <w:sz w:val="20"/>
          <w:szCs w:val="20"/>
        </w:rPr>
        <w:t>Float</w:t>
      </w:r>
      <w:r w:rsidRPr="004B2E20">
        <w:rPr>
          <w:rFonts w:ascii="Verdana" w:eastAsia="SimSun" w:hAnsi="Verdana" w:cs="SimSun"/>
          <w:b/>
          <w:color w:val="FF0000"/>
          <w:kern w:val="0"/>
          <w:sz w:val="18"/>
          <w:szCs w:val="18"/>
        </w:rPr>
        <w:t> object.</w:t>
      </w:r>
      <w:r w:rsidRPr="004B2E20">
        <w:rPr>
          <w:rFonts w:ascii="Verdana" w:eastAsia="SimSun" w:hAnsi="Verdana" w:cs="SimSun" w:hint="eastAsia"/>
          <w:b/>
          <w:color w:val="FF0000"/>
          <w:kern w:val="0"/>
          <w:sz w:val="18"/>
          <w:szCs w:val="18"/>
        </w:rPr>
        <w:t xml:space="preserve"> </w:t>
      </w:r>
      <w:r w:rsidRPr="004B2E20">
        <w:rPr>
          <w:rFonts w:ascii="Verdana" w:eastAsia="SimSun" w:hAnsi="Verdana" w:cs="SimSun"/>
          <w:color w:val="000000"/>
          <w:kern w:val="0"/>
          <w:sz w:val="18"/>
          <w:szCs w:val="18"/>
        </w:rPr>
        <w:t>Option C is correct. The thread of execution will then not have access to the object.</w:t>
      </w:r>
    </w:p>
    <w:p w:rsidR="004B2E20" w:rsidRPr="000506CD" w:rsidRDefault="00BA47EA" w:rsidP="008315F6">
      <w:pPr>
        <w:widowControl/>
        <w:shd w:val="clear" w:color="auto" w:fill="FFFFFF"/>
        <w:spacing w:before="100" w:beforeAutospacing="1" w:after="100" w:afterAutospacing="1" w:line="255" w:lineRule="atLeast"/>
        <w:ind w:leftChars="300" w:left="630"/>
        <w:jc w:val="left"/>
        <w:rPr>
          <w:rFonts w:ascii="Verdana" w:eastAsia="SimSun" w:hAnsi="Verdana" w:cs="SimSun"/>
          <w:color w:val="000000"/>
          <w:kern w:val="0"/>
          <w:sz w:val="18"/>
          <w:szCs w:val="18"/>
        </w:rPr>
      </w:pPr>
      <w:hyperlink r:id="rId63" w:history="1">
        <w:r w:rsidR="000506CD" w:rsidRPr="00E26768">
          <w:rPr>
            <w:rStyle w:val="Hyperlink"/>
            <w:rFonts w:ascii="Verdana" w:eastAsia="SimSun" w:hAnsi="Verdana" w:cs="SimSun"/>
            <w:kern w:val="0"/>
            <w:sz w:val="18"/>
            <w:szCs w:val="18"/>
          </w:rPr>
          <w:t>http://www.indiabix.com/online-test/java-programming-test/63</w:t>
        </w:r>
      </w:hyperlink>
    </w:p>
    <w:p w:rsidR="004B2E20" w:rsidRDefault="004B2E20" w:rsidP="008315F6">
      <w:pPr>
        <w:pStyle w:val="Heading1"/>
        <w:shd w:val="clear" w:color="auto" w:fill="FFFFFF"/>
        <w:spacing w:before="0" w:beforeAutospacing="0" w:after="0" w:afterAutospacing="0" w:line="375" w:lineRule="atLeast"/>
        <w:ind w:leftChars="300" w:left="630"/>
        <w:rPr>
          <w:rFonts w:asciiTheme="minorHAnsi" w:hAnsiTheme="minorHAnsi" w:cs="Arial"/>
          <w:b w:val="0"/>
          <w:color w:val="000000"/>
          <w:sz w:val="20"/>
          <w:szCs w:val="20"/>
        </w:rPr>
      </w:pPr>
    </w:p>
    <w:p w:rsidR="004B2E20" w:rsidRDefault="004B2E20"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0"/>
          <w:szCs w:val="20"/>
        </w:rPr>
      </w:pPr>
    </w:p>
    <w:p w:rsidR="004B2E20" w:rsidRPr="001E6387" w:rsidRDefault="004B2E20" w:rsidP="008315F6">
      <w:pPr>
        <w:pStyle w:val="Heading1"/>
        <w:shd w:val="clear" w:color="auto" w:fill="FFFFFF"/>
        <w:spacing w:before="0" w:beforeAutospacing="0" w:after="0" w:afterAutospacing="0" w:line="375" w:lineRule="atLeast"/>
        <w:ind w:leftChars="471" w:left="989"/>
        <w:rPr>
          <w:rFonts w:asciiTheme="minorHAnsi" w:hAnsiTheme="minorHAnsi" w:cs="Arial"/>
          <w:b w:val="0"/>
          <w:color w:val="000000"/>
          <w:sz w:val="20"/>
          <w:szCs w:val="20"/>
        </w:rPr>
      </w:pPr>
    </w:p>
    <w:p w:rsidR="003F1A4E" w:rsidRPr="00955E7D" w:rsidRDefault="008E3A8A" w:rsidP="008315F6">
      <w:pPr>
        <w:pStyle w:val="Heading1"/>
        <w:numPr>
          <w:ilvl w:val="0"/>
          <w:numId w:val="13"/>
        </w:numPr>
        <w:shd w:val="clear" w:color="auto" w:fill="FFFFFF"/>
        <w:spacing w:before="0" w:beforeAutospacing="0" w:after="0" w:afterAutospacing="0" w:line="375" w:lineRule="atLeast"/>
        <w:ind w:leftChars="300" w:left="990"/>
        <w:rPr>
          <w:rFonts w:asciiTheme="minorHAnsi" w:hAnsiTheme="minorHAnsi" w:cs="Arial"/>
          <w:color w:val="FF0000"/>
          <w:sz w:val="40"/>
          <w:szCs w:val="40"/>
        </w:rPr>
      </w:pPr>
      <w:r w:rsidRPr="00955E7D">
        <w:rPr>
          <w:rFonts w:asciiTheme="minorHAnsi" w:hAnsiTheme="minorHAnsi" w:cs="Arial" w:hint="eastAsia"/>
          <w:color w:val="FF0000"/>
          <w:sz w:val="40"/>
          <w:szCs w:val="40"/>
        </w:rPr>
        <w:t>Collection Interview Questions</w:t>
      </w:r>
    </w:p>
    <w:p w:rsidR="0088625A" w:rsidRDefault="0088625A" w:rsidP="008315F6">
      <w:pPr>
        <w:pStyle w:val="Heading1"/>
        <w:numPr>
          <w:ilvl w:val="0"/>
          <w:numId w:val="3"/>
        </w:numPr>
        <w:shd w:val="clear" w:color="auto" w:fill="FFFFFF"/>
        <w:spacing w:before="0" w:beforeAutospacing="0" w:after="0" w:afterAutospacing="0" w:line="375" w:lineRule="atLeast"/>
        <w:ind w:leftChars="471" w:left="1439"/>
        <w:rPr>
          <w:rFonts w:asciiTheme="minorHAnsi" w:hAnsiTheme="minorHAnsi" w:cs="Arial"/>
          <w:color w:val="000000"/>
          <w:sz w:val="21"/>
          <w:szCs w:val="21"/>
        </w:rPr>
      </w:pPr>
      <w:r>
        <w:rPr>
          <w:rFonts w:asciiTheme="minorHAnsi" w:hAnsiTheme="minorHAnsi" w:cs="Arial" w:hint="eastAsia"/>
          <w:color w:val="000000"/>
          <w:sz w:val="21"/>
          <w:szCs w:val="21"/>
        </w:rPr>
        <w:t>What is Collection in Java?</w:t>
      </w:r>
    </w:p>
    <w:p w:rsidR="0088625A" w:rsidRDefault="0088625A" w:rsidP="008315F6">
      <w:pPr>
        <w:pStyle w:val="Heading1"/>
        <w:shd w:val="clear" w:color="auto" w:fill="FFFFFF"/>
        <w:spacing w:line="375" w:lineRule="atLeast"/>
        <w:ind w:leftChars="471" w:left="989"/>
        <w:rPr>
          <w:rFonts w:asciiTheme="minorHAnsi" w:hAnsiTheme="minorHAnsi" w:cs="Arial"/>
          <w:color w:val="000000"/>
          <w:sz w:val="21"/>
          <w:szCs w:val="21"/>
        </w:rPr>
      </w:pPr>
      <w:r>
        <w:rPr>
          <w:rFonts w:asciiTheme="minorHAnsi" w:hAnsiTheme="minorHAnsi" w:cs="Arial"/>
          <w:color w:val="000000"/>
          <w:sz w:val="21"/>
          <w:szCs w:val="21"/>
        </w:rPr>
        <w:t>public interface Collection&lt;E&gt;</w:t>
      </w:r>
      <w:r>
        <w:rPr>
          <w:rFonts w:asciiTheme="minorHAnsi" w:hAnsiTheme="minorHAnsi" w:cs="Arial" w:hint="eastAsia"/>
          <w:color w:val="000000"/>
          <w:sz w:val="21"/>
          <w:szCs w:val="21"/>
        </w:rPr>
        <w:t xml:space="preserve"> </w:t>
      </w:r>
      <w:r>
        <w:rPr>
          <w:rFonts w:asciiTheme="minorHAnsi" w:hAnsiTheme="minorHAnsi" w:cs="Arial"/>
          <w:color w:val="000000"/>
          <w:sz w:val="21"/>
          <w:szCs w:val="21"/>
        </w:rPr>
        <w:t>extends Iterable&lt;E&gt;</w:t>
      </w:r>
    </w:p>
    <w:p w:rsidR="0088625A" w:rsidRDefault="0088625A" w:rsidP="008315F6">
      <w:pPr>
        <w:pStyle w:val="Heading1"/>
        <w:shd w:val="clear" w:color="auto" w:fill="FFFFFF"/>
        <w:spacing w:line="375" w:lineRule="atLeast"/>
        <w:ind w:leftChars="471" w:left="989"/>
        <w:rPr>
          <w:rFonts w:asciiTheme="minorHAnsi" w:hAnsiTheme="minorHAnsi" w:cs="Arial"/>
          <w:color w:val="000000"/>
          <w:sz w:val="21"/>
          <w:szCs w:val="21"/>
        </w:rPr>
      </w:pPr>
      <w:r w:rsidRPr="0088625A">
        <w:rPr>
          <w:rFonts w:asciiTheme="minorHAnsi" w:hAnsiTheme="minorHAnsi" w:cs="Arial"/>
          <w:color w:val="000000"/>
          <w:sz w:val="21"/>
          <w:szCs w:val="21"/>
        </w:rPr>
        <w:t>The root interface in the collection hierarchy. A collection represents a group of objects, known as its elements. Some collections allow duplicate elements and others do not. Some are ordered and others unordered. The JDK does not provide any direct implementations of this interface: it provides implementations of more specific subinterfaces like Set and List. This interface is typically used to pass collections around and manipulate them where maximum generality is desired.</w:t>
      </w:r>
    </w:p>
    <w:p w:rsidR="0088625A" w:rsidRDefault="00BA47EA" w:rsidP="008315F6">
      <w:pPr>
        <w:pStyle w:val="Heading1"/>
        <w:shd w:val="clear" w:color="auto" w:fill="FFFFFF"/>
        <w:spacing w:before="0" w:beforeAutospacing="0" w:after="0" w:afterAutospacing="0" w:line="375" w:lineRule="atLeast"/>
        <w:ind w:leftChars="471" w:left="989"/>
        <w:rPr>
          <w:rFonts w:asciiTheme="minorHAnsi" w:hAnsiTheme="minorHAnsi" w:cs="Arial"/>
          <w:color w:val="000000"/>
          <w:sz w:val="21"/>
          <w:szCs w:val="21"/>
        </w:rPr>
      </w:pPr>
      <w:hyperlink r:id="rId64" w:history="1">
        <w:r w:rsidR="0088625A" w:rsidRPr="00756BE7">
          <w:rPr>
            <w:rStyle w:val="Hyperlink"/>
            <w:rFonts w:asciiTheme="minorHAnsi" w:hAnsiTheme="minorHAnsi" w:cs="Arial"/>
            <w:sz w:val="21"/>
            <w:szCs w:val="21"/>
          </w:rPr>
          <w:t>http://docs.oracle.com/javase/7/docs/api/java/util/Collection.html</w:t>
        </w:r>
      </w:hyperlink>
    </w:p>
    <w:p w:rsidR="0088625A" w:rsidRPr="0088625A" w:rsidRDefault="0088625A" w:rsidP="008315F6">
      <w:pPr>
        <w:pStyle w:val="Heading1"/>
        <w:shd w:val="clear" w:color="auto" w:fill="FFFFFF"/>
        <w:spacing w:before="0" w:beforeAutospacing="0" w:after="0" w:afterAutospacing="0" w:line="375" w:lineRule="atLeast"/>
        <w:ind w:leftChars="471" w:left="989"/>
        <w:rPr>
          <w:rFonts w:asciiTheme="minorHAnsi" w:hAnsiTheme="minorHAnsi" w:cs="Arial"/>
          <w:color w:val="000000"/>
          <w:sz w:val="21"/>
          <w:szCs w:val="21"/>
        </w:rPr>
      </w:pPr>
    </w:p>
    <w:p w:rsidR="00852004" w:rsidRDefault="00852004" w:rsidP="008315F6">
      <w:pPr>
        <w:pStyle w:val="Heading1"/>
        <w:numPr>
          <w:ilvl w:val="0"/>
          <w:numId w:val="3"/>
        </w:numPr>
        <w:shd w:val="clear" w:color="auto" w:fill="FFFFFF"/>
        <w:spacing w:before="0" w:beforeAutospacing="0" w:after="0" w:afterAutospacing="0" w:line="375" w:lineRule="atLeast"/>
        <w:ind w:leftChars="471" w:left="1439"/>
        <w:rPr>
          <w:rFonts w:asciiTheme="minorHAnsi" w:hAnsiTheme="minorHAnsi" w:cs="Arial"/>
          <w:color w:val="000000"/>
          <w:sz w:val="21"/>
          <w:szCs w:val="21"/>
        </w:rPr>
      </w:pPr>
      <w:r w:rsidRPr="00852004">
        <w:rPr>
          <w:rFonts w:asciiTheme="minorHAnsi" w:hAnsiTheme="minorHAnsi" w:cs="Arial"/>
          <w:color w:val="000000"/>
          <w:sz w:val="21"/>
          <w:szCs w:val="21"/>
        </w:rPr>
        <w:t>Difference between List and Set</w:t>
      </w:r>
    </w:p>
    <w:p w:rsidR="00852004" w:rsidRPr="00852004" w:rsidRDefault="00852004" w:rsidP="008315F6">
      <w:pPr>
        <w:pStyle w:val="ListParagraph"/>
        <w:ind w:leftChars="471" w:left="989" w:firstLineChars="0" w:firstLine="0"/>
        <w:rPr>
          <w:rStyle w:val="apple-converted-space"/>
          <w:rFonts w:cs="Arial"/>
          <w:color w:val="000000"/>
          <w:szCs w:val="21"/>
          <w:shd w:val="clear" w:color="auto" w:fill="FFFFFF"/>
        </w:rPr>
      </w:pPr>
      <w:r w:rsidRPr="00852004">
        <w:rPr>
          <w:rStyle w:val="HTMLCode"/>
          <w:rFonts w:asciiTheme="minorHAnsi" w:hAnsiTheme="minorHAnsi" w:hint="default"/>
          <w:color w:val="000000"/>
          <w:sz w:val="21"/>
          <w:szCs w:val="21"/>
          <w:bdr w:val="none" w:sz="0" w:space="0" w:color="auto" w:frame="1"/>
          <w:shd w:val="clear" w:color="auto" w:fill="EEEEEE"/>
        </w:rPr>
        <w:t>List</w:t>
      </w:r>
      <w:r w:rsidRPr="00852004">
        <w:rPr>
          <w:rStyle w:val="apple-converted-space"/>
          <w:rFonts w:cs="Arial"/>
          <w:color w:val="000000"/>
          <w:szCs w:val="21"/>
          <w:shd w:val="clear" w:color="auto" w:fill="FFFFFF"/>
        </w:rPr>
        <w:t> </w:t>
      </w:r>
      <w:r w:rsidRPr="00852004">
        <w:rPr>
          <w:rFonts w:cs="Arial"/>
          <w:color w:val="000000"/>
          <w:szCs w:val="21"/>
          <w:shd w:val="clear" w:color="auto" w:fill="FFFFFF"/>
        </w:rPr>
        <w:t>is an ordered sequence of elements whereas</w:t>
      </w:r>
      <w:r w:rsidRPr="00852004">
        <w:rPr>
          <w:rStyle w:val="apple-converted-space"/>
          <w:rFonts w:cs="Arial"/>
          <w:color w:val="000000"/>
          <w:szCs w:val="21"/>
          <w:shd w:val="clear" w:color="auto" w:fill="FFFFFF"/>
        </w:rPr>
        <w:t> </w:t>
      </w:r>
      <w:r w:rsidRPr="00852004">
        <w:rPr>
          <w:rStyle w:val="HTMLCode"/>
          <w:rFonts w:asciiTheme="minorHAnsi" w:hAnsiTheme="minorHAnsi" w:hint="default"/>
          <w:color w:val="000000"/>
          <w:sz w:val="21"/>
          <w:szCs w:val="21"/>
          <w:bdr w:val="none" w:sz="0" w:space="0" w:color="auto" w:frame="1"/>
          <w:shd w:val="clear" w:color="auto" w:fill="EEEEEE"/>
        </w:rPr>
        <w:t>Set</w:t>
      </w:r>
      <w:r w:rsidRPr="00852004">
        <w:rPr>
          <w:rStyle w:val="apple-converted-space"/>
          <w:rFonts w:cs="Arial"/>
          <w:color w:val="000000"/>
          <w:szCs w:val="21"/>
          <w:shd w:val="clear" w:color="auto" w:fill="FFFFFF"/>
        </w:rPr>
        <w:t> </w:t>
      </w:r>
      <w:r w:rsidRPr="00852004">
        <w:rPr>
          <w:rFonts w:cs="Arial"/>
          <w:color w:val="000000"/>
          <w:szCs w:val="21"/>
          <w:shd w:val="clear" w:color="auto" w:fill="FFFFFF"/>
        </w:rPr>
        <w:t>is a distinct list of elements which is unordered</w:t>
      </w:r>
      <w:r w:rsidRPr="00852004">
        <w:rPr>
          <w:rStyle w:val="apple-converted-space"/>
          <w:rFonts w:cs="Arial"/>
          <w:color w:val="000000"/>
          <w:szCs w:val="21"/>
          <w:shd w:val="clear" w:color="auto" w:fill="FFFFFF"/>
        </w:rPr>
        <w:t> </w:t>
      </w:r>
    </w:p>
    <w:p w:rsidR="00852004" w:rsidRPr="00852004" w:rsidRDefault="00852004" w:rsidP="008315F6">
      <w:pPr>
        <w:pStyle w:val="ListParagraph"/>
        <w:ind w:leftChars="471" w:left="989" w:firstLineChars="0" w:firstLine="0"/>
        <w:rPr>
          <w:rFonts w:ascii="Times New Roman" w:hAnsi="Times New Roman" w:cs="Times New Roman"/>
          <w:b/>
          <w:kern w:val="0"/>
          <w:szCs w:val="21"/>
        </w:rPr>
      </w:pPr>
      <w:r>
        <w:rPr>
          <w:noProof/>
        </w:rPr>
        <w:drawing>
          <wp:inline distT="0" distB="0" distL="0" distR="0" wp14:anchorId="4C15FDB7" wp14:editId="02B33C10">
            <wp:extent cx="5270500" cy="13144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314450"/>
                    </a:xfrm>
                    <a:prstGeom prst="rect">
                      <a:avLst/>
                    </a:prstGeom>
                    <a:noFill/>
                    <a:ln>
                      <a:noFill/>
                    </a:ln>
                  </pic:spPr>
                </pic:pic>
              </a:graphicData>
            </a:graphic>
          </wp:inline>
        </w:drawing>
      </w:r>
    </w:p>
    <w:p w:rsidR="0088625A" w:rsidRDefault="00852004" w:rsidP="008315F6">
      <w:pPr>
        <w:pStyle w:val="ListParagraph"/>
        <w:ind w:leftChars="471" w:left="989" w:firstLineChars="0" w:firstLine="0"/>
        <w:rPr>
          <w:rFonts w:ascii="Arial" w:hAnsi="Arial" w:cs="Arial"/>
          <w:color w:val="222222"/>
          <w:sz w:val="18"/>
          <w:szCs w:val="18"/>
          <w:shd w:val="clear" w:color="auto" w:fill="FFFFFF"/>
        </w:rPr>
      </w:pPr>
      <w:r w:rsidRPr="00852004">
        <w:rPr>
          <w:rFonts w:ascii="Courier New" w:hAnsi="Courier New" w:cs="Courier New"/>
          <w:color w:val="222222"/>
          <w:sz w:val="18"/>
          <w:szCs w:val="18"/>
          <w:shd w:val="clear" w:color="auto" w:fill="FFFFFF"/>
        </w:rPr>
        <w:t>List</w:t>
      </w:r>
      <w:r w:rsidRPr="00852004">
        <w:rPr>
          <w:rStyle w:val="apple-converted-space"/>
          <w:rFonts w:ascii="Arial" w:hAnsi="Arial" w:cs="Arial"/>
          <w:color w:val="222222"/>
          <w:shd w:val="clear" w:color="auto" w:fill="FFFFFF"/>
        </w:rPr>
        <w:t> </w:t>
      </w:r>
      <w:r w:rsidRPr="00852004">
        <w:rPr>
          <w:rFonts w:ascii="Arial" w:hAnsi="Arial" w:cs="Arial"/>
          <w:color w:val="222222"/>
          <w:sz w:val="18"/>
          <w:szCs w:val="18"/>
          <w:shd w:val="clear" w:color="auto" w:fill="FFFFFF"/>
        </w:rPr>
        <w:t xml:space="preserve">allows null elements and you can have many null objects in a List, because it also </w:t>
      </w:r>
      <w:r w:rsidRPr="00852004">
        <w:rPr>
          <w:rFonts w:ascii="Arial" w:hAnsi="Arial" w:cs="Arial"/>
          <w:color w:val="222222"/>
          <w:sz w:val="18"/>
          <w:szCs w:val="18"/>
          <w:shd w:val="clear" w:color="auto" w:fill="FFFFFF"/>
        </w:rPr>
        <w:lastRenderedPageBreak/>
        <w:t>allowed duplicates. Set just allow one</w:t>
      </w:r>
      <w:r w:rsidRPr="00852004">
        <w:rPr>
          <w:rStyle w:val="apple-converted-space"/>
          <w:rFonts w:ascii="Arial" w:hAnsi="Arial" w:cs="Arial"/>
          <w:color w:val="222222"/>
          <w:shd w:val="clear" w:color="auto" w:fill="FFFFFF"/>
        </w:rPr>
        <w:t> </w:t>
      </w:r>
      <w:r w:rsidRPr="00852004">
        <w:rPr>
          <w:rFonts w:ascii="Courier New" w:hAnsi="Courier New" w:cs="Courier New"/>
          <w:color w:val="222222"/>
          <w:sz w:val="18"/>
          <w:szCs w:val="18"/>
          <w:shd w:val="clear" w:color="auto" w:fill="FFFFFF"/>
        </w:rPr>
        <w:t>null</w:t>
      </w:r>
      <w:r w:rsidRPr="00852004">
        <w:rPr>
          <w:rFonts w:ascii="Arial" w:hAnsi="Arial" w:cs="Arial"/>
          <w:color w:val="222222"/>
          <w:sz w:val="18"/>
          <w:szCs w:val="18"/>
          <w:shd w:val="clear" w:color="auto" w:fill="FFFFFF"/>
        </w:rPr>
        <w:t>element</w:t>
      </w:r>
      <w:r w:rsidR="00D105C0">
        <w:rPr>
          <w:rFonts w:ascii="Arial" w:hAnsi="Arial" w:cs="Arial" w:hint="eastAsia"/>
          <w:color w:val="222222"/>
          <w:sz w:val="18"/>
          <w:szCs w:val="18"/>
          <w:shd w:val="clear" w:color="auto" w:fill="FFFFFF"/>
        </w:rPr>
        <w:t xml:space="preserve">, and </w:t>
      </w:r>
      <w:r w:rsidR="00D105C0" w:rsidRPr="00D903F6">
        <w:rPr>
          <w:rFonts w:ascii="Arial" w:hAnsi="Arial" w:cs="Arial" w:hint="eastAsia"/>
          <w:color w:val="222222"/>
          <w:sz w:val="18"/>
          <w:szCs w:val="18"/>
          <w:highlight w:val="yellow"/>
          <w:shd w:val="clear" w:color="auto" w:fill="FFFFFF"/>
        </w:rPr>
        <w:t xml:space="preserve">always use iterator.next() method to get the element in Set as it </w:t>
      </w:r>
      <w:r w:rsidR="00D105C0" w:rsidRPr="00D903F6">
        <w:rPr>
          <w:rFonts w:ascii="Arial" w:hAnsi="Arial" w:cs="Arial"/>
          <w:color w:val="222222"/>
          <w:sz w:val="18"/>
          <w:szCs w:val="18"/>
          <w:highlight w:val="yellow"/>
          <w:shd w:val="clear" w:color="auto" w:fill="FFFFFF"/>
        </w:rPr>
        <w:t>doesn’t</w:t>
      </w:r>
      <w:r w:rsidR="00D105C0" w:rsidRPr="00D903F6">
        <w:rPr>
          <w:rFonts w:ascii="Arial" w:hAnsi="Arial" w:cs="Arial" w:hint="eastAsia"/>
          <w:color w:val="222222"/>
          <w:sz w:val="18"/>
          <w:szCs w:val="18"/>
          <w:highlight w:val="yellow"/>
          <w:shd w:val="clear" w:color="auto" w:fill="FFFFFF"/>
        </w:rPr>
        <w:t xml:space="preserve"> </w:t>
      </w:r>
      <w:r w:rsidR="00293D7B" w:rsidRPr="00D903F6">
        <w:rPr>
          <w:rFonts w:ascii="Arial" w:hAnsi="Arial" w:cs="Arial" w:hint="eastAsia"/>
          <w:color w:val="222222"/>
          <w:sz w:val="18"/>
          <w:szCs w:val="18"/>
          <w:highlight w:val="yellow"/>
          <w:shd w:val="clear" w:color="auto" w:fill="FFFFFF"/>
        </w:rPr>
        <w:t>provide index accessibility</w:t>
      </w:r>
      <w:r w:rsidR="00D105C0" w:rsidRPr="00D903F6">
        <w:rPr>
          <w:rFonts w:ascii="Arial" w:hAnsi="Arial" w:cs="Arial" w:hint="eastAsia"/>
          <w:color w:val="222222"/>
          <w:sz w:val="18"/>
          <w:szCs w:val="18"/>
          <w:highlight w:val="yellow"/>
          <w:shd w:val="clear" w:color="auto" w:fill="FFFFFF"/>
        </w:rPr>
        <w:t>.</w:t>
      </w:r>
    </w:p>
    <w:p w:rsidR="00025BE5" w:rsidRDefault="00BA47EA" w:rsidP="008315F6">
      <w:pPr>
        <w:ind w:leftChars="300" w:left="630" w:firstLineChars="233" w:firstLine="419"/>
        <w:rPr>
          <w:rFonts w:ascii="Arial" w:hAnsi="Arial" w:cs="Arial"/>
          <w:color w:val="222222"/>
          <w:sz w:val="18"/>
          <w:szCs w:val="18"/>
          <w:shd w:val="clear" w:color="auto" w:fill="FFFFFF"/>
        </w:rPr>
      </w:pPr>
      <w:hyperlink r:id="rId66" w:history="1">
        <w:r w:rsidR="00D470E2" w:rsidRPr="00B7102A">
          <w:rPr>
            <w:rStyle w:val="Hyperlink"/>
            <w:rFonts w:ascii="Arial" w:hAnsi="Arial" w:cs="Arial"/>
            <w:sz w:val="18"/>
            <w:szCs w:val="18"/>
            <w:shd w:val="clear" w:color="auto" w:fill="FFFFFF"/>
          </w:rPr>
          <w:t>http://stackoverflow.com/questions/1035008/what-is-the-difference-between-set-and-list</w:t>
        </w:r>
      </w:hyperlink>
      <w:r w:rsidR="00D470E2">
        <w:rPr>
          <w:rFonts w:ascii="Arial" w:hAnsi="Arial" w:cs="Arial" w:hint="eastAsia"/>
          <w:color w:val="222222"/>
          <w:sz w:val="18"/>
          <w:szCs w:val="18"/>
          <w:shd w:val="clear" w:color="auto" w:fill="FFFFFF"/>
        </w:rPr>
        <w:t xml:space="preserve"> </w:t>
      </w:r>
    </w:p>
    <w:p w:rsidR="00025BE5" w:rsidRDefault="00025BE5" w:rsidP="008315F6">
      <w:pPr>
        <w:ind w:leftChars="471" w:left="989" w:firstLineChars="32" w:firstLine="58"/>
        <w:rPr>
          <w:rFonts w:ascii="Arial" w:hAnsi="Arial" w:cs="Arial"/>
          <w:color w:val="222222"/>
          <w:sz w:val="18"/>
          <w:szCs w:val="18"/>
          <w:shd w:val="clear" w:color="auto" w:fill="FFFFFF"/>
        </w:rPr>
      </w:pPr>
      <w:r w:rsidRPr="00025BE5">
        <w:rPr>
          <w:rFonts w:ascii="Arial" w:hAnsi="Arial" w:cs="Arial"/>
          <w:color w:val="222222"/>
          <w:sz w:val="18"/>
          <w:szCs w:val="18"/>
          <w:shd w:val="clear" w:color="auto" w:fill="FFFFFF"/>
        </w:rPr>
        <w:t>List&lt;E&gt;:</w:t>
      </w:r>
      <w:r>
        <w:rPr>
          <w:rFonts w:ascii="Arial" w:hAnsi="Arial" w:cs="Arial" w:hint="eastAsia"/>
          <w:color w:val="222222"/>
          <w:sz w:val="18"/>
          <w:szCs w:val="18"/>
          <w:shd w:val="clear" w:color="auto" w:fill="FFFFFF"/>
        </w:rPr>
        <w:t xml:space="preserve"> </w:t>
      </w:r>
      <w:r w:rsidRPr="00025BE5">
        <w:rPr>
          <w:rFonts w:ascii="Arial" w:hAnsi="Arial" w:cs="Arial"/>
          <w:color w:val="222222"/>
          <w:sz w:val="18"/>
          <w:szCs w:val="18"/>
          <w:shd w:val="clear" w:color="auto" w:fill="FFFFFF"/>
        </w:rPr>
        <w:t>An ordered collection (also known as a sequence). The user of this interface has precise control over where in the list each element is inserted. The user can access elements by their integer index (position in the list), and search for elements in the list.</w:t>
      </w:r>
    </w:p>
    <w:p w:rsidR="00025BE5" w:rsidRPr="00025BE5" w:rsidRDefault="00025BE5" w:rsidP="008315F6">
      <w:pPr>
        <w:ind w:leftChars="471" w:left="989" w:firstLineChars="32" w:firstLine="58"/>
        <w:rPr>
          <w:rFonts w:ascii="Arial" w:hAnsi="Arial" w:cs="Arial"/>
          <w:color w:val="222222"/>
          <w:sz w:val="18"/>
          <w:szCs w:val="18"/>
          <w:shd w:val="clear" w:color="auto" w:fill="FFFFFF"/>
        </w:rPr>
      </w:pPr>
      <w:r w:rsidRPr="00025BE5">
        <w:rPr>
          <w:rFonts w:ascii="Arial" w:hAnsi="Arial" w:cs="Arial"/>
          <w:color w:val="222222"/>
          <w:sz w:val="18"/>
          <w:szCs w:val="18"/>
          <w:shd w:val="clear" w:color="auto" w:fill="FFFFFF"/>
        </w:rPr>
        <w:t>Set&lt;E&gt;:</w:t>
      </w:r>
      <w:r>
        <w:rPr>
          <w:rFonts w:ascii="Arial" w:hAnsi="Arial" w:cs="Arial" w:hint="eastAsia"/>
          <w:color w:val="222222"/>
          <w:sz w:val="18"/>
          <w:szCs w:val="18"/>
          <w:shd w:val="clear" w:color="auto" w:fill="FFFFFF"/>
        </w:rPr>
        <w:t xml:space="preserve"> </w:t>
      </w:r>
      <w:r w:rsidRPr="00025BE5">
        <w:rPr>
          <w:rFonts w:ascii="Arial" w:hAnsi="Arial" w:cs="Arial"/>
          <w:color w:val="222222"/>
          <w:sz w:val="18"/>
          <w:szCs w:val="18"/>
          <w:shd w:val="clear" w:color="auto" w:fill="FFFFFF"/>
        </w:rPr>
        <w:t>A collection that contains no duplicate elements. More formally, sets contain no pair of elements e1 and e2 such that e1.equals(e2), and at most one null element. As implied by its name, this interface models the mathematical set abstraction.</w:t>
      </w:r>
    </w:p>
    <w:p w:rsidR="0088625A" w:rsidRDefault="0088625A" w:rsidP="008315F6">
      <w:pPr>
        <w:pStyle w:val="ListParagraph"/>
        <w:ind w:leftChars="471" w:left="989" w:firstLineChars="0" w:firstLine="0"/>
        <w:rPr>
          <w:rFonts w:ascii="Arial" w:hAnsi="Arial" w:cs="Arial"/>
          <w:color w:val="222222"/>
          <w:sz w:val="18"/>
          <w:szCs w:val="18"/>
          <w:shd w:val="clear" w:color="auto" w:fill="FFFFFF"/>
        </w:rPr>
      </w:pPr>
    </w:p>
    <w:p w:rsidR="0003730E" w:rsidRDefault="003467AD"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What is Big-O</w:t>
      </w:r>
      <w:r w:rsidR="0003730E">
        <w:rPr>
          <w:rFonts w:ascii="Arial" w:hAnsi="Arial" w:cs="Arial" w:hint="eastAsia"/>
          <w:color w:val="222222"/>
          <w:sz w:val="18"/>
          <w:szCs w:val="18"/>
          <w:shd w:val="clear" w:color="auto" w:fill="FFFFFF"/>
        </w:rPr>
        <w:t xml:space="preserve"> annotation, give example ?</w:t>
      </w:r>
    </w:p>
    <w:p w:rsidR="0003730E" w:rsidRDefault="0003730E" w:rsidP="008315F6">
      <w:pPr>
        <w:pStyle w:val="ListParagraph"/>
        <w:ind w:leftChars="686" w:left="1441" w:firstLineChars="0" w:firstLine="0"/>
        <w:rPr>
          <w:rFonts w:ascii="Arial" w:hAnsi="Arial" w:cs="Arial"/>
          <w:color w:val="222222"/>
          <w:sz w:val="18"/>
          <w:szCs w:val="18"/>
          <w:shd w:val="clear" w:color="auto" w:fill="FFFFFF"/>
        </w:rPr>
      </w:pPr>
      <w:r w:rsidRPr="00DC53AE">
        <w:rPr>
          <w:rFonts w:ascii="Arial" w:hAnsi="Arial" w:cs="Arial"/>
          <w:color w:val="222222"/>
          <w:sz w:val="18"/>
          <w:szCs w:val="18"/>
          <w:highlight w:val="yellow"/>
          <w:shd w:val="clear" w:color="auto" w:fill="FFFFFF"/>
        </w:rPr>
        <w:t>The Big-O notation describes the performance of an algorithm in terms of number of elements in a data structure.</w:t>
      </w:r>
      <w:r w:rsidRPr="0003730E">
        <w:rPr>
          <w:rFonts w:ascii="Arial" w:hAnsi="Arial" w:cs="Arial"/>
          <w:color w:val="222222"/>
          <w:sz w:val="18"/>
          <w:szCs w:val="18"/>
          <w:shd w:val="clear" w:color="auto" w:fill="FFFFFF"/>
        </w:rPr>
        <w:t xml:space="preserve"> Since Collection classes are actually data structures, we usually tend to use Big-O notation to cho</w:t>
      </w:r>
      <w:r w:rsidR="002D5CE1">
        <w:rPr>
          <w:rFonts w:ascii="Arial" w:hAnsi="Arial" w:cs="Arial" w:hint="eastAsia"/>
          <w:color w:val="222222"/>
          <w:sz w:val="18"/>
          <w:szCs w:val="18"/>
          <w:shd w:val="clear" w:color="auto" w:fill="FFFFFF"/>
        </w:rPr>
        <w:t>o</w:t>
      </w:r>
      <w:r w:rsidRPr="0003730E">
        <w:rPr>
          <w:rFonts w:ascii="Arial" w:hAnsi="Arial" w:cs="Arial"/>
          <w:color w:val="222222"/>
          <w:sz w:val="18"/>
          <w:szCs w:val="18"/>
          <w:shd w:val="clear" w:color="auto" w:fill="FFFFFF"/>
        </w:rPr>
        <w:t>se the collection implementation to use based on time, memory and performance.</w:t>
      </w:r>
    </w:p>
    <w:p w:rsidR="0003730E" w:rsidRPr="0003730E" w:rsidRDefault="0003730E" w:rsidP="008315F6">
      <w:pPr>
        <w:pStyle w:val="ListParagraph"/>
        <w:ind w:leftChars="686" w:left="1441" w:firstLineChars="0" w:firstLine="0"/>
        <w:rPr>
          <w:rFonts w:ascii="Arial" w:hAnsi="Arial" w:cs="Arial"/>
          <w:color w:val="222222"/>
          <w:sz w:val="18"/>
          <w:szCs w:val="18"/>
          <w:shd w:val="clear" w:color="auto" w:fill="FFFFFF"/>
        </w:rPr>
      </w:pPr>
      <w:r w:rsidRPr="0003730E">
        <w:rPr>
          <w:rFonts w:ascii="Arial" w:hAnsi="Arial" w:cs="Arial"/>
          <w:color w:val="222222"/>
          <w:sz w:val="18"/>
          <w:szCs w:val="18"/>
          <w:shd w:val="clear" w:color="auto" w:fill="FFFFFF"/>
        </w:rPr>
        <w:t>Example 1: ArrayList get(index i) is a constant-time operation and doesn’t depend on the number of elements in the list. So it’s performance in Big-O notation is O(1).</w:t>
      </w:r>
    </w:p>
    <w:p w:rsidR="0003730E" w:rsidRPr="0003730E" w:rsidRDefault="0003730E" w:rsidP="008315F6">
      <w:pPr>
        <w:pStyle w:val="ListParagraph"/>
        <w:ind w:leftChars="686" w:left="1441" w:firstLineChars="0" w:firstLine="0"/>
        <w:rPr>
          <w:rFonts w:ascii="Arial" w:hAnsi="Arial" w:cs="Arial"/>
          <w:color w:val="222222"/>
          <w:sz w:val="18"/>
          <w:szCs w:val="18"/>
          <w:shd w:val="clear" w:color="auto" w:fill="FFFFFF"/>
        </w:rPr>
      </w:pPr>
      <w:r w:rsidRPr="0003730E">
        <w:rPr>
          <w:rFonts w:ascii="Arial" w:hAnsi="Arial" w:cs="Arial"/>
          <w:color w:val="222222"/>
          <w:sz w:val="18"/>
          <w:szCs w:val="18"/>
          <w:shd w:val="clear" w:color="auto" w:fill="FFFFFF"/>
        </w:rPr>
        <w:t>Example 2: A linear search on array or list performance is O(n) because we need to search through entire list of elements to find the element.</w:t>
      </w:r>
    </w:p>
    <w:p w:rsidR="0003730E" w:rsidRDefault="0003730E" w:rsidP="008315F6">
      <w:pPr>
        <w:pStyle w:val="ListParagraph"/>
        <w:ind w:leftChars="471" w:left="989" w:firstLineChars="0" w:firstLine="0"/>
        <w:rPr>
          <w:rFonts w:ascii="Arial" w:hAnsi="Arial" w:cs="Arial"/>
          <w:color w:val="222222"/>
          <w:sz w:val="18"/>
          <w:szCs w:val="18"/>
          <w:shd w:val="clear" w:color="auto" w:fill="FFFFFF"/>
        </w:rPr>
      </w:pPr>
    </w:p>
    <w:p w:rsidR="0000683A" w:rsidRDefault="0000683A"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What is an iterator ?</w:t>
      </w:r>
    </w:p>
    <w:p w:rsidR="0000683A"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67" w:anchor="hashcode-equals" w:history="1">
        <w:r w:rsidR="0000683A" w:rsidRPr="00363C00">
          <w:rPr>
            <w:rStyle w:val="Hyperlink"/>
            <w:rFonts w:ascii="Arial" w:hAnsi="Arial" w:cs="Arial"/>
            <w:sz w:val="18"/>
            <w:szCs w:val="18"/>
            <w:shd w:val="clear" w:color="auto" w:fill="FFFFFF"/>
          </w:rPr>
          <w:t>http://www.journaldev.com/1330/java-collections-interview-questions-and-answers#hashcode-equals</w:t>
        </w:r>
      </w:hyperlink>
      <w:r w:rsidR="0000683A">
        <w:rPr>
          <w:rFonts w:ascii="Arial" w:hAnsi="Arial" w:cs="Arial" w:hint="eastAsia"/>
          <w:color w:val="222222"/>
          <w:sz w:val="18"/>
          <w:szCs w:val="18"/>
          <w:shd w:val="clear" w:color="auto" w:fill="FFFFFF"/>
        </w:rPr>
        <w:t xml:space="preserve"> </w:t>
      </w:r>
    </w:p>
    <w:p w:rsidR="0000683A" w:rsidRDefault="00E452AC" w:rsidP="008315F6">
      <w:pPr>
        <w:pStyle w:val="ListParagraph"/>
        <w:ind w:leftChars="686" w:left="1441" w:firstLineChars="0" w:firstLine="0"/>
        <w:rPr>
          <w:rFonts w:ascii="Arial" w:hAnsi="Arial" w:cs="Arial"/>
          <w:color w:val="222222"/>
          <w:sz w:val="18"/>
          <w:szCs w:val="18"/>
          <w:shd w:val="clear" w:color="auto" w:fill="FFFFFF"/>
        </w:rPr>
      </w:pPr>
      <w:r w:rsidRPr="00E452AC">
        <w:rPr>
          <w:rFonts w:ascii="Arial" w:hAnsi="Arial" w:cs="Arial"/>
          <w:color w:val="222222"/>
          <w:sz w:val="18"/>
          <w:szCs w:val="18"/>
          <w:shd w:val="clear" w:color="auto" w:fill="FFFFFF"/>
        </w:rPr>
        <w:t>Java Collection iterator provides a generic way for traversal through the elements of a collection</w:t>
      </w:r>
    </w:p>
    <w:p w:rsidR="00FD0A50" w:rsidRDefault="00FD0A50" w:rsidP="008315F6">
      <w:pPr>
        <w:pStyle w:val="ListParagraph"/>
        <w:ind w:leftChars="686" w:left="1441" w:firstLineChars="0" w:firstLine="0"/>
        <w:rPr>
          <w:rFonts w:ascii="Arial" w:hAnsi="Arial" w:cs="Arial"/>
          <w:color w:val="222222"/>
          <w:sz w:val="18"/>
          <w:szCs w:val="18"/>
          <w:shd w:val="clear" w:color="auto" w:fill="FFFFFF"/>
        </w:rPr>
      </w:pPr>
    </w:p>
    <w:p w:rsidR="00FD0A50" w:rsidRDefault="00FD0A50"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What is d</w:t>
      </w:r>
      <w:r w:rsidR="00A07F36">
        <w:rPr>
          <w:rFonts w:ascii="Arial" w:hAnsi="Arial" w:cs="Arial" w:hint="eastAsia"/>
          <w:color w:val="222222"/>
          <w:sz w:val="18"/>
          <w:szCs w:val="18"/>
          <w:shd w:val="clear" w:color="auto" w:fill="FFFFFF"/>
        </w:rPr>
        <w:t>ifferent ways to traverse a list</w:t>
      </w:r>
      <w:r>
        <w:rPr>
          <w:rFonts w:ascii="Arial" w:hAnsi="Arial" w:cs="Arial" w:hint="eastAsia"/>
          <w:color w:val="222222"/>
          <w:sz w:val="18"/>
          <w:szCs w:val="18"/>
          <w:shd w:val="clear" w:color="auto" w:fill="FFFFFF"/>
        </w:rPr>
        <w:t>?</w:t>
      </w:r>
    </w:p>
    <w:p w:rsidR="00FD0A50"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68" w:history="1">
        <w:r w:rsidR="00FD0A50" w:rsidRPr="00363C00">
          <w:rPr>
            <w:rStyle w:val="Hyperlink"/>
            <w:rFonts w:ascii="Arial" w:hAnsi="Arial" w:cs="Arial"/>
            <w:sz w:val="18"/>
            <w:szCs w:val="18"/>
            <w:shd w:val="clear" w:color="auto" w:fill="FFFFFF"/>
          </w:rPr>
          <w:t>http://www.journaldev.com/1330/java-collections-interview-questions-and-answers</w:t>
        </w:r>
      </w:hyperlink>
      <w:r w:rsidR="00FD0A50">
        <w:rPr>
          <w:rFonts w:ascii="Arial" w:hAnsi="Arial" w:cs="Arial" w:hint="eastAsia"/>
          <w:color w:val="222222"/>
          <w:sz w:val="18"/>
          <w:szCs w:val="18"/>
          <w:shd w:val="clear" w:color="auto" w:fill="FFFFFF"/>
        </w:rPr>
        <w:t xml:space="preserve"> </w:t>
      </w:r>
    </w:p>
    <w:p w:rsidR="00A07F36" w:rsidRPr="00A07F36" w:rsidRDefault="00A07F36" w:rsidP="008315F6">
      <w:pPr>
        <w:ind w:leftChars="300" w:left="630" w:firstLineChars="432" w:firstLine="778"/>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We can iterate over a list in two different ways – using iterator and using for-each loop.</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List&lt;Strin</w:t>
      </w:r>
      <w:r>
        <w:rPr>
          <w:rFonts w:ascii="Arial" w:hAnsi="Arial" w:cs="Arial"/>
          <w:color w:val="222222"/>
          <w:sz w:val="18"/>
          <w:szCs w:val="18"/>
          <w:shd w:val="clear" w:color="auto" w:fill="FFFFFF"/>
        </w:rPr>
        <w:t>g&gt; strList = new ArrayList&lt;&gt;();</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highlight w:val="yellow"/>
          <w:shd w:val="clear" w:color="auto" w:fill="FFFFFF"/>
        </w:rPr>
        <w:t>//using for-each loop</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for(String obj : strList){</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 xml:space="preserve">    System.out.println(obj);</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highlight w:val="yellow"/>
          <w:shd w:val="clear" w:color="auto" w:fill="FFFFFF"/>
        </w:rPr>
        <w:t>//using iterator</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Iterator&lt;String&gt; it = strList.iterator();</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while(it.hasNext()){</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 xml:space="preserve">    String obj = it.next();</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 xml:space="preserve">    System.out.println(obj);</w:t>
      </w:r>
    </w:p>
    <w:p w:rsidR="00A07F36" w:rsidRPr="00A07F36" w:rsidRDefault="00A07F36" w:rsidP="008315F6">
      <w:pPr>
        <w:pStyle w:val="ListParagraph"/>
        <w:ind w:leftChars="686" w:left="1441" w:firstLine="360"/>
        <w:rPr>
          <w:rFonts w:ascii="Arial" w:hAnsi="Arial" w:cs="Arial"/>
          <w:color w:val="222222"/>
          <w:sz w:val="18"/>
          <w:szCs w:val="18"/>
          <w:shd w:val="clear" w:color="auto" w:fill="FFFFFF"/>
        </w:rPr>
      </w:pPr>
      <w:r w:rsidRPr="00A07F36">
        <w:rPr>
          <w:rFonts w:ascii="Arial" w:hAnsi="Arial" w:cs="Arial"/>
          <w:color w:val="222222"/>
          <w:sz w:val="18"/>
          <w:szCs w:val="18"/>
          <w:shd w:val="clear" w:color="auto" w:fill="FFFFFF"/>
        </w:rPr>
        <w:t>}</w:t>
      </w:r>
    </w:p>
    <w:p w:rsidR="00FD0A50" w:rsidRPr="00A07F36" w:rsidRDefault="00A07F36" w:rsidP="008315F6">
      <w:pPr>
        <w:pStyle w:val="ListParagraph"/>
        <w:ind w:leftChars="686" w:left="1441" w:firstLineChars="0" w:firstLine="0"/>
        <w:rPr>
          <w:rFonts w:ascii="Arial" w:hAnsi="Arial" w:cs="Arial"/>
          <w:color w:val="222222"/>
          <w:sz w:val="18"/>
          <w:szCs w:val="18"/>
          <w:shd w:val="clear" w:color="auto" w:fill="FFFFFF"/>
        </w:rPr>
      </w:pPr>
      <w:r w:rsidRPr="00222478">
        <w:rPr>
          <w:rFonts w:ascii="Arial" w:hAnsi="Arial" w:cs="Arial"/>
          <w:color w:val="222222"/>
          <w:sz w:val="18"/>
          <w:szCs w:val="18"/>
          <w:highlight w:val="yellow"/>
          <w:shd w:val="clear" w:color="auto" w:fill="FFFFFF"/>
        </w:rPr>
        <w:t>Using iterator is more thread-safe because it makes sure that if underlying list elements are modified, it will throw ConcurrentModificationException.</w:t>
      </w:r>
    </w:p>
    <w:p w:rsidR="0000683A" w:rsidRDefault="0000683A" w:rsidP="008315F6">
      <w:pPr>
        <w:pStyle w:val="ListParagraph"/>
        <w:ind w:leftChars="471" w:left="989" w:firstLineChars="0" w:firstLine="0"/>
        <w:rPr>
          <w:rFonts w:ascii="Arial" w:hAnsi="Arial" w:cs="Arial"/>
          <w:color w:val="222222"/>
          <w:sz w:val="18"/>
          <w:szCs w:val="18"/>
          <w:shd w:val="clear" w:color="auto" w:fill="FFFFFF"/>
        </w:rPr>
      </w:pPr>
    </w:p>
    <w:p w:rsidR="00CA5402" w:rsidRDefault="00CA5402"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lastRenderedPageBreak/>
        <w:t>What is iterator fail-fast ?</w:t>
      </w:r>
    </w:p>
    <w:p w:rsidR="00CA5402"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69" w:history="1">
        <w:r w:rsidR="00CA5402" w:rsidRPr="00363C00">
          <w:rPr>
            <w:rStyle w:val="Hyperlink"/>
            <w:rFonts w:ascii="Arial" w:hAnsi="Arial" w:cs="Arial"/>
            <w:sz w:val="18"/>
            <w:szCs w:val="18"/>
            <w:shd w:val="clear" w:color="auto" w:fill="FFFFFF"/>
          </w:rPr>
          <w:t>http://www.journaldev.com/1330/java-collections-interview-questions-and-answers</w:t>
        </w:r>
      </w:hyperlink>
      <w:r w:rsidR="00CA5402">
        <w:rPr>
          <w:rFonts w:ascii="Arial" w:hAnsi="Arial" w:cs="Arial" w:hint="eastAsia"/>
          <w:color w:val="222222"/>
          <w:sz w:val="18"/>
          <w:szCs w:val="18"/>
          <w:shd w:val="clear" w:color="auto" w:fill="FFFFFF"/>
        </w:rPr>
        <w:t xml:space="preserve"> </w:t>
      </w:r>
    </w:p>
    <w:p w:rsidR="00BA47EA" w:rsidRPr="00BA47EA" w:rsidRDefault="00CA5402" w:rsidP="00BA47EA">
      <w:pPr>
        <w:pStyle w:val="ListParagraph"/>
        <w:ind w:leftChars="686" w:left="1441" w:firstLineChars="0" w:firstLine="0"/>
        <w:rPr>
          <w:rFonts w:ascii="Arial" w:hAnsi="Arial" w:cs="Arial"/>
          <w:color w:val="222222"/>
          <w:sz w:val="18"/>
          <w:szCs w:val="18"/>
          <w:shd w:val="clear" w:color="auto" w:fill="FFFFFF"/>
        </w:rPr>
      </w:pPr>
      <w:r w:rsidRPr="00CA5402">
        <w:rPr>
          <w:rFonts w:ascii="Arial" w:hAnsi="Arial" w:cs="Arial"/>
          <w:color w:val="222222"/>
          <w:sz w:val="18"/>
          <w:szCs w:val="18"/>
          <w:shd w:val="clear" w:color="auto" w:fill="FFFFFF"/>
        </w:rPr>
        <w:t>Iterator fail-fast property checks for any modification in the structure of the underlying collection everytime we try to get the next element. If there are any modifications found, it throws ConcurrentModificationException. All the implementations of Iterator in Collection classes are fail-fast by design except the concurrent collection classes like ConcurrentHashMap and CopyOnWriteArrayList.</w:t>
      </w:r>
    </w:p>
    <w:p w:rsidR="00CA5402" w:rsidRDefault="00CA5402" w:rsidP="008315F6">
      <w:pPr>
        <w:pStyle w:val="ListParagraph"/>
        <w:ind w:leftChars="471" w:left="989" w:firstLineChars="0" w:firstLine="0"/>
        <w:rPr>
          <w:rFonts w:ascii="Arial" w:hAnsi="Arial" w:cs="Arial"/>
          <w:color w:val="222222"/>
          <w:sz w:val="18"/>
          <w:szCs w:val="18"/>
          <w:shd w:val="clear" w:color="auto" w:fill="FFFFFF"/>
        </w:rPr>
      </w:pPr>
    </w:p>
    <w:p w:rsidR="0088625A" w:rsidRDefault="0088625A" w:rsidP="008315F6">
      <w:pPr>
        <w:pStyle w:val="ListParagraph"/>
        <w:numPr>
          <w:ilvl w:val="0"/>
          <w:numId w:val="3"/>
        </w:numPr>
        <w:ind w:leftChars="471" w:left="1439" w:firstLineChars="0"/>
        <w:rPr>
          <w:rFonts w:ascii="Arial" w:hAnsi="Arial" w:cs="Arial"/>
          <w:color w:val="222222"/>
          <w:sz w:val="18"/>
          <w:szCs w:val="18"/>
          <w:shd w:val="clear" w:color="auto" w:fill="FFFFFF"/>
        </w:rPr>
      </w:pPr>
      <w:r w:rsidRPr="0088625A">
        <w:rPr>
          <w:rFonts w:ascii="Arial" w:hAnsi="Arial" w:cs="Arial"/>
          <w:color w:val="222222"/>
          <w:sz w:val="18"/>
          <w:szCs w:val="18"/>
          <w:shd w:val="clear" w:color="auto" w:fill="FFFFFF"/>
        </w:rPr>
        <w:t>Why can't Java ArrayList be accessed by unique key?</w:t>
      </w:r>
    </w:p>
    <w:p w:rsidR="0088625A" w:rsidRDefault="0088625A" w:rsidP="008315F6">
      <w:pPr>
        <w:ind w:leftChars="671" w:left="1409"/>
        <w:rPr>
          <w:rFonts w:ascii="Arial" w:hAnsi="Arial" w:cs="Arial"/>
          <w:color w:val="222222"/>
          <w:sz w:val="18"/>
          <w:szCs w:val="18"/>
          <w:shd w:val="clear" w:color="auto" w:fill="FFFFFF"/>
        </w:rPr>
      </w:pPr>
      <w:r w:rsidRPr="0088625A">
        <w:rPr>
          <w:rFonts w:ascii="Arial" w:hAnsi="Arial" w:cs="Arial"/>
          <w:color w:val="222222"/>
          <w:sz w:val="18"/>
          <w:szCs w:val="18"/>
          <w:shd w:val="clear" w:color="auto" w:fill="FFFFFF"/>
        </w:rPr>
        <w:t>The elements in the collection a</w:t>
      </w:r>
      <w:r>
        <w:rPr>
          <w:rFonts w:ascii="Arial" w:hAnsi="Arial" w:cs="Arial"/>
          <w:color w:val="222222"/>
          <w:sz w:val="18"/>
          <w:szCs w:val="18"/>
          <w:shd w:val="clear" w:color="auto" w:fill="FFFFFF"/>
        </w:rPr>
        <w:t>re accessed using a unique key</w:t>
      </w:r>
      <w:r>
        <w:rPr>
          <w:rFonts w:ascii="Arial" w:hAnsi="Arial" w:cs="Arial" w:hint="eastAsia"/>
          <w:color w:val="222222"/>
          <w:sz w:val="18"/>
          <w:szCs w:val="18"/>
          <w:shd w:val="clear" w:color="auto" w:fill="FFFFFF"/>
        </w:rPr>
        <w:t xml:space="preserve">: </w:t>
      </w:r>
      <w:r w:rsidRPr="0088625A">
        <w:rPr>
          <w:rFonts w:ascii="Arial" w:hAnsi="Arial" w:cs="Arial"/>
          <w:color w:val="222222"/>
          <w:sz w:val="18"/>
          <w:szCs w:val="18"/>
          <w:shd w:val="clear" w:color="auto" w:fill="FFFFFF"/>
        </w:rPr>
        <w:t>That would be describing a Map instead of a List. I would have asked myself the same question, and indeed the array index can be thought of as a "key". However since such a key would be implicitly unique, the last statement seems more descriptive of a map structure.</w:t>
      </w:r>
    </w:p>
    <w:p w:rsidR="0088625A" w:rsidRDefault="0088625A" w:rsidP="008315F6">
      <w:pPr>
        <w:ind w:leftChars="671" w:left="1409"/>
        <w:rPr>
          <w:rStyle w:val="apple-converted-space"/>
          <w:rFonts w:ascii="Arial" w:hAnsi="Arial" w:cs="Arial"/>
          <w:color w:val="444444"/>
          <w:sz w:val="19"/>
          <w:szCs w:val="19"/>
          <w:shd w:val="clear" w:color="auto" w:fill="FAFAFA"/>
        </w:rPr>
      </w:pPr>
      <w:r>
        <w:rPr>
          <w:rStyle w:val="comment-copy"/>
          <w:rFonts w:ascii="Arial" w:hAnsi="Arial" w:cs="Arial"/>
          <w:color w:val="444444"/>
          <w:sz w:val="19"/>
          <w:szCs w:val="19"/>
          <w:bdr w:val="none" w:sz="0" w:space="0" w:color="auto" w:frame="1"/>
          <w:shd w:val="clear" w:color="auto" w:fill="FAFAFA"/>
        </w:rPr>
        <w:t>A key is usually associated with a map or table, or any collection of pairs. A list is not really an associative array so they should be different concepts. However nothing prevents you from thinking of an index as a "key". It depends on the context of the question.</w:t>
      </w:r>
      <w:r>
        <w:rPr>
          <w:rStyle w:val="apple-converted-space"/>
          <w:rFonts w:ascii="Arial" w:hAnsi="Arial" w:cs="Arial"/>
          <w:color w:val="444444"/>
          <w:sz w:val="19"/>
          <w:szCs w:val="19"/>
          <w:shd w:val="clear" w:color="auto" w:fill="FAFAFA"/>
        </w:rPr>
        <w:t> </w:t>
      </w:r>
    </w:p>
    <w:p w:rsidR="0088625A" w:rsidRDefault="00BA47EA" w:rsidP="008315F6">
      <w:pPr>
        <w:ind w:leftChars="671" w:left="1409"/>
        <w:rPr>
          <w:rStyle w:val="Hyperlink"/>
          <w:rFonts w:ascii="Arial" w:hAnsi="Arial" w:cs="Arial"/>
          <w:sz w:val="18"/>
          <w:szCs w:val="18"/>
          <w:shd w:val="clear" w:color="auto" w:fill="FFFFFF"/>
        </w:rPr>
      </w:pPr>
      <w:hyperlink r:id="rId70" w:history="1">
        <w:r w:rsidR="0088625A" w:rsidRPr="00756BE7">
          <w:rPr>
            <w:rStyle w:val="Hyperlink"/>
            <w:rFonts w:ascii="Arial" w:hAnsi="Arial" w:cs="Arial"/>
            <w:sz w:val="18"/>
            <w:szCs w:val="18"/>
            <w:shd w:val="clear" w:color="auto" w:fill="FFFFFF"/>
          </w:rPr>
          <w:t>http://stackoverflow.com/questions/25472891/why-cant-java-arraylist-be-accessed-by-unique-key</w:t>
        </w:r>
      </w:hyperlink>
    </w:p>
    <w:p w:rsidR="00EA07ED" w:rsidRDefault="00EA07ED" w:rsidP="008315F6">
      <w:pPr>
        <w:ind w:leftChars="671" w:left="1409"/>
        <w:rPr>
          <w:rStyle w:val="Hyperlink"/>
          <w:rFonts w:ascii="Arial" w:hAnsi="Arial" w:cs="Arial"/>
          <w:sz w:val="18"/>
          <w:szCs w:val="18"/>
          <w:shd w:val="clear" w:color="auto" w:fill="FFFFFF"/>
        </w:rPr>
      </w:pPr>
    </w:p>
    <w:p w:rsidR="00EA07ED" w:rsidRDefault="00EA07ED"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Sortedset ?</w:t>
      </w:r>
    </w:p>
    <w:p w:rsidR="00424112" w:rsidRDefault="00424112" w:rsidP="008315F6">
      <w:pPr>
        <w:pStyle w:val="ListParagraph"/>
        <w:ind w:leftChars="686" w:left="1441" w:firstLineChars="0" w:firstLine="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This means that when you iterate the elements of a SortedSet the elements are returned in the sorted order.</w:t>
      </w:r>
    </w:p>
    <w:p w:rsidR="00424112" w:rsidRPr="00424112" w:rsidRDefault="00424112" w:rsidP="008315F6">
      <w:pPr>
        <w:pStyle w:val="ListParagraph"/>
        <w:ind w:leftChars="686" w:left="1441" w:firstLineChars="0" w:firstLine="0"/>
        <w:rPr>
          <w:rFonts w:ascii="Arial" w:hAnsi="Arial" w:cs="Arial"/>
          <w:color w:val="222222"/>
          <w:sz w:val="18"/>
          <w:szCs w:val="18"/>
          <w:shd w:val="clear" w:color="auto" w:fill="FFFFFF"/>
        </w:rPr>
      </w:pPr>
    </w:p>
    <w:p w:rsidR="00424112" w:rsidRPr="00424112" w:rsidRDefault="00424112" w:rsidP="008315F6">
      <w:pPr>
        <w:pStyle w:val="ListParagraph"/>
        <w:ind w:leftChars="686" w:left="1441" w:firstLineChars="0" w:firstLine="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 xml:space="preserve">The order of the sorting is either the </w:t>
      </w:r>
      <w:r w:rsidRPr="00424112">
        <w:rPr>
          <w:rFonts w:ascii="Arial" w:hAnsi="Arial" w:cs="Arial"/>
          <w:color w:val="222222"/>
          <w:sz w:val="18"/>
          <w:szCs w:val="18"/>
          <w:highlight w:val="green"/>
          <w:shd w:val="clear" w:color="auto" w:fill="FFFFFF"/>
        </w:rPr>
        <w:t>natural sorting order</w:t>
      </w:r>
      <w:r w:rsidRPr="00424112">
        <w:rPr>
          <w:rFonts w:ascii="Arial" w:hAnsi="Arial" w:cs="Arial"/>
          <w:color w:val="222222"/>
          <w:sz w:val="18"/>
          <w:szCs w:val="18"/>
          <w:highlight w:val="yellow"/>
          <w:shd w:val="clear" w:color="auto" w:fill="FFFFFF"/>
        </w:rPr>
        <w:t xml:space="preserve"> of the elements (if they implement java.lang.Comparable)</w:t>
      </w:r>
      <w:r w:rsidRPr="00424112">
        <w:rPr>
          <w:rFonts w:ascii="Arial" w:hAnsi="Arial" w:cs="Arial"/>
          <w:color w:val="222222"/>
          <w:sz w:val="18"/>
          <w:szCs w:val="18"/>
          <w:shd w:val="clear" w:color="auto" w:fill="FFFFFF"/>
        </w:rPr>
        <w:t xml:space="preserve">, or the </w:t>
      </w:r>
      <w:r w:rsidRPr="00424112">
        <w:rPr>
          <w:rFonts w:ascii="Arial" w:hAnsi="Arial" w:cs="Arial"/>
          <w:color w:val="222222"/>
          <w:sz w:val="18"/>
          <w:szCs w:val="18"/>
          <w:highlight w:val="green"/>
          <w:shd w:val="clear" w:color="auto" w:fill="FFFFFF"/>
        </w:rPr>
        <w:t>order determined by a Comparator</w:t>
      </w:r>
      <w:r w:rsidRPr="00424112">
        <w:rPr>
          <w:rFonts w:ascii="Arial" w:hAnsi="Arial" w:cs="Arial"/>
          <w:color w:val="222222"/>
          <w:sz w:val="18"/>
          <w:szCs w:val="18"/>
          <w:highlight w:val="yellow"/>
          <w:shd w:val="clear" w:color="auto" w:fill="FFFFFF"/>
        </w:rPr>
        <w:t xml:space="preserve"> that you can give to the SortedSet.</w:t>
      </w:r>
    </w:p>
    <w:p w:rsidR="00424112" w:rsidRDefault="00424112" w:rsidP="008315F6">
      <w:pPr>
        <w:pStyle w:val="ListParagraph"/>
        <w:ind w:leftChars="686" w:left="1441" w:firstLineChars="0" w:firstLine="0"/>
        <w:rPr>
          <w:rFonts w:ascii="Arial" w:hAnsi="Arial" w:cs="Arial"/>
          <w:color w:val="222222"/>
          <w:sz w:val="18"/>
          <w:szCs w:val="18"/>
          <w:shd w:val="clear" w:color="auto" w:fill="FFFFFF"/>
        </w:rPr>
      </w:pPr>
    </w:p>
    <w:p w:rsidR="00424112" w:rsidRPr="00424112" w:rsidRDefault="00424112" w:rsidP="008315F6">
      <w:pPr>
        <w:pStyle w:val="ListParagraph"/>
        <w:ind w:leftChars="686" w:left="1441" w:firstLineChars="0" w:firstLine="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By default the elements are iterated in ascending order, starting with the "smallest" and moving towards the "largest". But it is also possible to iterate the elements in descending order using the metho</w:t>
      </w:r>
      <w:r>
        <w:rPr>
          <w:rFonts w:ascii="Arial" w:hAnsi="Arial" w:cs="Arial"/>
          <w:color w:val="222222"/>
          <w:sz w:val="18"/>
          <w:szCs w:val="18"/>
          <w:shd w:val="clear" w:color="auto" w:fill="FFFFFF"/>
        </w:rPr>
        <w:t>d TreeSet.descendingIterator().</w:t>
      </w:r>
    </w:p>
    <w:p w:rsidR="00424112" w:rsidRDefault="00424112" w:rsidP="008315F6">
      <w:pPr>
        <w:pStyle w:val="ListParagraph"/>
        <w:ind w:leftChars="686" w:left="1441" w:firstLineChars="0" w:firstLine="0"/>
        <w:rPr>
          <w:rFonts w:ascii="Arial" w:hAnsi="Arial" w:cs="Arial"/>
          <w:color w:val="222222"/>
          <w:sz w:val="18"/>
          <w:szCs w:val="18"/>
          <w:shd w:val="clear" w:color="auto" w:fill="FFFFFF"/>
        </w:rPr>
      </w:pPr>
    </w:p>
    <w:p w:rsidR="00424112" w:rsidRPr="00424112" w:rsidRDefault="00424112" w:rsidP="008315F6">
      <w:pPr>
        <w:pStyle w:val="ListParagraph"/>
        <w:ind w:leftChars="686" w:left="1441" w:firstLineChars="0" w:firstLine="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The Java Collections API only has one implementation of the SortedSet interface - the java.util.TreeSet class. The java.util.concurrent package also has an implementation of this interface, but I will leave the concurrency utilities out of this trail.</w:t>
      </w:r>
    </w:p>
    <w:p w:rsidR="00424112" w:rsidRDefault="00424112" w:rsidP="008315F6">
      <w:pPr>
        <w:ind w:leftChars="486" w:left="1021" w:firstLine="420"/>
        <w:rPr>
          <w:rFonts w:ascii="Arial" w:hAnsi="Arial" w:cs="Arial"/>
          <w:color w:val="222222"/>
          <w:sz w:val="18"/>
          <w:szCs w:val="18"/>
          <w:shd w:val="clear" w:color="auto" w:fill="FFFFFF"/>
        </w:rPr>
      </w:pPr>
    </w:p>
    <w:p w:rsidR="00424112" w:rsidRPr="00424112" w:rsidRDefault="00424112" w:rsidP="008315F6">
      <w:pPr>
        <w:ind w:leftChars="486" w:left="1021" w:firstLine="42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Here are two examples of how to create a SortedSet:</w:t>
      </w:r>
    </w:p>
    <w:p w:rsidR="00424112" w:rsidRPr="00424112" w:rsidRDefault="00424112" w:rsidP="008315F6">
      <w:pPr>
        <w:pStyle w:val="ListParagraph"/>
        <w:ind w:leftChars="686" w:left="1441" w:firstLine="360"/>
        <w:rPr>
          <w:rFonts w:ascii="Arial" w:hAnsi="Arial" w:cs="Arial"/>
          <w:color w:val="222222"/>
          <w:sz w:val="18"/>
          <w:szCs w:val="18"/>
          <w:shd w:val="clear" w:color="auto" w:fill="FFFFFF"/>
        </w:rPr>
      </w:pPr>
      <w:r>
        <w:rPr>
          <w:rFonts w:ascii="Arial" w:hAnsi="Arial" w:cs="Arial"/>
          <w:color w:val="222222"/>
          <w:sz w:val="18"/>
          <w:szCs w:val="18"/>
          <w:shd w:val="clear" w:color="auto" w:fill="FFFFFF"/>
        </w:rPr>
        <w:t>SortedSet setA = new TreeSet();</w:t>
      </w:r>
    </w:p>
    <w:p w:rsidR="00424112" w:rsidRPr="00424112" w:rsidRDefault="00424112" w:rsidP="008315F6">
      <w:pPr>
        <w:pStyle w:val="ListParagraph"/>
        <w:ind w:leftChars="686" w:left="1441" w:firstLine="36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 xml:space="preserve">Comparator </w:t>
      </w:r>
      <w:r w:rsidRPr="00424112">
        <w:rPr>
          <w:rFonts w:ascii="Arial" w:hAnsi="Arial" w:cs="Arial"/>
          <w:color w:val="222222"/>
          <w:sz w:val="18"/>
          <w:szCs w:val="18"/>
          <w:highlight w:val="green"/>
          <w:shd w:val="clear" w:color="auto" w:fill="FFFFFF"/>
        </w:rPr>
        <w:t>comparator</w:t>
      </w:r>
      <w:r w:rsidRPr="00424112">
        <w:rPr>
          <w:rFonts w:ascii="Arial" w:hAnsi="Arial" w:cs="Arial"/>
          <w:color w:val="222222"/>
          <w:sz w:val="18"/>
          <w:szCs w:val="18"/>
          <w:shd w:val="clear" w:color="auto" w:fill="FFFFFF"/>
        </w:rPr>
        <w:t xml:space="preserve"> = new MyComparator();</w:t>
      </w:r>
    </w:p>
    <w:p w:rsidR="00EA07ED" w:rsidRPr="00424112" w:rsidRDefault="00424112" w:rsidP="008315F6">
      <w:pPr>
        <w:pStyle w:val="ListParagraph"/>
        <w:ind w:leftChars="843" w:left="1770" w:firstLineChars="0" w:firstLine="30"/>
        <w:rPr>
          <w:rFonts w:ascii="Arial" w:hAnsi="Arial" w:cs="Arial"/>
          <w:color w:val="222222"/>
          <w:sz w:val="18"/>
          <w:szCs w:val="18"/>
          <w:shd w:val="clear" w:color="auto" w:fill="FFFFFF"/>
        </w:rPr>
      </w:pPr>
      <w:r w:rsidRPr="00424112">
        <w:rPr>
          <w:rFonts w:ascii="Arial" w:hAnsi="Arial" w:cs="Arial"/>
          <w:color w:val="222222"/>
          <w:sz w:val="18"/>
          <w:szCs w:val="18"/>
          <w:shd w:val="clear" w:color="auto" w:fill="FFFFFF"/>
        </w:rPr>
        <w:t>SortedSet setB = new TreeSet(comparator);</w:t>
      </w:r>
    </w:p>
    <w:p w:rsidR="004F3DD4" w:rsidRPr="004F3DD4" w:rsidRDefault="004F3DD4" w:rsidP="008315F6">
      <w:pPr>
        <w:ind w:leftChars="300" w:left="630"/>
        <w:rPr>
          <w:rFonts w:ascii="Arial" w:hAnsi="Arial" w:cs="Arial"/>
          <w:color w:val="222222"/>
          <w:sz w:val="18"/>
          <w:szCs w:val="18"/>
          <w:shd w:val="clear" w:color="auto" w:fill="FFFFFF"/>
        </w:rPr>
      </w:pPr>
    </w:p>
    <w:p w:rsidR="00EA07ED" w:rsidRDefault="00445041"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Difference between Comparator and Comparable ?</w:t>
      </w:r>
    </w:p>
    <w:p w:rsidR="00445041" w:rsidRPr="00445041" w:rsidRDefault="00445041" w:rsidP="008315F6">
      <w:pPr>
        <w:pStyle w:val="ListParagraph"/>
        <w:ind w:leftChars="686" w:left="1441" w:firstLineChars="0" w:firstLine="0"/>
        <w:rPr>
          <w:rFonts w:ascii="Arial" w:hAnsi="Arial" w:cs="Arial"/>
          <w:color w:val="222222"/>
          <w:sz w:val="18"/>
          <w:szCs w:val="18"/>
          <w:shd w:val="clear" w:color="auto" w:fill="FFFFFF"/>
        </w:rPr>
      </w:pPr>
      <w:r w:rsidRPr="00445041">
        <w:rPr>
          <w:rFonts w:ascii="Arial" w:hAnsi="Arial" w:cs="Arial"/>
          <w:color w:val="222222"/>
          <w:sz w:val="18"/>
          <w:szCs w:val="18"/>
          <w:shd w:val="clear" w:color="auto" w:fill="FFFFFF"/>
        </w:rPr>
        <w:t xml:space="preserve">Comparable: A comparable object is capable of comparing itself with another object. The class itself must implements the java.lang.Comparable interface in order to be </w:t>
      </w:r>
      <w:r w:rsidRPr="00445041">
        <w:rPr>
          <w:rFonts w:ascii="Arial" w:hAnsi="Arial" w:cs="Arial"/>
          <w:color w:val="222222"/>
          <w:sz w:val="18"/>
          <w:szCs w:val="18"/>
          <w:shd w:val="clear" w:color="auto" w:fill="FFFFFF"/>
        </w:rPr>
        <w:lastRenderedPageBreak/>
        <w:t>able to compare its instances.</w:t>
      </w:r>
    </w:p>
    <w:p w:rsidR="00445041" w:rsidRPr="00445041" w:rsidRDefault="00445041" w:rsidP="008315F6">
      <w:pPr>
        <w:pStyle w:val="ListParagraph"/>
        <w:ind w:leftChars="686" w:left="1441" w:firstLineChars="0" w:firstLine="0"/>
        <w:rPr>
          <w:rFonts w:ascii="Arial" w:hAnsi="Arial" w:cs="Arial"/>
          <w:color w:val="222222"/>
          <w:sz w:val="18"/>
          <w:szCs w:val="18"/>
          <w:shd w:val="clear" w:color="auto" w:fill="FFFFFF"/>
        </w:rPr>
      </w:pPr>
      <w:r w:rsidRPr="00445041">
        <w:rPr>
          <w:rFonts w:ascii="Arial" w:hAnsi="Arial" w:cs="Arial"/>
          <w:color w:val="222222"/>
          <w:sz w:val="18"/>
          <w:szCs w:val="18"/>
          <w:shd w:val="clear" w:color="auto" w:fill="FFFFFF"/>
        </w:rPr>
        <w:t>Comparator: A comparator object is capable of comparing two different objects. The class is not comparing its instances, but some other class’s instances. This comparator class must implement the java.util.Comparator interface.</w:t>
      </w:r>
    </w:p>
    <w:p w:rsidR="00445041" w:rsidRPr="00445041" w:rsidRDefault="00445041" w:rsidP="008315F6">
      <w:pPr>
        <w:pStyle w:val="ListParagraph"/>
        <w:ind w:leftChars="686" w:left="1441" w:firstLine="360"/>
        <w:rPr>
          <w:rFonts w:ascii="Arial" w:hAnsi="Arial" w:cs="Arial"/>
          <w:color w:val="222222"/>
          <w:sz w:val="18"/>
          <w:szCs w:val="18"/>
          <w:shd w:val="clear" w:color="auto" w:fill="FFFFFF"/>
        </w:rPr>
      </w:pPr>
      <w:r w:rsidRPr="00445041">
        <w:rPr>
          <w:rFonts w:ascii="Arial" w:hAnsi="Arial" w:cs="Arial"/>
          <w:color w:val="222222"/>
          <w:sz w:val="18"/>
          <w:szCs w:val="18"/>
          <w:shd w:val="clear" w:color="auto" w:fill="FFFFFF"/>
        </w:rPr>
        <w:t>(1)</w:t>
      </w:r>
      <w:r w:rsidRPr="00445041">
        <w:rPr>
          <w:rFonts w:ascii="Arial" w:hAnsi="Arial" w:cs="Arial"/>
          <w:color w:val="222222"/>
          <w:sz w:val="18"/>
          <w:szCs w:val="18"/>
          <w:shd w:val="clear" w:color="auto" w:fill="FFFFFF"/>
        </w:rPr>
        <w:tab/>
        <w:t>Sorting logic: Comparable must be in same class whose objects are being sorted. Hence this is called natural ordering of objects / Comparator is in separate class. Hence we can write different sorting based on different attributes of objects to be sorted</w:t>
      </w:r>
    </w:p>
    <w:p w:rsidR="00445041" w:rsidRPr="00445041" w:rsidRDefault="00445041" w:rsidP="008315F6">
      <w:pPr>
        <w:pStyle w:val="ListParagraph"/>
        <w:ind w:leftChars="686" w:left="1441" w:firstLine="360"/>
        <w:rPr>
          <w:rFonts w:ascii="Arial" w:hAnsi="Arial" w:cs="Arial"/>
          <w:color w:val="222222"/>
          <w:sz w:val="18"/>
          <w:szCs w:val="18"/>
          <w:shd w:val="clear" w:color="auto" w:fill="FFFFFF"/>
        </w:rPr>
      </w:pPr>
      <w:r w:rsidRPr="00445041">
        <w:rPr>
          <w:rFonts w:ascii="Arial" w:hAnsi="Arial" w:cs="Arial"/>
          <w:color w:val="222222"/>
          <w:sz w:val="18"/>
          <w:szCs w:val="18"/>
          <w:shd w:val="clear" w:color="auto" w:fill="FFFFFF"/>
        </w:rPr>
        <w:t>(2)</w:t>
      </w:r>
      <w:r w:rsidRPr="00445041">
        <w:rPr>
          <w:rFonts w:ascii="Arial" w:hAnsi="Arial" w:cs="Arial"/>
          <w:color w:val="222222"/>
          <w:sz w:val="18"/>
          <w:szCs w:val="18"/>
          <w:shd w:val="clear" w:color="auto" w:fill="FFFFFF"/>
        </w:rPr>
        <w:tab/>
        <w:t xml:space="preserve">Sorting method: </w:t>
      </w:r>
      <w:r w:rsidRPr="00FC4A8C">
        <w:rPr>
          <w:rFonts w:ascii="Arial" w:hAnsi="Arial" w:cs="Arial"/>
          <w:color w:val="222222"/>
          <w:sz w:val="18"/>
          <w:szCs w:val="18"/>
          <w:highlight w:val="yellow"/>
          <w:shd w:val="clear" w:color="auto" w:fill="FFFFFF"/>
        </w:rPr>
        <w:t>Comparable int compareTo(Object o1)</w:t>
      </w:r>
      <w:r w:rsidRPr="00445041">
        <w:rPr>
          <w:rFonts w:ascii="Arial" w:hAnsi="Arial" w:cs="Arial"/>
          <w:color w:val="222222"/>
          <w:sz w:val="18"/>
          <w:szCs w:val="18"/>
          <w:shd w:val="clear" w:color="auto" w:fill="FFFFFF"/>
        </w:rPr>
        <w:t>This method compares this object with o1 object and returns a integer.</w:t>
      </w:r>
      <w:r w:rsidR="00685A4B">
        <w:rPr>
          <w:rFonts w:ascii="Arial" w:hAnsi="Arial" w:cs="Arial" w:hint="eastAsia"/>
          <w:color w:val="222222"/>
          <w:sz w:val="18"/>
          <w:szCs w:val="18"/>
          <w:shd w:val="clear" w:color="auto" w:fill="FFFFFF"/>
        </w:rPr>
        <w:t xml:space="preserve"> </w:t>
      </w:r>
      <w:r w:rsidRPr="00445041">
        <w:rPr>
          <w:rFonts w:ascii="Arial" w:hAnsi="Arial" w:cs="Arial"/>
          <w:color w:val="222222"/>
          <w:sz w:val="18"/>
          <w:szCs w:val="18"/>
          <w:shd w:val="clear" w:color="auto" w:fill="FFFFFF"/>
        </w:rPr>
        <w:t xml:space="preserve">Its value has following meaning (positive – this object is greater than o1, zero – this object equals to o1, negative – this object is less than o1) / </w:t>
      </w:r>
      <w:r w:rsidRPr="00FC4A8C">
        <w:rPr>
          <w:rFonts w:ascii="Arial" w:hAnsi="Arial" w:cs="Arial"/>
          <w:color w:val="222222"/>
          <w:sz w:val="18"/>
          <w:szCs w:val="18"/>
          <w:highlight w:val="yellow"/>
          <w:shd w:val="clear" w:color="auto" w:fill="FFFFFF"/>
        </w:rPr>
        <w:t>Comparator int compare(Object o1,Object o2)</w:t>
      </w:r>
      <w:r w:rsidRPr="00445041">
        <w:rPr>
          <w:rFonts w:ascii="Arial" w:hAnsi="Arial" w:cs="Arial"/>
          <w:color w:val="222222"/>
          <w:sz w:val="18"/>
          <w:szCs w:val="18"/>
          <w:shd w:val="clear" w:color="auto" w:fill="FFFFFF"/>
        </w:rPr>
        <w:t xml:space="preserve"> </w:t>
      </w:r>
      <w:r w:rsidRPr="00445041">
        <w:rPr>
          <w:rFonts w:ascii="Arial" w:hAnsi="Arial" w:cs="Arial"/>
          <w:color w:val="222222"/>
          <w:sz w:val="18"/>
          <w:szCs w:val="18"/>
          <w:shd w:val="clear" w:color="auto" w:fill="FFFFFF"/>
        </w:rPr>
        <w:t> This method compares o1 and o2 objects. and returns a integer.</w:t>
      </w:r>
      <w:r w:rsidR="00685A4B">
        <w:rPr>
          <w:rFonts w:ascii="Arial" w:hAnsi="Arial" w:cs="Arial" w:hint="eastAsia"/>
          <w:color w:val="222222"/>
          <w:sz w:val="18"/>
          <w:szCs w:val="18"/>
          <w:shd w:val="clear" w:color="auto" w:fill="FFFFFF"/>
        </w:rPr>
        <w:t xml:space="preserve"> </w:t>
      </w:r>
      <w:r w:rsidRPr="00445041">
        <w:rPr>
          <w:rFonts w:ascii="Arial" w:hAnsi="Arial" w:cs="Arial"/>
          <w:color w:val="222222"/>
          <w:sz w:val="18"/>
          <w:szCs w:val="18"/>
          <w:shd w:val="clear" w:color="auto" w:fill="FFFFFF"/>
        </w:rPr>
        <w:t>Its value has following meaning.( positive – o1 is greater than o2, zero – o1 equals to o2 , negative – o1 is less than o1)</w:t>
      </w:r>
    </w:p>
    <w:p w:rsidR="00445041" w:rsidRPr="00445041" w:rsidRDefault="00445041" w:rsidP="008315F6">
      <w:pPr>
        <w:pStyle w:val="ListParagraph"/>
        <w:ind w:leftChars="686" w:left="1441" w:firstLineChars="0" w:firstLine="0"/>
        <w:rPr>
          <w:rFonts w:ascii="Arial" w:hAnsi="Arial" w:cs="Arial" w:hint="eastAsia"/>
          <w:color w:val="222222"/>
          <w:sz w:val="18"/>
          <w:szCs w:val="18"/>
          <w:shd w:val="clear" w:color="auto" w:fill="FFFFFF"/>
        </w:rPr>
      </w:pPr>
      <w:r w:rsidRPr="00445041">
        <w:rPr>
          <w:rFonts w:ascii="Arial" w:hAnsi="Arial" w:cs="Arial"/>
          <w:color w:val="222222"/>
          <w:sz w:val="18"/>
          <w:szCs w:val="18"/>
          <w:shd w:val="clear" w:color="auto" w:fill="FFFFFF"/>
        </w:rPr>
        <w:t>(3)</w:t>
      </w:r>
      <w:r w:rsidRPr="00445041">
        <w:rPr>
          <w:rFonts w:ascii="Arial" w:hAnsi="Arial" w:cs="Arial"/>
          <w:color w:val="222222"/>
          <w:sz w:val="18"/>
          <w:szCs w:val="18"/>
          <w:shd w:val="clear" w:color="auto" w:fill="FFFFFF"/>
        </w:rPr>
        <w:tab/>
        <w:t xml:space="preserve">Calling method: </w:t>
      </w:r>
      <w:r w:rsidRPr="00DA5A9A">
        <w:rPr>
          <w:rFonts w:ascii="Arial" w:hAnsi="Arial" w:cs="Arial"/>
          <w:color w:val="222222"/>
          <w:sz w:val="18"/>
          <w:szCs w:val="18"/>
          <w:highlight w:val="yellow"/>
          <w:shd w:val="clear" w:color="auto" w:fill="FFFFFF"/>
        </w:rPr>
        <w:t>Comparable is Collections.sort(List)</w:t>
      </w:r>
      <w:r w:rsidRPr="00445041">
        <w:rPr>
          <w:rFonts w:ascii="Arial" w:hAnsi="Arial" w:cs="Arial"/>
          <w:color w:val="222222"/>
          <w:sz w:val="18"/>
          <w:szCs w:val="18"/>
          <w:shd w:val="clear" w:color="auto" w:fill="FFFFFF"/>
        </w:rPr>
        <w:t xml:space="preserve"> / </w:t>
      </w:r>
      <w:r w:rsidRPr="00DA5A9A">
        <w:rPr>
          <w:rFonts w:ascii="Arial" w:hAnsi="Arial" w:cs="Arial"/>
          <w:color w:val="222222"/>
          <w:sz w:val="18"/>
          <w:szCs w:val="18"/>
          <w:highlight w:val="yellow"/>
          <w:shd w:val="clear" w:color="auto" w:fill="FFFFFF"/>
        </w:rPr>
        <w:t xml:space="preserve">Comparator is Collections.sort(List, </w:t>
      </w:r>
      <w:r w:rsidRPr="00DA5A9A">
        <w:rPr>
          <w:rFonts w:ascii="Arial" w:hAnsi="Arial" w:cs="Arial"/>
          <w:color w:val="222222"/>
          <w:sz w:val="18"/>
          <w:szCs w:val="18"/>
          <w:highlight w:val="green"/>
          <w:shd w:val="clear" w:color="auto" w:fill="FFFFFF"/>
        </w:rPr>
        <w:t>comparator</w:t>
      </w:r>
      <w:r w:rsidRPr="00DA5A9A">
        <w:rPr>
          <w:rFonts w:ascii="Arial" w:hAnsi="Arial" w:cs="Arial"/>
          <w:color w:val="222222"/>
          <w:sz w:val="18"/>
          <w:szCs w:val="18"/>
          <w:highlight w:val="yellow"/>
          <w:shd w:val="clear" w:color="auto" w:fill="FFFFFF"/>
        </w:rPr>
        <w:t>)</w:t>
      </w:r>
    </w:p>
    <w:p w:rsidR="004F3DD4" w:rsidRDefault="004F3DD4" w:rsidP="008315F6">
      <w:pPr>
        <w:pStyle w:val="ListParagraph"/>
        <w:ind w:leftChars="686" w:left="1441" w:firstLineChars="0" w:firstLine="0"/>
        <w:rPr>
          <w:rFonts w:ascii="Arial" w:hAnsi="Arial" w:cs="Arial"/>
          <w:color w:val="222222"/>
          <w:sz w:val="18"/>
          <w:szCs w:val="18"/>
          <w:shd w:val="clear" w:color="auto" w:fill="FFFFFF"/>
        </w:rPr>
      </w:pPr>
    </w:p>
    <w:p w:rsidR="00200CE9" w:rsidRDefault="00200CE9"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What is difference between List/Set/Map ?</w:t>
      </w:r>
    </w:p>
    <w:p w:rsidR="00200CE9"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71" w:history="1">
        <w:r w:rsidR="001B7298" w:rsidRPr="00363C00">
          <w:rPr>
            <w:rStyle w:val="Hyperlink"/>
            <w:rFonts w:ascii="Arial" w:hAnsi="Arial" w:cs="Arial"/>
            <w:sz w:val="18"/>
            <w:szCs w:val="18"/>
            <w:shd w:val="clear" w:color="auto" w:fill="FFFFFF"/>
          </w:rPr>
          <w:t>http://java67.blogspot.com/2013/01/difference-between-set-list-and-map-in-java.html</w:t>
        </w:r>
      </w:hyperlink>
      <w:r w:rsidR="001B7298">
        <w:rPr>
          <w:rFonts w:ascii="Arial" w:hAnsi="Arial" w:cs="Arial" w:hint="eastAsia"/>
          <w:color w:val="222222"/>
          <w:sz w:val="18"/>
          <w:szCs w:val="18"/>
          <w:shd w:val="clear" w:color="auto" w:fill="FFFFFF"/>
        </w:rPr>
        <w:t xml:space="preserve"> </w:t>
      </w:r>
    </w:p>
    <w:p w:rsidR="00BA634E" w:rsidRPr="00BA634E" w:rsidRDefault="00BA634E" w:rsidP="008315F6">
      <w:pPr>
        <w:ind w:leftChars="300" w:left="630" w:firstLineChars="432" w:firstLine="778"/>
        <w:rPr>
          <w:rFonts w:ascii="Arial" w:hAnsi="Arial" w:cs="Arial"/>
          <w:color w:val="222222"/>
          <w:sz w:val="18"/>
          <w:szCs w:val="18"/>
          <w:shd w:val="clear" w:color="auto" w:fill="FFFFFF"/>
        </w:rPr>
      </w:pPr>
      <w:r w:rsidRPr="00BA634E">
        <w:rPr>
          <w:rFonts w:ascii="Arial" w:hAnsi="Arial" w:cs="Arial"/>
          <w:color w:val="222222"/>
          <w:sz w:val="18"/>
          <w:szCs w:val="18"/>
          <w:shd w:val="clear" w:color="auto" w:fill="FFFFFF"/>
        </w:rPr>
        <w:t>Duplicate Objects</w:t>
      </w:r>
    </w:p>
    <w:p w:rsidR="00BA634E" w:rsidRPr="00BA634E" w:rsidRDefault="00BA634E" w:rsidP="008315F6">
      <w:pPr>
        <w:pStyle w:val="ListParagraph"/>
        <w:ind w:leftChars="686" w:left="1441" w:firstLineChars="0" w:firstLine="0"/>
        <w:rPr>
          <w:rFonts w:ascii="Arial" w:hAnsi="Arial" w:cs="Arial"/>
          <w:color w:val="222222"/>
          <w:sz w:val="18"/>
          <w:szCs w:val="18"/>
          <w:shd w:val="clear" w:color="auto" w:fill="FFFFFF"/>
        </w:rPr>
      </w:pPr>
      <w:r w:rsidRPr="00BA634E">
        <w:rPr>
          <w:rFonts w:ascii="Arial" w:hAnsi="Arial" w:cs="Arial"/>
          <w:color w:val="222222"/>
          <w:sz w:val="18"/>
          <w:szCs w:val="18"/>
          <w:shd w:val="clear" w:color="auto" w:fill="FFFFFF"/>
        </w:rPr>
        <w:t>Main difference between List and Set interface in Java is that List allows duplicates while Set doesn't allow duplicates. All implementation o</w:t>
      </w:r>
      <w:r w:rsidR="00FC5083">
        <w:rPr>
          <w:rFonts w:ascii="Arial" w:hAnsi="Arial" w:cs="Arial"/>
          <w:color w:val="222222"/>
          <w:sz w:val="18"/>
          <w:szCs w:val="18"/>
          <w:shd w:val="clear" w:color="auto" w:fill="FFFFFF"/>
        </w:rPr>
        <w:t xml:space="preserve">f Set honor this contract. Map </w:t>
      </w:r>
      <w:r w:rsidRPr="00BA634E">
        <w:rPr>
          <w:rFonts w:ascii="Arial" w:hAnsi="Arial" w:cs="Arial"/>
          <w:color w:val="222222"/>
          <w:sz w:val="18"/>
          <w:szCs w:val="18"/>
          <w:shd w:val="clear" w:color="auto" w:fill="FFFFFF"/>
        </w:rPr>
        <w:t xml:space="preserve">holds two object per Entry e.g. key and value and It may contain duplicate values but keys are always unique. See here for more difference between List and Set data structure in Java. </w:t>
      </w:r>
    </w:p>
    <w:p w:rsidR="00BA634E" w:rsidRPr="00BA634E" w:rsidRDefault="00BA634E" w:rsidP="008315F6">
      <w:pPr>
        <w:pStyle w:val="ListParagraph"/>
        <w:ind w:leftChars="686" w:left="1441" w:firstLine="360"/>
        <w:rPr>
          <w:rFonts w:ascii="Arial" w:hAnsi="Arial" w:cs="Arial"/>
          <w:color w:val="222222"/>
          <w:sz w:val="18"/>
          <w:szCs w:val="18"/>
          <w:shd w:val="clear" w:color="auto" w:fill="FFFFFF"/>
        </w:rPr>
      </w:pPr>
    </w:p>
    <w:p w:rsidR="00BA634E" w:rsidRPr="00BA634E" w:rsidRDefault="00BA634E" w:rsidP="008315F6">
      <w:pPr>
        <w:ind w:leftChars="300" w:left="630" w:firstLineChars="432" w:firstLine="778"/>
        <w:rPr>
          <w:rFonts w:ascii="Arial" w:hAnsi="Arial" w:cs="Arial"/>
          <w:color w:val="222222"/>
          <w:sz w:val="18"/>
          <w:szCs w:val="18"/>
          <w:shd w:val="clear" w:color="auto" w:fill="FFFFFF"/>
        </w:rPr>
      </w:pPr>
      <w:r w:rsidRPr="00BA634E">
        <w:rPr>
          <w:rFonts w:ascii="Arial" w:hAnsi="Arial" w:cs="Arial"/>
          <w:color w:val="222222"/>
          <w:sz w:val="18"/>
          <w:szCs w:val="18"/>
          <w:shd w:val="clear" w:color="auto" w:fill="FFFFFF"/>
        </w:rPr>
        <w:t>Order</w:t>
      </w:r>
    </w:p>
    <w:p w:rsidR="00BA634E" w:rsidRPr="00BA634E" w:rsidRDefault="00BA634E" w:rsidP="008315F6">
      <w:pPr>
        <w:pStyle w:val="ListParagraph"/>
        <w:ind w:leftChars="686" w:left="1441" w:firstLineChars="0" w:firstLine="0"/>
        <w:rPr>
          <w:rFonts w:ascii="Arial" w:hAnsi="Arial" w:cs="Arial"/>
          <w:color w:val="222222"/>
          <w:sz w:val="18"/>
          <w:szCs w:val="18"/>
          <w:shd w:val="clear" w:color="auto" w:fill="FFFFFF"/>
        </w:rPr>
      </w:pPr>
      <w:r w:rsidRPr="00BA634E">
        <w:rPr>
          <w:rFonts w:ascii="Arial" w:hAnsi="Arial" w:cs="Arial"/>
          <w:color w:val="222222"/>
          <w:sz w:val="18"/>
          <w:szCs w:val="18"/>
          <w:shd w:val="clear" w:color="auto" w:fill="FFFFFF"/>
        </w:rPr>
        <w:t xml:space="preserve">Another key difference between List and Set is that List is an ordered collection, List's contract maintains insertion order or element. Set is an unordered collection, you get no guarantee on which order element will be stored. </w:t>
      </w:r>
      <w:r w:rsidRPr="00C221E5">
        <w:rPr>
          <w:rFonts w:ascii="Arial" w:hAnsi="Arial" w:cs="Arial"/>
          <w:color w:val="222222"/>
          <w:sz w:val="18"/>
          <w:szCs w:val="18"/>
          <w:highlight w:val="yellow"/>
          <w:shd w:val="clear" w:color="auto" w:fill="FFFFFF"/>
        </w:rPr>
        <w:t>Though some of the Set implementation e.g. LinkedHashSet maintains order.</w:t>
      </w:r>
      <w:r w:rsidRPr="00BA634E">
        <w:rPr>
          <w:rFonts w:ascii="Arial" w:hAnsi="Arial" w:cs="Arial"/>
          <w:color w:val="222222"/>
          <w:sz w:val="18"/>
          <w:szCs w:val="18"/>
          <w:shd w:val="clear" w:color="auto" w:fill="FFFFFF"/>
        </w:rPr>
        <w:t xml:space="preserve"> Also SortedSet and SortedMap e.g. TreeSet and TreeMap maintains a sorting order, imposed by using Comparator or Comparable.</w:t>
      </w:r>
    </w:p>
    <w:p w:rsidR="00BA634E" w:rsidRDefault="00BA634E" w:rsidP="008315F6">
      <w:pPr>
        <w:ind w:leftChars="300" w:left="630" w:firstLineChars="233" w:firstLine="419"/>
        <w:rPr>
          <w:rFonts w:ascii="Arial" w:hAnsi="Arial" w:cs="Arial"/>
          <w:color w:val="222222"/>
          <w:sz w:val="18"/>
          <w:szCs w:val="18"/>
          <w:shd w:val="clear" w:color="auto" w:fill="FFFFFF"/>
        </w:rPr>
      </w:pPr>
    </w:p>
    <w:p w:rsidR="00A33E2D" w:rsidRDefault="00A33E2D" w:rsidP="008315F6">
      <w:pPr>
        <w:ind w:leftChars="300" w:left="630" w:firstLineChars="233" w:firstLine="419"/>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    Index</w:t>
      </w:r>
      <w:r w:rsidR="00E21254">
        <w:rPr>
          <w:rFonts w:ascii="Arial" w:hAnsi="Arial" w:cs="Arial" w:hint="eastAsia"/>
          <w:color w:val="222222"/>
          <w:sz w:val="18"/>
          <w:szCs w:val="18"/>
          <w:shd w:val="clear" w:color="auto" w:fill="FFFFFF"/>
        </w:rPr>
        <w:t>(Position)</w:t>
      </w:r>
      <w:r>
        <w:rPr>
          <w:rFonts w:ascii="Arial" w:hAnsi="Arial" w:cs="Arial" w:hint="eastAsia"/>
          <w:color w:val="222222"/>
          <w:sz w:val="18"/>
          <w:szCs w:val="18"/>
          <w:shd w:val="clear" w:color="auto" w:fill="FFFFFF"/>
        </w:rPr>
        <w:t xml:space="preserve"> Accessiable</w:t>
      </w:r>
    </w:p>
    <w:p w:rsidR="00A33E2D" w:rsidRDefault="00A33E2D" w:rsidP="008315F6">
      <w:pPr>
        <w:ind w:leftChars="500" w:left="1410" w:hangingChars="200" w:hanging="36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    List implementation as Arraylist is index accessiable (Linkedlist is not), but Set is not index accessiable</w:t>
      </w:r>
      <w:r w:rsidR="00E21254">
        <w:rPr>
          <w:rFonts w:ascii="Arial" w:hAnsi="Arial" w:cs="Arial" w:hint="eastAsia"/>
          <w:color w:val="222222"/>
          <w:sz w:val="18"/>
          <w:szCs w:val="18"/>
          <w:shd w:val="clear" w:color="auto" w:fill="FFFFFF"/>
        </w:rPr>
        <w:t>.</w:t>
      </w:r>
      <w:r w:rsidR="008C0CE2">
        <w:rPr>
          <w:rFonts w:ascii="Arial" w:hAnsi="Arial" w:cs="Arial" w:hint="eastAsia"/>
          <w:color w:val="222222"/>
          <w:sz w:val="18"/>
          <w:szCs w:val="18"/>
          <w:shd w:val="clear" w:color="auto" w:fill="FFFFFF"/>
        </w:rPr>
        <w:t xml:space="preserve"> We need to use iterator to go through Set to find certain element.</w:t>
      </w:r>
    </w:p>
    <w:p w:rsidR="00A33E2D" w:rsidRPr="00A33E2D" w:rsidRDefault="00A33E2D" w:rsidP="008315F6">
      <w:pPr>
        <w:ind w:leftChars="300" w:left="630" w:firstLineChars="233" w:firstLine="419"/>
        <w:rPr>
          <w:rFonts w:ascii="Arial" w:hAnsi="Arial" w:cs="Arial"/>
          <w:color w:val="222222"/>
          <w:sz w:val="18"/>
          <w:szCs w:val="18"/>
          <w:shd w:val="clear" w:color="auto" w:fill="FFFFFF"/>
        </w:rPr>
      </w:pPr>
    </w:p>
    <w:p w:rsidR="00BA634E" w:rsidRPr="00BA634E" w:rsidRDefault="00BA634E" w:rsidP="008315F6">
      <w:pPr>
        <w:ind w:leftChars="486" w:left="1021" w:firstLine="420"/>
        <w:rPr>
          <w:rFonts w:ascii="Arial" w:hAnsi="Arial" w:cs="Arial"/>
          <w:color w:val="222222"/>
          <w:sz w:val="18"/>
          <w:szCs w:val="18"/>
          <w:shd w:val="clear" w:color="auto" w:fill="FFFFFF"/>
        </w:rPr>
      </w:pPr>
      <w:r w:rsidRPr="00BA634E">
        <w:rPr>
          <w:rFonts w:ascii="Arial" w:hAnsi="Arial" w:cs="Arial"/>
          <w:color w:val="222222"/>
          <w:sz w:val="18"/>
          <w:szCs w:val="18"/>
          <w:shd w:val="clear" w:color="auto" w:fill="FFFFFF"/>
        </w:rPr>
        <w:t>Null elements</w:t>
      </w:r>
    </w:p>
    <w:p w:rsidR="00BA634E" w:rsidRPr="00BA634E" w:rsidRDefault="00BA634E" w:rsidP="008315F6">
      <w:pPr>
        <w:pStyle w:val="ListParagraph"/>
        <w:ind w:leftChars="686" w:left="1441" w:firstLineChars="0" w:firstLine="0"/>
        <w:rPr>
          <w:rFonts w:ascii="Arial" w:hAnsi="Arial" w:cs="Arial"/>
          <w:color w:val="222222"/>
          <w:sz w:val="18"/>
          <w:szCs w:val="18"/>
          <w:shd w:val="clear" w:color="auto" w:fill="FFFFFF"/>
        </w:rPr>
      </w:pPr>
      <w:r w:rsidRPr="0059675D">
        <w:rPr>
          <w:rFonts w:ascii="Arial" w:hAnsi="Arial" w:cs="Arial"/>
          <w:color w:val="222222"/>
          <w:sz w:val="18"/>
          <w:szCs w:val="18"/>
          <w:highlight w:val="green"/>
          <w:shd w:val="clear" w:color="auto" w:fill="FFFFFF"/>
        </w:rPr>
        <w:t>List allows null elements and you can have many null objects in a List</w:t>
      </w:r>
      <w:r w:rsidRPr="00BA634E">
        <w:rPr>
          <w:rFonts w:ascii="Arial" w:hAnsi="Arial" w:cs="Arial"/>
          <w:color w:val="222222"/>
          <w:sz w:val="18"/>
          <w:szCs w:val="18"/>
          <w:shd w:val="clear" w:color="auto" w:fill="FFFFFF"/>
        </w:rPr>
        <w:t xml:space="preserve">, because it also allowed duplicates. </w:t>
      </w:r>
      <w:r w:rsidRPr="00C221E5">
        <w:rPr>
          <w:rFonts w:ascii="Arial" w:hAnsi="Arial" w:cs="Arial"/>
          <w:color w:val="222222"/>
          <w:sz w:val="18"/>
          <w:szCs w:val="18"/>
          <w:highlight w:val="yellow"/>
          <w:shd w:val="clear" w:color="auto" w:fill="FFFFFF"/>
        </w:rPr>
        <w:t xml:space="preserve">Set just allow </w:t>
      </w:r>
      <w:r w:rsidRPr="00C221E5">
        <w:rPr>
          <w:rFonts w:ascii="Arial" w:hAnsi="Arial" w:cs="Arial"/>
          <w:color w:val="222222"/>
          <w:sz w:val="18"/>
          <w:szCs w:val="18"/>
          <w:highlight w:val="magenta"/>
          <w:shd w:val="clear" w:color="auto" w:fill="FFFFFF"/>
        </w:rPr>
        <w:t xml:space="preserve">one null element </w:t>
      </w:r>
      <w:r w:rsidRPr="00C221E5">
        <w:rPr>
          <w:rFonts w:ascii="Arial" w:hAnsi="Arial" w:cs="Arial"/>
          <w:color w:val="222222"/>
          <w:sz w:val="18"/>
          <w:szCs w:val="18"/>
          <w:highlight w:val="yellow"/>
          <w:shd w:val="clear" w:color="auto" w:fill="FFFFFF"/>
        </w:rPr>
        <w:t xml:space="preserve">as there is no duplicate permitted while in Map you can have null values and </w:t>
      </w:r>
      <w:r w:rsidRPr="00C221E5">
        <w:rPr>
          <w:rFonts w:ascii="Arial" w:hAnsi="Arial" w:cs="Arial"/>
          <w:color w:val="222222"/>
          <w:sz w:val="18"/>
          <w:szCs w:val="18"/>
          <w:highlight w:val="magenta"/>
          <w:shd w:val="clear" w:color="auto" w:fill="FFFFFF"/>
        </w:rPr>
        <w:t>at most one null key</w:t>
      </w:r>
      <w:r w:rsidRPr="00C221E5">
        <w:rPr>
          <w:rFonts w:ascii="Arial" w:hAnsi="Arial" w:cs="Arial"/>
          <w:color w:val="222222"/>
          <w:sz w:val="18"/>
          <w:szCs w:val="18"/>
          <w:highlight w:val="yellow"/>
          <w:shd w:val="clear" w:color="auto" w:fill="FFFFFF"/>
        </w:rPr>
        <w:t>.</w:t>
      </w:r>
      <w:r w:rsidRPr="00BA634E">
        <w:rPr>
          <w:rFonts w:ascii="Arial" w:hAnsi="Arial" w:cs="Arial"/>
          <w:color w:val="222222"/>
          <w:sz w:val="18"/>
          <w:szCs w:val="18"/>
          <w:shd w:val="clear" w:color="auto" w:fill="FFFFFF"/>
        </w:rPr>
        <w:t xml:space="preserve"> </w:t>
      </w:r>
      <w:r w:rsidRPr="007E04E9">
        <w:rPr>
          <w:rFonts w:ascii="Arial" w:hAnsi="Arial" w:cs="Arial"/>
          <w:color w:val="222222"/>
          <w:sz w:val="18"/>
          <w:szCs w:val="18"/>
          <w:highlight w:val="cyan"/>
          <w:shd w:val="clear" w:color="auto" w:fill="FFFFFF"/>
        </w:rPr>
        <w:t xml:space="preserve">worth noting is that Hashtable doesn't allow null key or values but HashMap allows </w:t>
      </w:r>
      <w:r w:rsidR="00494627" w:rsidRPr="007E04E9">
        <w:rPr>
          <w:rFonts w:ascii="Arial" w:hAnsi="Arial" w:cs="Arial"/>
          <w:color w:val="222222"/>
          <w:sz w:val="18"/>
          <w:szCs w:val="18"/>
          <w:highlight w:val="cyan"/>
          <w:shd w:val="clear" w:color="auto" w:fill="FFFFFF"/>
        </w:rPr>
        <w:t xml:space="preserve">null values and one </w:t>
      </w:r>
      <w:r w:rsidR="00494627" w:rsidRPr="007E04E9">
        <w:rPr>
          <w:rFonts w:ascii="Arial" w:hAnsi="Arial" w:cs="Arial"/>
          <w:color w:val="222222"/>
          <w:sz w:val="18"/>
          <w:szCs w:val="18"/>
          <w:highlight w:val="cyan"/>
          <w:shd w:val="clear" w:color="auto" w:fill="FFFFFF"/>
        </w:rPr>
        <w:lastRenderedPageBreak/>
        <w:t>null keys.</w:t>
      </w:r>
      <w:r w:rsidR="00494627">
        <w:rPr>
          <w:rFonts w:ascii="Arial" w:hAnsi="Arial" w:cs="Arial"/>
          <w:color w:val="222222"/>
          <w:sz w:val="18"/>
          <w:szCs w:val="18"/>
          <w:shd w:val="clear" w:color="auto" w:fill="FFFFFF"/>
        </w:rPr>
        <w:t xml:space="preserve"> </w:t>
      </w:r>
      <w:r w:rsidRPr="00BA634E">
        <w:rPr>
          <w:rFonts w:ascii="Arial" w:hAnsi="Arial" w:cs="Arial"/>
          <w:color w:val="222222"/>
          <w:sz w:val="18"/>
          <w:szCs w:val="18"/>
          <w:shd w:val="clear" w:color="auto" w:fill="FFFFFF"/>
        </w:rPr>
        <w:t xml:space="preserve">This is also the main difference between these two popular implementation of Map interface, aka HashMap vs Hashtable. </w:t>
      </w:r>
    </w:p>
    <w:p w:rsidR="00200CE9" w:rsidRDefault="00200CE9" w:rsidP="008315F6">
      <w:pPr>
        <w:ind w:leftChars="300" w:left="630"/>
        <w:rPr>
          <w:rFonts w:ascii="Arial" w:hAnsi="Arial" w:cs="Arial"/>
          <w:color w:val="222222"/>
          <w:sz w:val="18"/>
          <w:szCs w:val="18"/>
          <w:shd w:val="clear" w:color="auto" w:fill="FFFFFF"/>
        </w:rPr>
      </w:pPr>
    </w:p>
    <w:p w:rsidR="00CC3C58" w:rsidRDefault="00CC3C58" w:rsidP="008315F6">
      <w:pPr>
        <w:ind w:leftChars="300" w:left="63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         When to use List / Set / Map ?</w:t>
      </w:r>
    </w:p>
    <w:p w:rsidR="00CC3C58" w:rsidRPr="00CC3C58" w:rsidRDefault="00CC3C58" w:rsidP="008315F6">
      <w:pPr>
        <w:ind w:leftChars="700" w:left="1470"/>
        <w:rPr>
          <w:rFonts w:ascii="Arial" w:hAnsi="Arial" w:cs="Arial"/>
          <w:color w:val="222222"/>
          <w:sz w:val="18"/>
          <w:szCs w:val="18"/>
          <w:shd w:val="clear" w:color="auto" w:fill="FFFFFF"/>
        </w:rPr>
      </w:pPr>
      <w:r w:rsidRPr="00CC3C58">
        <w:rPr>
          <w:rFonts w:ascii="Arial" w:hAnsi="Arial" w:cs="Arial"/>
          <w:color w:val="222222"/>
          <w:sz w:val="18"/>
          <w:szCs w:val="18"/>
          <w:shd w:val="clear" w:color="auto" w:fill="FFFFFF"/>
        </w:rPr>
        <w:t>1) If you need to access elements frequently by using index, than List is a way to go. Its implementation e.g. ArrayList provides faster access if you know index.</w:t>
      </w:r>
    </w:p>
    <w:p w:rsidR="00CC3C58" w:rsidRPr="002739C2" w:rsidRDefault="00CC3C58" w:rsidP="008315F6">
      <w:pPr>
        <w:ind w:leftChars="700" w:left="1470"/>
        <w:rPr>
          <w:rFonts w:ascii="Arial" w:hAnsi="Arial" w:cs="Arial"/>
          <w:color w:val="222222"/>
          <w:sz w:val="18"/>
          <w:szCs w:val="18"/>
          <w:shd w:val="clear" w:color="auto" w:fill="FFFFFF"/>
        </w:rPr>
      </w:pPr>
      <w:r w:rsidRPr="00CC3C58">
        <w:rPr>
          <w:rFonts w:ascii="Arial" w:hAnsi="Arial" w:cs="Arial"/>
          <w:color w:val="222222"/>
          <w:sz w:val="18"/>
          <w:szCs w:val="18"/>
          <w:shd w:val="clear" w:color="auto" w:fill="FFFFFF"/>
        </w:rPr>
        <w:t>2) If you want to store elements and want them to maintain an order on which they are inserted into collection then go for List again, as List is an ordered collection and maintain insertion order.</w:t>
      </w:r>
    </w:p>
    <w:p w:rsidR="00CC3C58" w:rsidRPr="00CC3C58" w:rsidRDefault="00CC3C58" w:rsidP="008315F6">
      <w:pPr>
        <w:ind w:leftChars="700" w:left="1470"/>
        <w:rPr>
          <w:rFonts w:ascii="Arial" w:hAnsi="Arial" w:cs="Arial"/>
          <w:color w:val="222222"/>
          <w:sz w:val="18"/>
          <w:szCs w:val="18"/>
          <w:shd w:val="clear" w:color="auto" w:fill="FFFFFF"/>
        </w:rPr>
      </w:pPr>
      <w:r w:rsidRPr="00CC3C58">
        <w:rPr>
          <w:rFonts w:ascii="Arial" w:hAnsi="Arial" w:cs="Arial"/>
          <w:color w:val="222222"/>
          <w:sz w:val="18"/>
          <w:szCs w:val="18"/>
          <w:shd w:val="clear" w:color="auto" w:fill="FFFFFF"/>
        </w:rPr>
        <w:t>3) If you want to create collection of unique elements and don't want any duplicate than choose any Set implementation e.g. HashSet, LinkedHashSet or TreeSet. All Set implementation follow there general contract e.g. uniqueness but also add addition feature e.g. TreeSet is a SortedSet and elements stored on TreeSet can be sorted by using Comparator or Comparable in Java. LinkedHashSet also maintains insertion order.</w:t>
      </w:r>
    </w:p>
    <w:p w:rsidR="00CC3C58" w:rsidRPr="00CC3C58" w:rsidRDefault="00CC3C58" w:rsidP="008315F6">
      <w:pPr>
        <w:ind w:leftChars="500" w:left="1050" w:firstLine="420"/>
        <w:rPr>
          <w:rFonts w:ascii="Arial" w:hAnsi="Arial" w:cs="Arial"/>
          <w:color w:val="222222"/>
          <w:sz w:val="18"/>
          <w:szCs w:val="18"/>
          <w:shd w:val="clear" w:color="auto" w:fill="FFFFFF"/>
        </w:rPr>
      </w:pPr>
      <w:r w:rsidRPr="00CC3C58">
        <w:rPr>
          <w:rFonts w:ascii="Arial" w:hAnsi="Arial" w:cs="Arial"/>
          <w:color w:val="222222"/>
          <w:sz w:val="18"/>
          <w:szCs w:val="18"/>
          <w:shd w:val="clear" w:color="auto" w:fill="FFFFFF"/>
        </w:rPr>
        <w:t>4) If you store data in form of key and value than Map is the way to go.</w:t>
      </w:r>
    </w:p>
    <w:p w:rsidR="00CC3C58" w:rsidRPr="00473E2A" w:rsidRDefault="00CC3C58" w:rsidP="008315F6">
      <w:pPr>
        <w:ind w:leftChars="300" w:left="630"/>
        <w:rPr>
          <w:rFonts w:ascii="Arial" w:hAnsi="Arial" w:cs="Arial"/>
          <w:color w:val="222222"/>
          <w:sz w:val="18"/>
          <w:szCs w:val="18"/>
          <w:shd w:val="clear" w:color="auto" w:fill="FFFFFF"/>
        </w:rPr>
      </w:pPr>
    </w:p>
    <w:p w:rsidR="004F3DD4" w:rsidRDefault="004F3DD4"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When to use set when to use hashmap ?</w:t>
      </w:r>
    </w:p>
    <w:p w:rsidR="004F3DD4"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72" w:history="1">
        <w:r w:rsidR="00E32E87" w:rsidRPr="000D79F2">
          <w:rPr>
            <w:rStyle w:val="Hyperlink"/>
            <w:rFonts w:ascii="Arial" w:hAnsi="Arial" w:cs="Arial"/>
            <w:sz w:val="18"/>
            <w:szCs w:val="18"/>
            <w:shd w:val="clear" w:color="auto" w:fill="FFFFFF"/>
          </w:rPr>
          <w:t>http://stackoverflow.com/questions/5689517/java-hashset-vs-hashmap</w:t>
        </w:r>
      </w:hyperlink>
      <w:r w:rsidR="00E32E87">
        <w:rPr>
          <w:rFonts w:ascii="Arial" w:hAnsi="Arial" w:cs="Arial" w:hint="eastAsia"/>
          <w:color w:val="222222"/>
          <w:sz w:val="18"/>
          <w:szCs w:val="18"/>
          <w:shd w:val="clear" w:color="auto" w:fill="FFFFFF"/>
        </w:rPr>
        <w:t xml:space="preserve"> </w:t>
      </w:r>
    </w:p>
    <w:p w:rsidR="00E32E87" w:rsidRPr="00E32E87" w:rsidRDefault="00E32E87" w:rsidP="008315F6">
      <w:pPr>
        <w:pStyle w:val="ListParagraph"/>
        <w:ind w:leftChars="686" w:left="1441" w:firstLineChars="0" w:firstLine="0"/>
        <w:rPr>
          <w:rFonts w:ascii="Arial" w:hAnsi="Arial" w:cs="Arial"/>
          <w:color w:val="222222"/>
          <w:sz w:val="18"/>
          <w:szCs w:val="18"/>
          <w:shd w:val="clear" w:color="auto" w:fill="FFFFFF"/>
        </w:rPr>
      </w:pPr>
      <w:r w:rsidRPr="00E32E87">
        <w:rPr>
          <w:rFonts w:ascii="Arial" w:hAnsi="Arial" w:cs="Arial"/>
          <w:color w:val="222222"/>
          <w:sz w:val="18"/>
          <w:szCs w:val="18"/>
          <w:shd w:val="clear" w:color="auto" w:fill="FFFFFF"/>
        </w:rPr>
        <w:t>The map holds unique keys. When you invoke put with a key that exists in the map, the object under that key is replaced with the new object. Hence the size 1.</w:t>
      </w:r>
    </w:p>
    <w:p w:rsidR="00E32E87" w:rsidRPr="00E32E87" w:rsidRDefault="00E32E87" w:rsidP="008315F6">
      <w:pPr>
        <w:pStyle w:val="ListParagraph"/>
        <w:ind w:leftChars="686" w:left="1441" w:firstLine="360"/>
        <w:rPr>
          <w:rFonts w:ascii="Arial" w:hAnsi="Arial" w:cs="Arial"/>
          <w:color w:val="222222"/>
          <w:sz w:val="18"/>
          <w:szCs w:val="18"/>
          <w:shd w:val="clear" w:color="auto" w:fill="FFFFFF"/>
        </w:rPr>
      </w:pPr>
      <w:r w:rsidRPr="00E32E87">
        <w:rPr>
          <w:rFonts w:ascii="Arial" w:hAnsi="Arial" w:cs="Arial"/>
          <w:color w:val="222222"/>
          <w:sz w:val="18"/>
          <w:szCs w:val="18"/>
          <w:shd w:val="clear" w:color="auto" w:fill="FFFFFF"/>
        </w:rPr>
        <w:t>The difference bet</w:t>
      </w:r>
      <w:r>
        <w:rPr>
          <w:rFonts w:ascii="Arial" w:hAnsi="Arial" w:cs="Arial"/>
          <w:color w:val="222222"/>
          <w:sz w:val="18"/>
          <w:szCs w:val="18"/>
          <w:shd w:val="clear" w:color="auto" w:fill="FFFFFF"/>
        </w:rPr>
        <w:t>ween the two should be obvious:</w:t>
      </w:r>
    </w:p>
    <w:p w:rsidR="00E32E87" w:rsidRPr="00E32E87" w:rsidRDefault="00E32E87" w:rsidP="008315F6">
      <w:pPr>
        <w:pStyle w:val="ListParagraph"/>
        <w:ind w:leftChars="686" w:left="1441" w:firstLine="360"/>
        <w:rPr>
          <w:rFonts w:ascii="Arial" w:hAnsi="Arial" w:cs="Arial"/>
          <w:color w:val="222222"/>
          <w:sz w:val="18"/>
          <w:szCs w:val="18"/>
          <w:highlight w:val="yellow"/>
          <w:shd w:val="clear" w:color="auto" w:fill="FFFFFF"/>
        </w:rPr>
      </w:pPr>
      <w:r w:rsidRPr="00E32E87">
        <w:rPr>
          <w:rFonts w:ascii="Arial" w:hAnsi="Arial" w:cs="Arial"/>
          <w:color w:val="222222"/>
          <w:sz w:val="18"/>
          <w:szCs w:val="18"/>
          <w:highlight w:val="yellow"/>
          <w:shd w:val="clear" w:color="auto" w:fill="FFFFFF"/>
        </w:rPr>
        <w:t>in a Map you store key-value pairs</w:t>
      </w:r>
    </w:p>
    <w:p w:rsidR="00E32E87" w:rsidRPr="00E32E87" w:rsidRDefault="00E32E87" w:rsidP="008315F6">
      <w:pPr>
        <w:pStyle w:val="ListParagraph"/>
        <w:ind w:leftChars="686" w:left="1441" w:firstLine="360"/>
        <w:rPr>
          <w:rFonts w:ascii="Arial" w:hAnsi="Arial" w:cs="Arial"/>
          <w:color w:val="222222"/>
          <w:sz w:val="18"/>
          <w:szCs w:val="18"/>
          <w:shd w:val="clear" w:color="auto" w:fill="FFFFFF"/>
        </w:rPr>
      </w:pPr>
      <w:r w:rsidRPr="00E32E87">
        <w:rPr>
          <w:rFonts w:ascii="Arial" w:hAnsi="Arial" w:cs="Arial"/>
          <w:color w:val="222222"/>
          <w:sz w:val="18"/>
          <w:szCs w:val="18"/>
          <w:highlight w:val="yellow"/>
          <w:shd w:val="clear" w:color="auto" w:fill="FFFFFF"/>
        </w:rPr>
        <w:t>in a Set you store only the keys</w:t>
      </w:r>
    </w:p>
    <w:p w:rsidR="004F3DD4" w:rsidRDefault="00E32E87" w:rsidP="008315F6">
      <w:pPr>
        <w:pStyle w:val="ListParagraph"/>
        <w:ind w:leftChars="686" w:left="1441" w:firstLineChars="0" w:firstLine="0"/>
        <w:rPr>
          <w:rFonts w:ascii="Arial" w:hAnsi="Arial" w:cs="Arial"/>
          <w:color w:val="222222"/>
          <w:sz w:val="18"/>
          <w:szCs w:val="18"/>
          <w:shd w:val="clear" w:color="auto" w:fill="FFFFFF"/>
        </w:rPr>
      </w:pPr>
      <w:r w:rsidRPr="00E32E87">
        <w:rPr>
          <w:rFonts w:ascii="Arial" w:hAnsi="Arial" w:cs="Arial"/>
          <w:color w:val="222222"/>
          <w:sz w:val="18"/>
          <w:szCs w:val="18"/>
          <w:shd w:val="clear" w:color="auto" w:fill="FFFFFF"/>
        </w:rPr>
        <w:t>In fact, a HashSet has a HashMap field, and whenever add(obj) is invoked, the put method is invoked on the underlying map map.put(obj, DUMMY) - where the dummy object is a private static final Object DUMMY = new Object(). So the map is populated with your object as key, and a value that is of no interest.</w:t>
      </w:r>
    </w:p>
    <w:p w:rsidR="00473E2A" w:rsidRDefault="00473E2A" w:rsidP="008315F6">
      <w:pPr>
        <w:pStyle w:val="ListParagraph"/>
        <w:ind w:leftChars="686" w:left="1441" w:firstLineChars="0" w:firstLine="0"/>
        <w:rPr>
          <w:rFonts w:ascii="Arial" w:hAnsi="Arial" w:cs="Arial"/>
          <w:color w:val="222222"/>
          <w:sz w:val="18"/>
          <w:szCs w:val="18"/>
          <w:shd w:val="clear" w:color="auto" w:fill="FFFFFF"/>
        </w:rPr>
      </w:pPr>
    </w:p>
    <w:p w:rsidR="00175C2A" w:rsidRDefault="00175C2A"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How hashmap works in Java ?</w:t>
      </w:r>
    </w:p>
    <w:p w:rsidR="00175C2A"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73" w:anchor="hashmap-working" w:history="1">
        <w:r w:rsidR="00175C2A" w:rsidRPr="00363C00">
          <w:rPr>
            <w:rStyle w:val="Hyperlink"/>
            <w:rFonts w:ascii="Arial" w:hAnsi="Arial" w:cs="Arial"/>
            <w:sz w:val="18"/>
            <w:szCs w:val="18"/>
            <w:shd w:val="clear" w:color="auto" w:fill="FFFFFF"/>
          </w:rPr>
          <w:t>http://www.journaldev.com/1330/java-collections-interview-questions-and-answers#hashmap-working</w:t>
        </w:r>
      </w:hyperlink>
      <w:r w:rsidR="00175C2A">
        <w:rPr>
          <w:rFonts w:ascii="Arial" w:hAnsi="Arial" w:cs="Arial" w:hint="eastAsia"/>
          <w:color w:val="222222"/>
          <w:sz w:val="18"/>
          <w:szCs w:val="18"/>
          <w:shd w:val="clear" w:color="auto" w:fill="FFFFFF"/>
        </w:rPr>
        <w:t xml:space="preserve"> </w:t>
      </w:r>
    </w:p>
    <w:p w:rsidR="00296ECE" w:rsidRPr="00296ECE" w:rsidRDefault="00296ECE" w:rsidP="008315F6">
      <w:pPr>
        <w:pStyle w:val="ListParagraph"/>
        <w:ind w:leftChars="686" w:left="1441" w:firstLineChars="0" w:firstLine="0"/>
        <w:rPr>
          <w:rFonts w:ascii="Arial" w:hAnsi="Arial" w:cs="Arial"/>
          <w:color w:val="222222"/>
          <w:sz w:val="18"/>
          <w:szCs w:val="18"/>
          <w:shd w:val="clear" w:color="auto" w:fill="FFFFFF"/>
        </w:rPr>
      </w:pPr>
      <w:r w:rsidRPr="00296ECE">
        <w:rPr>
          <w:rFonts w:ascii="Arial" w:hAnsi="Arial" w:cs="Arial"/>
          <w:color w:val="222222"/>
          <w:sz w:val="18"/>
          <w:szCs w:val="18"/>
          <w:shd w:val="clear" w:color="auto" w:fill="FFFFFF"/>
        </w:rPr>
        <w:t>HashMap stores key-value pair in Map.Entry static nested class implementation. HashMap works on hashing algorithm and uses hashCode() and equals() method in put and get methods.</w:t>
      </w:r>
    </w:p>
    <w:p w:rsidR="00296ECE" w:rsidRPr="00296ECE" w:rsidRDefault="00296ECE" w:rsidP="008315F6">
      <w:pPr>
        <w:pStyle w:val="ListParagraph"/>
        <w:ind w:leftChars="686" w:left="1441" w:firstLineChars="0" w:firstLine="0"/>
        <w:rPr>
          <w:rFonts w:ascii="Arial" w:hAnsi="Arial" w:cs="Arial"/>
          <w:color w:val="222222"/>
          <w:sz w:val="18"/>
          <w:szCs w:val="18"/>
          <w:shd w:val="clear" w:color="auto" w:fill="FFFFFF"/>
        </w:rPr>
      </w:pPr>
      <w:r w:rsidRPr="008A0DBD">
        <w:rPr>
          <w:rFonts w:ascii="Arial" w:hAnsi="Arial" w:cs="Arial"/>
          <w:color w:val="222222"/>
          <w:sz w:val="18"/>
          <w:szCs w:val="18"/>
          <w:highlight w:val="yellow"/>
          <w:shd w:val="clear" w:color="auto" w:fill="FFFFFF"/>
        </w:rPr>
        <w:t>When we call put method by passing key-value pair, HashMap uses Key hashCode() with hashing to find out the index to store the key-value pair.</w:t>
      </w:r>
      <w:r w:rsidRPr="00296ECE">
        <w:rPr>
          <w:rFonts w:ascii="Arial" w:hAnsi="Arial" w:cs="Arial"/>
          <w:color w:val="222222"/>
          <w:sz w:val="18"/>
          <w:szCs w:val="18"/>
          <w:shd w:val="clear" w:color="auto" w:fill="FFFFFF"/>
        </w:rPr>
        <w:t xml:space="preserve"> </w:t>
      </w:r>
      <w:r w:rsidRPr="008A0DBD">
        <w:rPr>
          <w:rFonts w:ascii="Arial" w:hAnsi="Arial" w:cs="Arial"/>
          <w:color w:val="222222"/>
          <w:sz w:val="18"/>
          <w:szCs w:val="18"/>
          <w:highlight w:val="magenta"/>
          <w:shd w:val="clear" w:color="auto" w:fill="FFFFFF"/>
        </w:rPr>
        <w:t xml:space="preserve">The Entry is stored in the LinkedList, so if there are already existing entry, it uses equals() method to check if the passed key already exists, </w:t>
      </w:r>
      <w:r w:rsidRPr="008A0DBD">
        <w:rPr>
          <w:rFonts w:ascii="Arial" w:hAnsi="Arial" w:cs="Arial"/>
          <w:color w:val="222222"/>
          <w:sz w:val="18"/>
          <w:szCs w:val="18"/>
          <w:highlight w:val="cyan"/>
          <w:shd w:val="clear" w:color="auto" w:fill="FFFFFF"/>
        </w:rPr>
        <w:t>if yes it overwrites the value</w:t>
      </w:r>
      <w:r w:rsidRPr="008A0DBD">
        <w:rPr>
          <w:rFonts w:ascii="Arial" w:hAnsi="Arial" w:cs="Arial"/>
          <w:color w:val="222222"/>
          <w:sz w:val="18"/>
          <w:szCs w:val="18"/>
          <w:highlight w:val="magenta"/>
          <w:shd w:val="clear" w:color="auto" w:fill="FFFFFF"/>
        </w:rPr>
        <w:t xml:space="preserve"> else it creates a new entry and store this key-value Entry.</w:t>
      </w:r>
    </w:p>
    <w:p w:rsidR="00ED2A65" w:rsidRDefault="00296ECE" w:rsidP="008315F6">
      <w:pPr>
        <w:pStyle w:val="ListParagraph"/>
        <w:ind w:leftChars="686" w:left="1441" w:firstLineChars="0" w:firstLine="0"/>
        <w:rPr>
          <w:rFonts w:ascii="Arial" w:hAnsi="Arial" w:cs="Arial"/>
          <w:color w:val="222222"/>
          <w:sz w:val="18"/>
          <w:szCs w:val="18"/>
          <w:shd w:val="clear" w:color="auto" w:fill="FFFFFF"/>
        </w:rPr>
      </w:pPr>
      <w:r w:rsidRPr="00296ECE">
        <w:rPr>
          <w:rFonts w:ascii="Arial" w:hAnsi="Arial" w:cs="Arial"/>
          <w:color w:val="222222"/>
          <w:sz w:val="18"/>
          <w:szCs w:val="18"/>
          <w:shd w:val="clear" w:color="auto" w:fill="FFFFFF"/>
        </w:rPr>
        <w:t>When we call get method by passing Key, again it uses the hashCode() to find the index in the array and then use equals() method to find the correct Entry and return it’s value. Below image will explain these detail clearly.</w:t>
      </w:r>
    </w:p>
    <w:p w:rsidR="00ED2A65" w:rsidRDefault="008A0DBD" w:rsidP="008315F6">
      <w:pPr>
        <w:pStyle w:val="ListParagraph"/>
        <w:ind w:leftChars="686" w:left="1441" w:firstLineChars="0" w:firstLine="0"/>
        <w:rPr>
          <w:rFonts w:ascii="Arial" w:hAnsi="Arial" w:cs="Arial"/>
          <w:color w:val="222222"/>
          <w:sz w:val="18"/>
          <w:szCs w:val="18"/>
          <w:shd w:val="clear" w:color="auto" w:fill="FFFFFF"/>
        </w:rPr>
      </w:pPr>
      <w:r>
        <w:rPr>
          <w:noProof/>
        </w:rPr>
        <w:lastRenderedPageBreak/>
        <w:drawing>
          <wp:inline distT="0" distB="0" distL="0" distR="0" wp14:anchorId="3113D87A" wp14:editId="61648FAC">
            <wp:extent cx="4285615" cy="2333625"/>
            <wp:effectExtent l="0" t="0" r="635" b="9525"/>
            <wp:docPr id="14" name="图片 14" descr="java-hashmap-entry-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hashmap-entry-imp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5615" cy="2333625"/>
                    </a:xfrm>
                    <a:prstGeom prst="rect">
                      <a:avLst/>
                    </a:prstGeom>
                    <a:noFill/>
                    <a:ln>
                      <a:noFill/>
                    </a:ln>
                  </pic:spPr>
                </pic:pic>
              </a:graphicData>
            </a:graphic>
          </wp:inline>
        </w:drawing>
      </w:r>
    </w:p>
    <w:p w:rsidR="008A0DBD" w:rsidRDefault="00CB7FAF" w:rsidP="008315F6">
      <w:pPr>
        <w:pStyle w:val="ListParagraph"/>
        <w:ind w:leftChars="686" w:left="1441" w:firstLineChars="0" w:firstLine="0"/>
        <w:rPr>
          <w:rFonts w:ascii="Arial" w:hAnsi="Arial" w:cs="Arial"/>
          <w:color w:val="222222"/>
          <w:sz w:val="18"/>
          <w:szCs w:val="18"/>
          <w:shd w:val="clear" w:color="auto" w:fill="FFFFFF"/>
        </w:rPr>
      </w:pPr>
      <w:r w:rsidRPr="00CB7FAF">
        <w:rPr>
          <w:rFonts w:ascii="Arial" w:hAnsi="Arial" w:cs="Arial"/>
          <w:color w:val="222222"/>
          <w:sz w:val="18"/>
          <w:szCs w:val="18"/>
          <w:shd w:val="clear" w:color="auto" w:fill="FFFFFF"/>
        </w:rPr>
        <w:t>The other important things to know about HashMap are capacity, load factor, threshold resizing. HashMap initial default capacity is 16 and load factor is 0.75. Threshold is capacity multiplied by load factor and whenever we try to add an entry, if map size is greater than threshold, HashMap rehashes the contents of map into a new array with a larger capacity. The capacity is always power of 2, so if you know that you need to store a large number of key-value pairs, for example in caching data from database, it’s good idea to initialize the HashMap with correct capacity and load factor.</w:t>
      </w:r>
    </w:p>
    <w:p w:rsidR="00ED2A65" w:rsidRDefault="00ED2A65" w:rsidP="008315F6">
      <w:pPr>
        <w:pStyle w:val="ListParagraph"/>
        <w:ind w:leftChars="686" w:left="1441" w:firstLineChars="0" w:firstLine="0"/>
        <w:rPr>
          <w:rFonts w:ascii="Arial" w:hAnsi="Arial" w:cs="Arial"/>
          <w:color w:val="222222"/>
          <w:sz w:val="18"/>
          <w:szCs w:val="18"/>
          <w:shd w:val="clear" w:color="auto" w:fill="FFFFFF"/>
        </w:rPr>
      </w:pPr>
    </w:p>
    <w:p w:rsidR="00175C2A" w:rsidRDefault="00CB6F21"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More explicit example of HashMap</w:t>
      </w:r>
    </w:p>
    <w:p w:rsidR="00CB6F21"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75" w:history="1">
        <w:r w:rsidR="00CB6F21" w:rsidRPr="00363C00">
          <w:rPr>
            <w:rStyle w:val="Hyperlink"/>
            <w:rFonts w:ascii="Arial" w:hAnsi="Arial" w:cs="Arial"/>
            <w:sz w:val="18"/>
            <w:szCs w:val="18"/>
            <w:shd w:val="clear" w:color="auto" w:fill="FFFFFF"/>
          </w:rPr>
          <w:t>https://www.javacodegeeks.com/2014/03/how-hashmap-works-in-java.html</w:t>
        </w:r>
      </w:hyperlink>
      <w:r w:rsidR="00CB6F21">
        <w:rPr>
          <w:rFonts w:ascii="Arial" w:hAnsi="Arial" w:cs="Arial" w:hint="eastAsia"/>
          <w:color w:val="222222"/>
          <w:sz w:val="18"/>
          <w:szCs w:val="18"/>
          <w:shd w:val="clear" w:color="auto" w:fill="FFFFFF"/>
        </w:rPr>
        <w:t xml:space="preserve"> </w:t>
      </w:r>
    </w:p>
    <w:p w:rsidR="00CB6F21" w:rsidRDefault="004C66E2" w:rsidP="008315F6">
      <w:pPr>
        <w:pStyle w:val="ListParagraph"/>
        <w:ind w:leftChars="686" w:left="1441" w:firstLineChars="0" w:firstLine="0"/>
        <w:rPr>
          <w:rFonts w:ascii="Arial" w:hAnsi="Arial" w:cs="Arial"/>
          <w:color w:val="222222"/>
          <w:sz w:val="18"/>
          <w:szCs w:val="18"/>
          <w:shd w:val="clear" w:color="auto" w:fill="FFFFFF"/>
        </w:rPr>
      </w:pPr>
      <w:r w:rsidRPr="008F356F">
        <w:rPr>
          <w:rFonts w:ascii="Arial" w:hAnsi="Arial" w:cs="Arial" w:hint="eastAsia"/>
          <w:color w:val="222222"/>
          <w:sz w:val="18"/>
          <w:szCs w:val="18"/>
          <w:highlight w:val="green"/>
          <w:shd w:val="clear" w:color="auto" w:fill="FFFFFF"/>
        </w:rPr>
        <w:t>In brief: In HashMap, hashcode() method is used for set/find the position of linkedlist(which store entries), equals() method is used for finally match the right entry stored on linkedlist by checking key value of that entry.</w:t>
      </w:r>
      <w:r>
        <w:rPr>
          <w:rFonts w:ascii="Arial" w:hAnsi="Arial" w:cs="Arial" w:hint="eastAsia"/>
          <w:color w:val="222222"/>
          <w:sz w:val="18"/>
          <w:szCs w:val="18"/>
          <w:shd w:val="clear" w:color="auto" w:fill="FFFFFF"/>
        </w:rPr>
        <w:t xml:space="preserve"> </w:t>
      </w:r>
      <w:r w:rsidR="008C3A06" w:rsidRPr="008C3A06">
        <w:rPr>
          <w:rFonts w:ascii="Arial" w:hAnsi="Arial" w:cs="Arial" w:hint="eastAsia"/>
          <w:color w:val="222222"/>
          <w:sz w:val="18"/>
          <w:szCs w:val="18"/>
          <w:highlight w:val="yellow"/>
          <w:shd w:val="clear" w:color="auto" w:fill="FFFFFF"/>
        </w:rPr>
        <w:t>(which means key object</w:t>
      </w:r>
      <w:r w:rsidR="008C3A06" w:rsidRPr="008C3A06">
        <w:rPr>
          <w:rFonts w:ascii="Arial" w:hAnsi="Arial" w:cs="Arial"/>
          <w:color w:val="222222"/>
          <w:sz w:val="18"/>
          <w:szCs w:val="18"/>
          <w:highlight w:val="yellow"/>
          <w:shd w:val="clear" w:color="auto" w:fill="FFFFFF"/>
        </w:rPr>
        <w:t>’</w:t>
      </w:r>
      <w:r w:rsidR="008C3A06" w:rsidRPr="008C3A06">
        <w:rPr>
          <w:rFonts w:ascii="Arial" w:hAnsi="Arial" w:cs="Arial" w:hint="eastAsia"/>
          <w:color w:val="222222"/>
          <w:sz w:val="18"/>
          <w:szCs w:val="18"/>
          <w:highlight w:val="yellow"/>
          <w:shd w:val="clear" w:color="auto" w:fill="FFFFFF"/>
        </w:rPr>
        <w:t>s equals() method is used for ensure uniqueness of key object)</w:t>
      </w:r>
    </w:p>
    <w:p w:rsidR="00CB087D" w:rsidRDefault="00CB087D" w:rsidP="008315F6">
      <w:pPr>
        <w:pStyle w:val="ListParagraph"/>
        <w:ind w:leftChars="686" w:left="1441" w:firstLineChars="0" w:firstLine="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I have a Country class, we are going to use Country class object as key and its capital name(string) as value. Below example will help you to understand, how these key value pair will be stored in hashmap.</w:t>
      </w:r>
    </w:p>
    <w:p w:rsidR="00CB087D" w:rsidRDefault="00CB087D" w:rsidP="008315F6">
      <w:pPr>
        <w:pStyle w:val="ListParagraph"/>
        <w:ind w:leftChars="686" w:left="1441" w:firstLineChars="0" w:firstLine="0"/>
        <w:rPr>
          <w:rFonts w:ascii="Arial" w:hAnsi="Arial" w:cs="Arial"/>
          <w:color w:val="222222"/>
          <w:sz w:val="18"/>
          <w:szCs w:val="18"/>
          <w:shd w:val="clear" w:color="auto" w:fill="FFFFFF"/>
        </w:rPr>
      </w:pPr>
      <w:r w:rsidRPr="00CB087D">
        <w:rPr>
          <w:rFonts w:ascii="Arial" w:hAnsi="Arial" w:cs="Arial"/>
          <w:color w:val="222222"/>
          <w:sz w:val="18"/>
          <w:szCs w:val="18"/>
          <w:highlight w:val="yellow"/>
          <w:shd w:val="clear" w:color="auto" w:fill="FFFFFF"/>
        </w:rPr>
        <w:t>Country.java</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package org.arpit.javapostsforlearning;</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public class Country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String name;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long population;</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Country(String name, long population)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super();</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this.name = name;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this.population = population;</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String getName()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return name;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lastRenderedPageBreak/>
        <w:t xml:space="preserve"> public void setName(String name)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this.name = name;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long getPopulation()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return population;</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void setPopulation(long population)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this.population = population;</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p>
    <w:p w:rsidR="00CB087D" w:rsidRPr="00CB087D" w:rsidRDefault="00CB087D" w:rsidP="008315F6">
      <w:pPr>
        <w:pStyle w:val="ListParagraph"/>
        <w:ind w:leftChars="686" w:left="1441" w:firstLine="360"/>
        <w:rPr>
          <w:rFonts w:ascii="Arial" w:hAnsi="Arial" w:cs="Arial"/>
          <w:color w:val="222222"/>
          <w:sz w:val="18"/>
          <w:szCs w:val="18"/>
          <w:highlight w:val="yellow"/>
          <w:shd w:val="clear" w:color="auto" w:fill="FFFFFF"/>
        </w:rPr>
      </w:pPr>
      <w:r w:rsidRPr="00CB087D">
        <w:rPr>
          <w:rFonts w:ascii="Arial" w:hAnsi="Arial" w:cs="Arial"/>
          <w:color w:val="222222"/>
          <w:sz w:val="18"/>
          <w:szCs w:val="18"/>
          <w:shd w:val="clear" w:color="auto" w:fill="FFFFFF"/>
        </w:rPr>
        <w:t xml:space="preserve"> </w:t>
      </w:r>
      <w:r w:rsidRPr="00CB087D">
        <w:rPr>
          <w:rFonts w:ascii="Arial" w:hAnsi="Arial" w:cs="Arial"/>
          <w:color w:val="222222"/>
          <w:sz w:val="18"/>
          <w:szCs w:val="18"/>
          <w:highlight w:val="yellow"/>
          <w:shd w:val="clear" w:color="auto" w:fill="FFFFFF"/>
        </w:rPr>
        <w:t>// If length of name in country object is even then return 31(any random number) and if odd then return 95(any random number).</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highlight w:val="yellow"/>
          <w:shd w:val="clear" w:color="auto" w:fill="FFFFFF"/>
        </w:rPr>
        <w:t xml:space="preserve"> // This is not a good practice to generate hashcode as below method but I am doing so to give better and easy understanding of hashmap.</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@Override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int hashCode()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if(this.name.length()%2==0)</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return 31;</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else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return 95;</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@Override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boolean equals(Object obj)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 other = (Country) obj;</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if (name.equalsIgnoreCase((other.name)))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return true;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return false;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 </w:t>
      </w:r>
      <w:r>
        <w:rPr>
          <w:rFonts w:ascii="Arial" w:hAnsi="Arial" w:cs="Arial" w:hint="eastAsia"/>
          <w:color w:val="222222"/>
          <w:sz w:val="18"/>
          <w:szCs w:val="18"/>
          <w:shd w:val="clear" w:color="auto" w:fill="FFFFFF"/>
        </w:rPr>
        <w:t>}</w:t>
      </w:r>
    </w:p>
    <w:p w:rsidR="00CB087D" w:rsidRDefault="00CB087D" w:rsidP="008315F6">
      <w:pPr>
        <w:pStyle w:val="ListParagraph"/>
        <w:ind w:leftChars="686" w:left="1441" w:firstLineChars="100" w:firstLine="18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w:t>
      </w:r>
    </w:p>
    <w:p w:rsidR="004C66E2" w:rsidRDefault="004C66E2" w:rsidP="008315F6">
      <w:pPr>
        <w:pStyle w:val="ListParagraph"/>
        <w:ind w:leftChars="686" w:left="1441" w:firstLineChars="0" w:firstLine="0"/>
        <w:rPr>
          <w:rFonts w:ascii="Arial" w:hAnsi="Arial" w:cs="Arial"/>
          <w:color w:val="222222"/>
          <w:sz w:val="18"/>
          <w:szCs w:val="18"/>
          <w:shd w:val="clear" w:color="auto" w:fill="FFFFFF"/>
        </w:rPr>
      </w:pPr>
    </w:p>
    <w:p w:rsidR="004C66E2" w:rsidRDefault="00CB087D" w:rsidP="008315F6">
      <w:pPr>
        <w:pStyle w:val="ListParagraph"/>
        <w:ind w:leftChars="686" w:left="1441" w:firstLineChars="0" w:firstLine="0"/>
        <w:rPr>
          <w:rFonts w:ascii="Arial" w:hAnsi="Arial" w:cs="Arial"/>
          <w:color w:val="222222"/>
          <w:sz w:val="18"/>
          <w:szCs w:val="18"/>
          <w:shd w:val="clear" w:color="auto" w:fill="FFFFFF"/>
        </w:rPr>
      </w:pPr>
      <w:r w:rsidRPr="00CB087D">
        <w:rPr>
          <w:rFonts w:ascii="Arial" w:hAnsi="Arial" w:cs="Arial"/>
          <w:color w:val="222222"/>
          <w:sz w:val="18"/>
          <w:szCs w:val="18"/>
          <w:highlight w:val="yellow"/>
          <w:shd w:val="clear" w:color="auto" w:fill="FFFFFF"/>
        </w:rPr>
        <w:t>HashMapStructure.java(main class)</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import java.util.HashMap;</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import java.util.Iterator;</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public class HashMapStructure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 @author Arpit Mandliya</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public static void main(String[] args)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 india=new Country("India",1000);</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 japan=new Country("Japan",10000);</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lastRenderedPageBreak/>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 france=new Country("France",2000);</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 russia=new Country("Russia",20000);</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HashMap&lt;country,string&gt; countryCapitalMap=new HashMap&lt;country,string&gt;();</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countryCapitalMap.put(india,"Delhi");</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countryCapitalMap.put(japan,"Tokyo");</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countryCapitalMap.put(france,"Paris");</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countryCapitalMap.put(russia,"Moscow");</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Iterator&lt;country&gt; countryCapitalIter=countryCapitalMap.keySet().iterator();</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highlight w:val="cyan"/>
          <w:shd w:val="clear" w:color="auto" w:fill="FFFFFF"/>
        </w:rPr>
        <w:t>//put debug point at this line</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while(countryCapitalIter.hasNext())</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Country countryObj=countryCapitalIter.next();</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String capital=countryCapitalMap.get(countryObj);</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System.out.println(countryObj.getName()+"----"+capital);</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36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 xml:space="preserve">} </w:t>
      </w:r>
    </w:p>
    <w:p w:rsidR="00CB087D" w:rsidRPr="00CB087D" w:rsidRDefault="00CB087D" w:rsidP="008315F6">
      <w:pPr>
        <w:pStyle w:val="ListParagraph"/>
        <w:ind w:leftChars="686" w:left="1441" w:firstLineChars="0" w:firstLine="0"/>
        <w:rPr>
          <w:rFonts w:ascii="Arial" w:hAnsi="Arial" w:cs="Arial"/>
          <w:color w:val="222222"/>
          <w:sz w:val="18"/>
          <w:szCs w:val="18"/>
          <w:shd w:val="clear" w:color="auto" w:fill="FFFFFF"/>
        </w:rPr>
      </w:pPr>
      <w:r w:rsidRPr="00CB087D">
        <w:rPr>
          <w:rFonts w:ascii="Arial" w:hAnsi="Arial" w:cs="Arial"/>
          <w:color w:val="222222"/>
          <w:sz w:val="18"/>
          <w:szCs w:val="18"/>
          <w:shd w:val="clear" w:color="auto" w:fill="FFFFFF"/>
        </w:rPr>
        <w:t>&lt;/country&gt;&lt;/country,string&gt;&lt;/country,string&gt;</w:t>
      </w:r>
    </w:p>
    <w:p w:rsidR="00CB087D" w:rsidRDefault="00CB087D" w:rsidP="008315F6">
      <w:pPr>
        <w:pStyle w:val="ListParagraph"/>
        <w:ind w:leftChars="686" w:left="1441" w:firstLineChars="0" w:firstLine="0"/>
        <w:rPr>
          <w:rFonts w:ascii="Arial" w:hAnsi="Arial" w:cs="Arial"/>
          <w:color w:val="222222"/>
          <w:sz w:val="18"/>
          <w:szCs w:val="18"/>
          <w:shd w:val="clear" w:color="auto" w:fill="FFFFFF"/>
        </w:rPr>
      </w:pPr>
      <w:r w:rsidRPr="00CB087D">
        <w:rPr>
          <w:rFonts w:ascii="Arial" w:hAnsi="Arial" w:cs="Arial"/>
          <w:color w:val="222222"/>
          <w:sz w:val="18"/>
          <w:szCs w:val="18"/>
          <w:highlight w:val="cyan"/>
          <w:shd w:val="clear" w:color="auto" w:fill="FFFFFF"/>
        </w:rPr>
        <w:t>Now put debug point at line 23 and right click on project-&gt;debug as-&gt; java application. Program will stop execution at line 23 then right click on countryCapitalMap then select watch.You will be able to see structure as below.</w:t>
      </w:r>
    </w:p>
    <w:p w:rsidR="00CB087D" w:rsidRDefault="00F0070E" w:rsidP="008315F6">
      <w:pPr>
        <w:pStyle w:val="ListParagraph"/>
        <w:ind w:leftChars="686" w:left="1441" w:firstLineChars="0" w:firstLine="0"/>
        <w:rPr>
          <w:rFonts w:ascii="Arial" w:hAnsi="Arial" w:cs="Arial"/>
          <w:color w:val="222222"/>
          <w:sz w:val="18"/>
          <w:szCs w:val="18"/>
          <w:shd w:val="clear" w:color="auto" w:fill="FFFFFF"/>
        </w:rPr>
      </w:pPr>
      <w:r>
        <w:rPr>
          <w:noProof/>
        </w:rPr>
        <w:drawing>
          <wp:inline distT="0" distB="0" distL="0" distR="0" wp14:anchorId="69E891AC" wp14:editId="1A296BAC">
            <wp:extent cx="5274310" cy="2995314"/>
            <wp:effectExtent l="0" t="0" r="2540" b="0"/>
            <wp:docPr id="15" name="图片 15" descr="HashMapStru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MapStructure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95314"/>
                    </a:xfrm>
                    <a:prstGeom prst="rect">
                      <a:avLst/>
                    </a:prstGeom>
                    <a:noFill/>
                    <a:ln>
                      <a:noFill/>
                    </a:ln>
                  </pic:spPr>
                </pic:pic>
              </a:graphicData>
            </a:graphic>
          </wp:inline>
        </w:drawing>
      </w:r>
    </w:p>
    <w:p w:rsidR="00F0070E" w:rsidRPr="00F0070E" w:rsidRDefault="00F0070E" w:rsidP="008315F6">
      <w:pPr>
        <w:ind w:leftChars="300" w:left="630" w:firstLineChars="432" w:firstLine="778"/>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lastRenderedPageBreak/>
        <w:t>Now From above diagram, you can observe following points</w:t>
      </w:r>
    </w:p>
    <w:p w:rsidR="00F0070E" w:rsidRPr="00F0070E" w:rsidRDefault="00C2058D" w:rsidP="008315F6">
      <w:pPr>
        <w:ind w:leftChars="300" w:left="630" w:firstLineChars="432" w:firstLine="778"/>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1. </w:t>
      </w:r>
      <w:r w:rsidR="00F0070E" w:rsidRPr="00F0070E">
        <w:rPr>
          <w:rFonts w:ascii="Arial" w:hAnsi="Arial" w:cs="Arial"/>
          <w:color w:val="222222"/>
          <w:sz w:val="18"/>
          <w:szCs w:val="18"/>
          <w:shd w:val="clear" w:color="auto" w:fill="FFFFFF"/>
        </w:rPr>
        <w:t>There is an Entry[] array called table which has size 16.</w:t>
      </w:r>
    </w:p>
    <w:p w:rsidR="004C66E2" w:rsidRDefault="00C2058D"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2. </w:t>
      </w:r>
      <w:r w:rsidR="00F0070E" w:rsidRPr="00F0070E">
        <w:rPr>
          <w:rFonts w:ascii="Arial" w:hAnsi="Arial" w:cs="Arial"/>
          <w:color w:val="222222"/>
          <w:sz w:val="18"/>
          <w:szCs w:val="18"/>
          <w:shd w:val="clear" w:color="auto" w:fill="FFFFFF"/>
        </w:rPr>
        <w:t>This table stores Entry class’s object. HashMap class has a inner class called Entry.This Entry have key value as instance variable. Lets see structure of entry class Entry Structure.</w:t>
      </w:r>
    </w:p>
    <w:p w:rsidR="00F0070E" w:rsidRPr="00F0070E" w:rsidRDefault="00F0070E" w:rsidP="008315F6">
      <w:pPr>
        <w:ind w:leftChars="300" w:left="630" w:firstLineChars="532" w:firstLine="958"/>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static class Entry implements Map.Entry</w:t>
      </w:r>
    </w:p>
    <w:p w:rsidR="00F0070E" w:rsidRPr="00F0070E" w:rsidRDefault="00F0070E" w:rsidP="008315F6">
      <w:pPr>
        <w:pStyle w:val="ListParagraph"/>
        <w:ind w:leftChars="686" w:left="1441" w:firstLineChars="300" w:firstLine="54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w:t>
      </w:r>
    </w:p>
    <w:p w:rsidR="00F0070E" w:rsidRPr="00F0070E" w:rsidRDefault="00F0070E" w:rsidP="008315F6">
      <w:pPr>
        <w:pStyle w:val="ListParagraph"/>
        <w:ind w:leftChars="686" w:left="1441" w:firstLine="36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 xml:space="preserve">        final K key;</w:t>
      </w:r>
    </w:p>
    <w:p w:rsidR="00F0070E" w:rsidRPr="00F0070E" w:rsidRDefault="00F0070E" w:rsidP="008315F6">
      <w:pPr>
        <w:pStyle w:val="ListParagraph"/>
        <w:ind w:leftChars="686" w:left="1441" w:firstLine="36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 xml:space="preserve">        V value;</w:t>
      </w:r>
    </w:p>
    <w:p w:rsidR="00F0070E" w:rsidRPr="00F0070E" w:rsidRDefault="00F0070E" w:rsidP="008315F6">
      <w:pPr>
        <w:pStyle w:val="ListParagraph"/>
        <w:ind w:leftChars="686" w:left="1441" w:firstLine="36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 xml:space="preserve">        Entry next;</w:t>
      </w:r>
    </w:p>
    <w:p w:rsidR="00F0070E" w:rsidRPr="00F0070E" w:rsidRDefault="00F0070E" w:rsidP="008315F6">
      <w:pPr>
        <w:pStyle w:val="ListParagraph"/>
        <w:ind w:leftChars="686" w:left="1441" w:firstLine="36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 xml:space="preserve">        final int hash;</w:t>
      </w:r>
    </w:p>
    <w:p w:rsidR="00F0070E" w:rsidRPr="00F0070E" w:rsidRDefault="00F0070E" w:rsidP="008315F6">
      <w:pPr>
        <w:pStyle w:val="ListParagraph"/>
        <w:ind w:leftChars="686" w:left="1441" w:firstLine="36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 xml:space="preserve">        ...//More code goes here</w:t>
      </w:r>
    </w:p>
    <w:p w:rsidR="00F0070E" w:rsidRDefault="00F0070E" w:rsidP="008315F6">
      <w:pPr>
        <w:pStyle w:val="ListParagraph"/>
        <w:ind w:leftChars="686" w:left="1441" w:firstLineChars="300" w:firstLine="540"/>
        <w:rPr>
          <w:rFonts w:ascii="Arial" w:hAnsi="Arial" w:cs="Arial"/>
          <w:color w:val="222222"/>
          <w:sz w:val="18"/>
          <w:szCs w:val="18"/>
          <w:shd w:val="clear" w:color="auto" w:fill="FFFFFF"/>
        </w:rPr>
      </w:pPr>
      <w:r w:rsidRPr="00F0070E">
        <w:rPr>
          <w:rFonts w:ascii="Arial" w:hAnsi="Arial" w:cs="Arial"/>
          <w:color w:val="222222"/>
          <w:sz w:val="18"/>
          <w:szCs w:val="18"/>
          <w:shd w:val="clear" w:color="auto" w:fill="FFFFFF"/>
        </w:rPr>
        <w:t>}</w:t>
      </w:r>
    </w:p>
    <w:p w:rsidR="00C2058D" w:rsidRPr="00C2058D" w:rsidRDefault="00C2058D"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3. </w:t>
      </w:r>
      <w:r w:rsidRPr="00C2058D">
        <w:rPr>
          <w:rFonts w:ascii="Arial" w:hAnsi="Arial" w:cs="Arial"/>
          <w:color w:val="222222"/>
          <w:sz w:val="18"/>
          <w:szCs w:val="18"/>
          <w:shd w:val="clear" w:color="auto" w:fill="FFFFFF"/>
        </w:rPr>
        <w:t xml:space="preserve">Whenever we try to put any key value pair in hashmap, Entry class object is instantiated for key value and that object will be stored in above mentioned Entry[](table). Now you must be wondering, where will above created Enrty object get stored(exact position in table). The </w:t>
      </w:r>
      <w:r>
        <w:rPr>
          <w:rFonts w:ascii="Arial" w:hAnsi="Arial" w:cs="Arial"/>
          <w:color w:val="222222"/>
          <w:sz w:val="18"/>
          <w:szCs w:val="18"/>
          <w:shd w:val="clear" w:color="auto" w:fill="FFFFFF"/>
        </w:rPr>
        <w:t>answer</w:t>
      </w:r>
      <w:r w:rsidRPr="00C2058D">
        <w:rPr>
          <w:rFonts w:ascii="Arial" w:hAnsi="Arial" w:cs="Arial"/>
          <w:color w:val="222222"/>
          <w:sz w:val="18"/>
          <w:szCs w:val="18"/>
          <w:shd w:val="clear" w:color="auto" w:fill="FFFFFF"/>
        </w:rPr>
        <w:t xml:space="preserve"> is, hash code is calculated for a key by calling Hascode() method. This hashcode is used to calculate index for above Entry[] table.</w:t>
      </w:r>
    </w:p>
    <w:p w:rsidR="00C2058D" w:rsidRPr="00C2058D" w:rsidRDefault="00C2058D"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4. </w:t>
      </w:r>
      <w:r w:rsidRPr="00C2058D">
        <w:rPr>
          <w:rFonts w:ascii="Arial" w:hAnsi="Arial" w:cs="Arial"/>
          <w:color w:val="222222"/>
          <w:sz w:val="18"/>
          <w:szCs w:val="18"/>
          <w:shd w:val="clear" w:color="auto" w:fill="FFFFFF"/>
        </w:rPr>
        <w:t>Now, If you see at array index 10 in above diagram, It has an Entry object named HashMap$Entry.</w:t>
      </w:r>
    </w:p>
    <w:p w:rsidR="004C66E2" w:rsidRPr="00C2058D" w:rsidRDefault="00C2058D"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5. </w:t>
      </w:r>
      <w:r w:rsidRPr="00C2058D">
        <w:rPr>
          <w:rFonts w:ascii="Arial" w:hAnsi="Arial" w:cs="Arial"/>
          <w:color w:val="222222"/>
          <w:sz w:val="18"/>
          <w:szCs w:val="18"/>
          <w:shd w:val="clear" w:color="auto" w:fill="FFFFFF"/>
        </w:rPr>
        <w:t>We have put 4 key-values in hashmap but it seems to have only 2!!!!This is because if two objects have same hashcode, they will be stored at same index. Now question arises how? It stores objects in a form of LinkedList(logically).</w:t>
      </w:r>
    </w:p>
    <w:p w:rsidR="00CB6F21" w:rsidRDefault="00CB6F21" w:rsidP="008315F6">
      <w:pPr>
        <w:pStyle w:val="ListParagraph"/>
        <w:ind w:leftChars="686" w:left="1441" w:firstLineChars="0" w:firstLine="0"/>
        <w:rPr>
          <w:rFonts w:ascii="Arial" w:hAnsi="Arial" w:cs="Arial"/>
          <w:color w:val="222222"/>
          <w:sz w:val="18"/>
          <w:szCs w:val="18"/>
          <w:shd w:val="clear" w:color="auto" w:fill="FFFFFF"/>
        </w:rPr>
      </w:pPr>
    </w:p>
    <w:p w:rsidR="00C2058D" w:rsidRDefault="00C2058D" w:rsidP="008315F6">
      <w:pPr>
        <w:pStyle w:val="ListParagraph"/>
        <w:ind w:leftChars="686" w:left="1441" w:firstLineChars="0" w:firstLine="0"/>
        <w:rPr>
          <w:rFonts w:ascii="Arial" w:hAnsi="Arial" w:cs="Arial"/>
          <w:color w:val="222222"/>
          <w:sz w:val="18"/>
          <w:szCs w:val="18"/>
          <w:shd w:val="clear" w:color="auto" w:fill="FFFFFF"/>
        </w:rPr>
      </w:pPr>
      <w:r w:rsidRPr="00C2058D">
        <w:rPr>
          <w:rFonts w:ascii="Arial" w:hAnsi="Arial" w:cs="Arial"/>
          <w:color w:val="222222"/>
          <w:sz w:val="18"/>
          <w:szCs w:val="18"/>
          <w:shd w:val="clear" w:color="auto" w:fill="FFFFFF"/>
        </w:rPr>
        <w:t>So how hashcode of above country key-value pairs are calculated.</w:t>
      </w:r>
    </w:p>
    <w:p w:rsidR="00C2058D" w:rsidRPr="00C2058D" w:rsidRDefault="00C2058D" w:rsidP="008315F6">
      <w:pPr>
        <w:pStyle w:val="ListParagraph"/>
        <w:ind w:leftChars="686" w:left="1441" w:firstLine="360"/>
        <w:rPr>
          <w:rFonts w:ascii="Arial" w:hAnsi="Arial" w:cs="Arial"/>
          <w:color w:val="222222"/>
          <w:sz w:val="18"/>
          <w:szCs w:val="18"/>
          <w:shd w:val="clear" w:color="auto" w:fill="FFFFFF"/>
        </w:rPr>
      </w:pPr>
      <w:r w:rsidRPr="00C2058D">
        <w:rPr>
          <w:rFonts w:ascii="Arial" w:hAnsi="Arial" w:cs="Arial"/>
          <w:color w:val="222222"/>
          <w:sz w:val="18"/>
          <w:szCs w:val="18"/>
          <w:shd w:val="clear" w:color="auto" w:fill="FFFFFF"/>
        </w:rPr>
        <w:t>Hashcode for Japan = 95 as its length is odd.</w:t>
      </w:r>
    </w:p>
    <w:p w:rsidR="00C2058D" w:rsidRPr="00C2058D" w:rsidRDefault="00C2058D" w:rsidP="008315F6">
      <w:pPr>
        <w:pStyle w:val="ListParagraph"/>
        <w:ind w:leftChars="686" w:left="1441" w:firstLine="360"/>
        <w:rPr>
          <w:rFonts w:ascii="Arial" w:hAnsi="Arial" w:cs="Arial"/>
          <w:color w:val="222222"/>
          <w:sz w:val="18"/>
          <w:szCs w:val="18"/>
          <w:shd w:val="clear" w:color="auto" w:fill="FFFFFF"/>
        </w:rPr>
      </w:pPr>
      <w:r w:rsidRPr="00C2058D">
        <w:rPr>
          <w:rFonts w:ascii="Arial" w:hAnsi="Arial" w:cs="Arial"/>
          <w:color w:val="222222"/>
          <w:sz w:val="18"/>
          <w:szCs w:val="18"/>
          <w:shd w:val="clear" w:color="auto" w:fill="FFFFFF"/>
        </w:rPr>
        <w:t>Hashcode for India =95 as its length is odd</w:t>
      </w:r>
    </w:p>
    <w:p w:rsidR="00C2058D" w:rsidRPr="00C2058D" w:rsidRDefault="00C2058D" w:rsidP="008315F6">
      <w:pPr>
        <w:pStyle w:val="ListParagraph"/>
        <w:ind w:leftChars="686" w:left="1441" w:firstLine="360"/>
        <w:rPr>
          <w:rFonts w:ascii="Arial" w:hAnsi="Arial" w:cs="Arial"/>
          <w:color w:val="222222"/>
          <w:sz w:val="18"/>
          <w:szCs w:val="18"/>
          <w:shd w:val="clear" w:color="auto" w:fill="FFFFFF"/>
        </w:rPr>
      </w:pPr>
      <w:r w:rsidRPr="00C2058D">
        <w:rPr>
          <w:rFonts w:ascii="Arial" w:hAnsi="Arial" w:cs="Arial"/>
          <w:color w:val="222222"/>
          <w:sz w:val="18"/>
          <w:szCs w:val="18"/>
          <w:shd w:val="clear" w:color="auto" w:fill="FFFFFF"/>
        </w:rPr>
        <w:t>HashCode for Russia=31 as its length is even.</w:t>
      </w:r>
    </w:p>
    <w:p w:rsidR="00C2058D" w:rsidRDefault="00C2058D" w:rsidP="008315F6">
      <w:pPr>
        <w:pStyle w:val="ListParagraph"/>
        <w:ind w:leftChars="686" w:left="1441" w:firstLine="360"/>
        <w:rPr>
          <w:rFonts w:ascii="Arial" w:hAnsi="Arial" w:cs="Arial"/>
          <w:color w:val="222222"/>
          <w:sz w:val="18"/>
          <w:szCs w:val="18"/>
          <w:shd w:val="clear" w:color="auto" w:fill="FFFFFF"/>
        </w:rPr>
      </w:pPr>
      <w:r w:rsidRPr="00C2058D">
        <w:rPr>
          <w:rFonts w:ascii="Arial" w:hAnsi="Arial" w:cs="Arial"/>
          <w:color w:val="222222"/>
          <w:sz w:val="18"/>
          <w:szCs w:val="18"/>
          <w:shd w:val="clear" w:color="auto" w:fill="FFFFFF"/>
        </w:rPr>
        <w:t>HashCode for France=31 as its length is even.</w:t>
      </w:r>
    </w:p>
    <w:p w:rsidR="00123BE9" w:rsidRDefault="00123BE9" w:rsidP="008315F6">
      <w:pPr>
        <w:pStyle w:val="ListParagraph"/>
        <w:ind w:leftChars="686" w:left="1441" w:firstLine="360"/>
        <w:rPr>
          <w:rFonts w:ascii="Arial" w:hAnsi="Arial" w:cs="Arial"/>
          <w:color w:val="222222"/>
          <w:sz w:val="18"/>
          <w:szCs w:val="18"/>
          <w:shd w:val="clear" w:color="auto" w:fill="FFFFFF"/>
        </w:rPr>
      </w:pPr>
    </w:p>
    <w:p w:rsidR="00C2058D" w:rsidRPr="00C2058D" w:rsidRDefault="00C2058D" w:rsidP="008315F6">
      <w:pPr>
        <w:ind w:leftChars="300" w:left="630" w:firstLineChars="233" w:firstLine="419"/>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    </w:t>
      </w:r>
      <w:r w:rsidR="00123BE9" w:rsidRPr="00123BE9">
        <w:rPr>
          <w:rFonts w:ascii="Arial" w:hAnsi="Arial" w:cs="Arial"/>
          <w:color w:val="222222"/>
          <w:sz w:val="18"/>
          <w:szCs w:val="18"/>
          <w:shd w:val="clear" w:color="auto" w:fill="FFFFFF"/>
        </w:rPr>
        <w:t>Below diagram will explain LinkedList concept clearly.</w:t>
      </w:r>
    </w:p>
    <w:p w:rsidR="00C2058D" w:rsidRDefault="00123BE9" w:rsidP="008315F6">
      <w:pPr>
        <w:pStyle w:val="ListParagraph"/>
        <w:ind w:leftChars="686" w:left="1441" w:firstLineChars="0" w:firstLine="0"/>
        <w:rPr>
          <w:rFonts w:ascii="Arial" w:hAnsi="Arial" w:cs="Arial"/>
          <w:color w:val="222222"/>
          <w:sz w:val="18"/>
          <w:szCs w:val="18"/>
          <w:shd w:val="clear" w:color="auto" w:fill="FFFFFF"/>
        </w:rPr>
      </w:pPr>
      <w:r>
        <w:rPr>
          <w:noProof/>
        </w:rPr>
        <w:drawing>
          <wp:inline distT="0" distB="0" distL="0" distR="0" wp14:anchorId="42146673" wp14:editId="23AB0FC3">
            <wp:extent cx="5274310" cy="2316196"/>
            <wp:effectExtent l="0" t="0" r="2540" b="8255"/>
            <wp:docPr id="16" name="图片 16" descr="HashMapStru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hMapStructure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316196"/>
                    </a:xfrm>
                    <a:prstGeom prst="rect">
                      <a:avLst/>
                    </a:prstGeom>
                    <a:noFill/>
                    <a:ln>
                      <a:noFill/>
                    </a:ln>
                  </pic:spPr>
                </pic:pic>
              </a:graphicData>
            </a:graphic>
          </wp:inline>
        </w:drawing>
      </w:r>
    </w:p>
    <w:p w:rsidR="00123BE9" w:rsidRDefault="005B2B1A" w:rsidP="008315F6">
      <w:pPr>
        <w:pStyle w:val="ListParagraph"/>
        <w:ind w:leftChars="686" w:left="1441" w:firstLineChars="0" w:firstLine="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lastRenderedPageBreak/>
        <w:t>So now if you have good understanding of hashmap structure,Lets go through put and get method.</w:t>
      </w:r>
    </w:p>
    <w:p w:rsidR="005B2B1A" w:rsidRPr="005B2B1A" w:rsidRDefault="005B2B1A" w:rsidP="008315F6">
      <w:pPr>
        <w:ind w:leftChars="300" w:left="630" w:firstLineChars="432" w:firstLine="778"/>
        <w:rPr>
          <w:rFonts w:ascii="Arial" w:hAnsi="Arial" w:cs="Arial"/>
          <w:color w:val="222222"/>
          <w:sz w:val="18"/>
          <w:szCs w:val="18"/>
          <w:shd w:val="clear" w:color="auto" w:fill="FFFFFF"/>
        </w:rPr>
      </w:pPr>
      <w:r w:rsidRPr="005B2B1A">
        <w:rPr>
          <w:rFonts w:ascii="Arial" w:hAnsi="Arial" w:cs="Arial"/>
          <w:color w:val="222222"/>
          <w:sz w:val="18"/>
          <w:szCs w:val="18"/>
          <w:highlight w:val="yellow"/>
          <w:shd w:val="clear" w:color="auto" w:fill="FFFFFF"/>
        </w:rPr>
        <w:t>Put :</w:t>
      </w:r>
    </w:p>
    <w:p w:rsidR="00123BE9"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Lets see implementation of put method:</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Associates the specified value with the specified key in this map. If the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map previously contained a mapping for the key, the old value is</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replaced.</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@param key</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key with which the specified value is to be associated</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@param value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value to be associated with the specified key</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@return the previous value associated with &lt;tt&gt;key&lt;/tt&gt;, or &lt;tt&gt;null&lt;/tt&gt;</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if there was no mapping for &lt;tt&gt;key&lt;/tt&gt;. (A &lt;tt&gt;null&lt;/tt&gt; return</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can also indicate that the map previously associated</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         &lt;tt&gt;null&lt;/tt&gt; with &lt;tt&gt;key&lt;/tt&gt;.)</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public V put(K key, V value)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if (key == null)</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return putForNullKey(value);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int hash = hash(key.hashCode());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int i = indexFor(hash, table.length);</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for (Entry&lt;k , V&gt; e = table[i]; e != null; e = e.next)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Object k;</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if (e.hash == hash &amp;&amp; ((k = e.key) == key || </w:t>
      </w:r>
      <w:r w:rsidRPr="005B2B1A">
        <w:rPr>
          <w:rFonts w:ascii="Arial" w:hAnsi="Arial" w:cs="Arial"/>
          <w:color w:val="222222"/>
          <w:sz w:val="18"/>
          <w:szCs w:val="18"/>
          <w:highlight w:val="yellow"/>
          <w:shd w:val="clear" w:color="auto" w:fill="FFFFFF"/>
        </w:rPr>
        <w:t>key.equals(k)</w:t>
      </w:r>
      <w:r w:rsidRPr="005B2B1A">
        <w:rPr>
          <w:rFonts w:ascii="Arial" w:hAnsi="Arial" w:cs="Arial"/>
          <w:color w:val="222222"/>
          <w:sz w:val="18"/>
          <w:szCs w:val="18"/>
          <w:shd w:val="clear" w:color="auto" w:fill="FFFFFF"/>
        </w:rPr>
        <w:t>))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V oldValue = e.value;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e.value = value;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e.recordAccess(this);</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return oldValue;</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  }</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modCount++;</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addEntry(hash, key, value, i);</w:t>
      </w:r>
    </w:p>
    <w:p w:rsidR="005B2B1A" w:rsidRPr="005B2B1A" w:rsidRDefault="005B2B1A" w:rsidP="008315F6">
      <w:pPr>
        <w:pStyle w:val="ListParagraph"/>
        <w:ind w:leftChars="686" w:left="1441" w:firstLine="36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return null;</w:t>
      </w:r>
    </w:p>
    <w:p w:rsidR="00123BE9" w:rsidRDefault="005B2B1A" w:rsidP="008315F6">
      <w:pPr>
        <w:pStyle w:val="ListParagraph"/>
        <w:ind w:leftChars="686" w:left="1441" w:firstLineChars="0" w:firstLine="0"/>
        <w:rPr>
          <w:rFonts w:ascii="Arial" w:hAnsi="Arial" w:cs="Arial"/>
          <w:color w:val="222222"/>
          <w:sz w:val="18"/>
          <w:szCs w:val="18"/>
          <w:shd w:val="clear" w:color="auto" w:fill="FFFFFF"/>
        </w:rPr>
      </w:pPr>
      <w:r w:rsidRPr="005B2B1A">
        <w:rPr>
          <w:rFonts w:ascii="Arial" w:hAnsi="Arial" w:cs="Arial"/>
          <w:color w:val="222222"/>
          <w:sz w:val="18"/>
          <w:szCs w:val="18"/>
          <w:shd w:val="clear" w:color="auto" w:fill="FFFFFF"/>
        </w:rPr>
        <w:t xml:space="preserve"> }</w:t>
      </w:r>
    </w:p>
    <w:p w:rsidR="005B2B1A" w:rsidRPr="005B2B1A" w:rsidRDefault="00645811" w:rsidP="008315F6">
      <w:pPr>
        <w:ind w:leftChars="300" w:left="630" w:firstLineChars="432" w:firstLine="778"/>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N</w:t>
      </w:r>
      <w:r w:rsidR="005B2B1A" w:rsidRPr="005B2B1A">
        <w:rPr>
          <w:rFonts w:ascii="Arial" w:hAnsi="Arial" w:cs="Arial"/>
          <w:color w:val="222222"/>
          <w:sz w:val="18"/>
          <w:szCs w:val="18"/>
          <w:shd w:val="clear" w:color="auto" w:fill="FFFFFF"/>
        </w:rPr>
        <w:t>ow lets understand above code step by step</w:t>
      </w:r>
    </w:p>
    <w:p w:rsidR="005B2B1A"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(1) </w:t>
      </w:r>
      <w:r w:rsidRPr="005B2B1A">
        <w:rPr>
          <w:rFonts w:ascii="Arial" w:hAnsi="Arial" w:cs="Arial"/>
          <w:color w:val="222222"/>
          <w:sz w:val="18"/>
          <w:szCs w:val="18"/>
          <w:shd w:val="clear" w:color="auto" w:fill="FFFFFF"/>
        </w:rPr>
        <w:t>Key object is checked for null. If key is null then it will be stored at table[0] because hashcode for null is always 0.</w:t>
      </w:r>
    </w:p>
    <w:p w:rsidR="005B2B1A"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(2) </w:t>
      </w:r>
      <w:r w:rsidRPr="005B2B1A">
        <w:rPr>
          <w:rFonts w:ascii="Arial" w:hAnsi="Arial" w:cs="Arial"/>
          <w:color w:val="222222"/>
          <w:sz w:val="18"/>
          <w:szCs w:val="18"/>
          <w:shd w:val="clear" w:color="auto" w:fill="FFFFFF"/>
        </w:rPr>
        <w:t xml:space="preserve">Key object’s hashcode() method is called and hash code is calculated. This hashcode is used to find index of array for storing Entry object. It may happen sometimes that, this hashcode function is poorly written so JDK designer has put another function called hash() which takes above calculated hash value as argument.If you want to learn more about hash() function, you can refer hash and indexFor method </w:t>
      </w:r>
      <w:r w:rsidRPr="005B2B1A">
        <w:rPr>
          <w:rFonts w:ascii="Arial" w:hAnsi="Arial" w:cs="Arial"/>
          <w:color w:val="222222"/>
          <w:sz w:val="18"/>
          <w:szCs w:val="18"/>
          <w:shd w:val="clear" w:color="auto" w:fill="FFFFFF"/>
        </w:rPr>
        <w:lastRenderedPageBreak/>
        <w:t>in hashmap.</w:t>
      </w:r>
    </w:p>
    <w:p w:rsidR="005B2B1A"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(3) </w:t>
      </w:r>
      <w:r w:rsidRPr="005B2B1A">
        <w:rPr>
          <w:rFonts w:ascii="Arial" w:hAnsi="Arial" w:cs="Arial"/>
          <w:color w:val="222222"/>
          <w:sz w:val="18"/>
          <w:szCs w:val="18"/>
          <w:shd w:val="clear" w:color="auto" w:fill="FFFFFF"/>
        </w:rPr>
        <w:t>indexFor(hash,table.length)  is used to calculate exact index in table array for storing the Entry object.</w:t>
      </w:r>
    </w:p>
    <w:p w:rsidR="005B2B1A"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(4) </w:t>
      </w:r>
      <w:r w:rsidRPr="005B2B1A">
        <w:rPr>
          <w:rFonts w:ascii="Arial" w:hAnsi="Arial" w:cs="Arial"/>
          <w:color w:val="222222"/>
          <w:sz w:val="18"/>
          <w:szCs w:val="18"/>
          <w:shd w:val="clear" w:color="auto" w:fill="FFFFFF"/>
        </w:rPr>
        <w:t>As we have seen in our example, if two key objects have same hashcode(which is known as collision) then it will be stored in form of linkedlist.So here, we will iterate through our linkedlist.</w:t>
      </w:r>
    </w:p>
    <w:p w:rsidR="005B2B1A"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(5) </w:t>
      </w:r>
      <w:r w:rsidRPr="005B2B1A">
        <w:rPr>
          <w:rFonts w:ascii="Arial" w:hAnsi="Arial" w:cs="Arial"/>
          <w:color w:val="222222"/>
          <w:sz w:val="18"/>
          <w:szCs w:val="18"/>
          <w:shd w:val="clear" w:color="auto" w:fill="FFFFFF"/>
        </w:rPr>
        <w:t>If there is no element present at that index which we have just calculated then it will directly put our Entry object at that index.</w:t>
      </w:r>
    </w:p>
    <w:p w:rsid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(6) </w:t>
      </w:r>
      <w:r w:rsidRPr="005B2B1A">
        <w:rPr>
          <w:rFonts w:ascii="Arial" w:hAnsi="Arial" w:cs="Arial"/>
          <w:color w:val="222222"/>
          <w:sz w:val="18"/>
          <w:szCs w:val="18"/>
          <w:shd w:val="clear" w:color="auto" w:fill="FFFFFF"/>
        </w:rPr>
        <w:t>If There is element present at that index then it will iterate until it gets Entry-&gt;next as null.Then current Entry object become next node in that linkedlist</w:t>
      </w:r>
    </w:p>
    <w:p w:rsidR="00741446" w:rsidRPr="005B2B1A" w:rsidRDefault="00741446"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(5)/(6) are implement in </w:t>
      </w:r>
      <w:r w:rsidRPr="005B2B1A">
        <w:rPr>
          <w:rFonts w:ascii="Arial" w:hAnsi="Arial" w:cs="Arial"/>
          <w:color w:val="222222"/>
          <w:sz w:val="18"/>
          <w:szCs w:val="18"/>
          <w:shd w:val="clear" w:color="auto" w:fill="FFFFFF"/>
        </w:rPr>
        <w:t>addEntry(hash, key, value, i);</w:t>
      </w:r>
    </w:p>
    <w:p w:rsidR="00123BE9" w:rsidRPr="005B2B1A" w:rsidRDefault="005B2B1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(7) </w:t>
      </w:r>
      <w:r w:rsidRPr="005B2B1A">
        <w:rPr>
          <w:rFonts w:ascii="Arial" w:hAnsi="Arial" w:cs="Arial"/>
          <w:color w:val="222222"/>
          <w:sz w:val="18"/>
          <w:szCs w:val="18"/>
          <w:shd w:val="clear" w:color="auto" w:fill="FFFFFF"/>
        </w:rPr>
        <w:t>What if we are putting same key again, logically it should replace old value. Yes,</w:t>
      </w:r>
      <w:r>
        <w:rPr>
          <w:rFonts w:ascii="Arial" w:hAnsi="Arial" w:cs="Arial" w:hint="eastAsia"/>
          <w:color w:val="222222"/>
          <w:sz w:val="18"/>
          <w:szCs w:val="18"/>
          <w:shd w:val="clear" w:color="auto" w:fill="FFFFFF"/>
        </w:rPr>
        <w:t xml:space="preserve"> </w:t>
      </w:r>
      <w:r w:rsidRPr="005B2B1A">
        <w:rPr>
          <w:rFonts w:ascii="Arial" w:hAnsi="Arial" w:cs="Arial"/>
          <w:color w:val="222222"/>
          <w:sz w:val="18"/>
          <w:szCs w:val="18"/>
          <w:shd w:val="clear" w:color="auto" w:fill="FFFFFF"/>
        </w:rPr>
        <w:t>it will do that.While iterating it will check key equality by calling equals() method(key.equals(k)), if this method returns true then it replaces value object with current Entry’s value object.</w:t>
      </w:r>
    </w:p>
    <w:p w:rsidR="00C2058D" w:rsidRDefault="00C2058D" w:rsidP="008315F6">
      <w:pPr>
        <w:pStyle w:val="ListParagraph"/>
        <w:ind w:leftChars="686" w:left="1441" w:firstLineChars="0" w:firstLine="0"/>
        <w:rPr>
          <w:rFonts w:ascii="Arial" w:hAnsi="Arial" w:cs="Arial"/>
          <w:color w:val="222222"/>
          <w:sz w:val="18"/>
          <w:szCs w:val="18"/>
          <w:shd w:val="clear" w:color="auto" w:fill="FFFFFF"/>
        </w:rPr>
      </w:pPr>
    </w:p>
    <w:p w:rsidR="00C34D6B" w:rsidRPr="00C34D6B" w:rsidRDefault="00C34D6B" w:rsidP="008315F6">
      <w:pPr>
        <w:ind w:leftChars="300" w:left="630" w:firstLineChars="432" w:firstLine="778"/>
        <w:rPr>
          <w:rFonts w:ascii="Arial" w:hAnsi="Arial" w:cs="Arial"/>
          <w:color w:val="222222"/>
          <w:sz w:val="18"/>
          <w:szCs w:val="18"/>
          <w:shd w:val="clear" w:color="auto" w:fill="FFFFFF"/>
        </w:rPr>
      </w:pPr>
      <w:r w:rsidRPr="00C34D6B">
        <w:rPr>
          <w:rFonts w:ascii="Arial" w:hAnsi="Arial" w:cs="Arial"/>
          <w:color w:val="222222"/>
          <w:sz w:val="18"/>
          <w:szCs w:val="18"/>
          <w:highlight w:val="yellow"/>
          <w:shd w:val="clear" w:color="auto" w:fill="FFFFFF"/>
        </w:rPr>
        <w:t>Get:</w:t>
      </w:r>
    </w:p>
    <w:p w:rsidR="00C34D6B" w:rsidRPr="00C34D6B" w:rsidRDefault="00C34D6B" w:rsidP="008315F6">
      <w:pPr>
        <w:pStyle w:val="ListParagraph"/>
        <w:ind w:leftChars="686" w:left="1441" w:firstLineChars="0" w:firstLine="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Lets see implementation of get now:</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Returns the value to which the specified key is mapped, or {@code null}</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if this map contains no mapping for the key.</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&lt;p&gt;</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More formally, if this map contains a mapping from a key {@code k} to a</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value {@code v} such that {@code (key==null ? k==null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key.equals(k))}, then this method returns {@code v}; otherwise it returns</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{@code null}. (There can be at most one such mapping.)</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&lt;/p&gt;&lt;p&gt;</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A return value of {@code null} does not &lt;i&gt;necessarily&lt;/i&gt; indicate that</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the map contains no mapping for the key; it's also possible that the map</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explicitly maps the key to {@code null}. The {@link #containsKey</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containsKey} operation may be used to distinguish these two cases.</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 @see #put(Object, Object)</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public V get(Object key)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if (key == null)</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return getForNullKey();</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int hash = hash(key.hashCode());</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for (Entry&lt;k , V&gt; e = table[indexFor(hash, table.length)]; e != null; e = e.next)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Object k;</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if (e.hash == hash &amp;&amp; ((k = e.key) == key || key.equals(k)))</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return e.value;</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lastRenderedPageBreak/>
        <w:t xml:space="preserve">  }</w:t>
      </w:r>
    </w:p>
    <w:p w:rsidR="00C34D6B" w:rsidRPr="00C34D6B" w:rsidRDefault="00C34D6B" w:rsidP="008315F6">
      <w:pPr>
        <w:pStyle w:val="ListParagraph"/>
        <w:ind w:leftChars="686" w:left="1441" w:firstLine="36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return null;</w:t>
      </w:r>
    </w:p>
    <w:p w:rsidR="00C34D6B" w:rsidRDefault="00C34D6B" w:rsidP="008315F6">
      <w:pPr>
        <w:pStyle w:val="ListParagraph"/>
        <w:ind w:leftChars="686" w:left="1441" w:firstLineChars="0" w:firstLine="0"/>
        <w:rPr>
          <w:rFonts w:ascii="Arial" w:hAnsi="Arial" w:cs="Arial"/>
          <w:color w:val="222222"/>
          <w:sz w:val="18"/>
          <w:szCs w:val="18"/>
          <w:shd w:val="clear" w:color="auto" w:fill="FFFFFF"/>
        </w:rPr>
      </w:pPr>
      <w:r w:rsidRPr="00C34D6B">
        <w:rPr>
          <w:rFonts w:ascii="Arial" w:hAnsi="Arial" w:cs="Arial"/>
          <w:color w:val="222222"/>
          <w:sz w:val="18"/>
          <w:szCs w:val="18"/>
          <w:shd w:val="clear" w:color="auto" w:fill="FFFFFF"/>
        </w:rPr>
        <w:t xml:space="preserve"> }</w:t>
      </w:r>
    </w:p>
    <w:p w:rsidR="00C34D6B" w:rsidRPr="00C34D6B" w:rsidRDefault="00C34D6B"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(1) </w:t>
      </w:r>
      <w:r w:rsidRPr="00C34D6B">
        <w:rPr>
          <w:rFonts w:ascii="Arial" w:hAnsi="Arial" w:cs="Arial"/>
          <w:color w:val="222222"/>
          <w:sz w:val="18"/>
          <w:szCs w:val="18"/>
          <w:shd w:val="clear" w:color="auto" w:fill="FFFFFF"/>
        </w:rPr>
        <w:t>As you got the understanding on put functionality of hashmap. So to understand get functionality is quite simple. If you pass any key to get value object from hashmap.</w:t>
      </w:r>
    </w:p>
    <w:p w:rsidR="00C34D6B" w:rsidRPr="00C34D6B" w:rsidRDefault="00C34D6B"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(2) </w:t>
      </w:r>
      <w:r w:rsidRPr="00C34D6B">
        <w:rPr>
          <w:rFonts w:ascii="Arial" w:hAnsi="Arial" w:cs="Arial"/>
          <w:color w:val="222222"/>
          <w:sz w:val="18"/>
          <w:szCs w:val="18"/>
          <w:shd w:val="clear" w:color="auto" w:fill="FFFFFF"/>
        </w:rPr>
        <w:t>Key object is checked for null. If key is null then value of Object resides at table[0] will be returned.</w:t>
      </w:r>
    </w:p>
    <w:p w:rsidR="00C34D6B" w:rsidRPr="00C34D6B" w:rsidRDefault="00C34D6B" w:rsidP="008315F6">
      <w:pPr>
        <w:ind w:leftChars="300" w:left="630" w:firstLineChars="432" w:firstLine="778"/>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(3) </w:t>
      </w:r>
      <w:r w:rsidRPr="00C34D6B">
        <w:rPr>
          <w:rFonts w:ascii="Arial" w:hAnsi="Arial" w:cs="Arial"/>
          <w:color w:val="222222"/>
          <w:sz w:val="18"/>
          <w:szCs w:val="18"/>
          <w:shd w:val="clear" w:color="auto" w:fill="FFFFFF"/>
        </w:rPr>
        <w:t>Key object’s hashcode() method is called and hash code is calculated.</w:t>
      </w:r>
    </w:p>
    <w:p w:rsidR="00C34D6B" w:rsidRPr="00C34D6B" w:rsidRDefault="00C34D6B"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(4)</w:t>
      </w:r>
      <w:r w:rsidR="00815179">
        <w:rPr>
          <w:rFonts w:ascii="Arial" w:hAnsi="Arial" w:cs="Arial" w:hint="eastAsia"/>
          <w:color w:val="222222"/>
          <w:sz w:val="18"/>
          <w:szCs w:val="18"/>
          <w:shd w:val="clear" w:color="auto" w:fill="FFFFFF"/>
        </w:rPr>
        <w:t xml:space="preserve"> </w:t>
      </w:r>
      <w:r w:rsidRPr="00C34D6B">
        <w:rPr>
          <w:rFonts w:ascii="Arial" w:hAnsi="Arial" w:cs="Arial"/>
          <w:color w:val="222222"/>
          <w:sz w:val="18"/>
          <w:szCs w:val="18"/>
          <w:shd w:val="clear" w:color="auto" w:fill="FFFFFF"/>
        </w:rPr>
        <w:t>indexFor(hash,table.length)  is used to calculate exact index in table array using generated hashcode for getting the Entry object.</w:t>
      </w:r>
    </w:p>
    <w:p w:rsidR="00C34D6B" w:rsidRPr="00C34D6B" w:rsidRDefault="00C34D6B"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(5) </w:t>
      </w:r>
      <w:r w:rsidRPr="00C34D6B">
        <w:rPr>
          <w:rFonts w:ascii="Arial" w:hAnsi="Arial" w:cs="Arial"/>
          <w:color w:val="222222"/>
          <w:sz w:val="18"/>
          <w:szCs w:val="18"/>
          <w:shd w:val="clear" w:color="auto" w:fill="FFFFFF"/>
        </w:rPr>
        <w:t>After getting index in table array, it will iterate through linkedlist and check for key equality by calling equals() method and if it returns true then it returns the value of Entry object else returns null.</w:t>
      </w:r>
    </w:p>
    <w:p w:rsidR="00AE1DF8" w:rsidRDefault="00AE1DF8" w:rsidP="008315F6">
      <w:pPr>
        <w:ind w:leftChars="300" w:left="630" w:firstLineChars="233" w:firstLine="419"/>
        <w:rPr>
          <w:rFonts w:ascii="Arial" w:hAnsi="Arial" w:cs="Arial"/>
          <w:color w:val="222222"/>
          <w:sz w:val="18"/>
          <w:szCs w:val="18"/>
          <w:shd w:val="clear" w:color="auto" w:fill="FFFFFF"/>
        </w:rPr>
      </w:pPr>
    </w:p>
    <w:p w:rsidR="00AE1DF8" w:rsidRPr="00AE1DF8" w:rsidRDefault="00AE1DF8" w:rsidP="008315F6">
      <w:pPr>
        <w:ind w:leftChars="300" w:left="630" w:firstLineChars="432" w:firstLine="778"/>
        <w:rPr>
          <w:rFonts w:ascii="Arial" w:hAnsi="Arial" w:cs="Arial"/>
          <w:color w:val="222222"/>
          <w:sz w:val="18"/>
          <w:szCs w:val="18"/>
          <w:shd w:val="clear" w:color="auto" w:fill="FFFFFF"/>
        </w:rPr>
      </w:pPr>
      <w:r w:rsidRPr="001C4311">
        <w:rPr>
          <w:rFonts w:ascii="Arial" w:hAnsi="Arial" w:cs="Arial"/>
          <w:color w:val="222222"/>
          <w:sz w:val="18"/>
          <w:szCs w:val="18"/>
          <w:highlight w:val="yellow"/>
          <w:shd w:val="clear" w:color="auto" w:fill="FFFFFF"/>
        </w:rPr>
        <w:t>Key points to Remeber:</w:t>
      </w:r>
    </w:p>
    <w:p w:rsidR="00AE1DF8" w:rsidRPr="00AE1DF8" w:rsidRDefault="00AE1DF8" w:rsidP="008315F6">
      <w:pPr>
        <w:ind w:leftChars="300" w:left="630" w:firstLineChars="400" w:firstLine="72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(1) </w:t>
      </w:r>
      <w:r w:rsidRPr="00AE1DF8">
        <w:rPr>
          <w:rFonts w:ascii="Arial" w:hAnsi="Arial" w:cs="Arial"/>
          <w:color w:val="222222"/>
          <w:sz w:val="18"/>
          <w:szCs w:val="18"/>
          <w:shd w:val="clear" w:color="auto" w:fill="FFFFFF"/>
        </w:rPr>
        <w:t>HashMap has a inner class called Entry which stores key-value pairs.</w:t>
      </w:r>
    </w:p>
    <w:p w:rsidR="00AE1DF8" w:rsidRPr="00AE1DF8" w:rsidRDefault="00AE1DF8" w:rsidP="008315F6">
      <w:pPr>
        <w:ind w:leftChars="300" w:left="630" w:firstLineChars="432" w:firstLine="778"/>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(2) </w:t>
      </w:r>
      <w:r w:rsidRPr="00AE1DF8">
        <w:rPr>
          <w:rFonts w:ascii="Arial" w:hAnsi="Arial" w:cs="Arial"/>
          <w:color w:val="222222"/>
          <w:sz w:val="18"/>
          <w:szCs w:val="18"/>
          <w:shd w:val="clear" w:color="auto" w:fill="FFFFFF"/>
        </w:rPr>
        <w:t>Above Entry object is stored in Entry[ ](Array) called table</w:t>
      </w:r>
    </w:p>
    <w:p w:rsidR="00AE1DF8" w:rsidRPr="00AE1DF8" w:rsidRDefault="00AE1DF8" w:rsidP="008315F6">
      <w:pPr>
        <w:ind w:leftChars="300" w:left="630" w:firstLineChars="432" w:firstLine="778"/>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(3) </w:t>
      </w:r>
      <w:r w:rsidRPr="00AE1DF8">
        <w:rPr>
          <w:rFonts w:ascii="Arial" w:hAnsi="Arial" w:cs="Arial"/>
          <w:color w:val="222222"/>
          <w:sz w:val="18"/>
          <w:szCs w:val="18"/>
          <w:shd w:val="clear" w:color="auto" w:fill="FFFFFF"/>
        </w:rPr>
        <w:t>An index of table is logically known as bucket and it stores first element of linkedlist</w:t>
      </w:r>
    </w:p>
    <w:p w:rsidR="00AE1DF8" w:rsidRPr="00AE1DF8" w:rsidRDefault="00AE1DF8" w:rsidP="008315F6">
      <w:pPr>
        <w:ind w:leftChars="300" w:left="630" w:firstLineChars="432" w:firstLine="778"/>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(4) </w:t>
      </w:r>
      <w:r w:rsidRPr="00AE1DF8">
        <w:rPr>
          <w:rFonts w:ascii="Arial" w:hAnsi="Arial" w:cs="Arial"/>
          <w:color w:val="222222"/>
          <w:sz w:val="18"/>
          <w:szCs w:val="18"/>
          <w:shd w:val="clear" w:color="auto" w:fill="FFFFFF"/>
        </w:rPr>
        <w:t>Key object’s hashcode() is used to find bucket of that Entry object.</w:t>
      </w:r>
    </w:p>
    <w:p w:rsidR="00AE1DF8" w:rsidRPr="00AE1DF8" w:rsidRDefault="00AE1DF8" w:rsidP="008315F6">
      <w:pPr>
        <w:ind w:leftChars="300" w:left="630" w:firstLineChars="400" w:firstLine="72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(5) </w:t>
      </w:r>
      <w:r w:rsidRPr="00AE1DF8">
        <w:rPr>
          <w:rFonts w:ascii="Arial" w:hAnsi="Arial" w:cs="Arial"/>
          <w:color w:val="222222"/>
          <w:sz w:val="18"/>
          <w:szCs w:val="18"/>
          <w:shd w:val="clear" w:color="auto" w:fill="FFFFFF"/>
        </w:rPr>
        <w:t>If two key object ‘s have same hashcode , they will go in same bucket of table array.</w:t>
      </w:r>
    </w:p>
    <w:p w:rsidR="00AE1DF8" w:rsidRPr="00AE1DF8" w:rsidRDefault="00AE1DF8" w:rsidP="008315F6">
      <w:pPr>
        <w:ind w:leftChars="300" w:left="630" w:firstLineChars="400" w:firstLine="72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(6) </w:t>
      </w:r>
      <w:r w:rsidRPr="00AE1DF8">
        <w:rPr>
          <w:rFonts w:ascii="Arial" w:hAnsi="Arial" w:cs="Arial"/>
          <w:color w:val="222222"/>
          <w:sz w:val="18"/>
          <w:szCs w:val="18"/>
          <w:shd w:val="clear" w:color="auto" w:fill="FFFFFF"/>
        </w:rPr>
        <w:t>Key object ‘s equals() method is used to ensure uniqueness of key object.</w:t>
      </w:r>
    </w:p>
    <w:p w:rsidR="00C34D6B" w:rsidRPr="000E0260" w:rsidRDefault="00AE1DF8"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(7) </w:t>
      </w:r>
      <w:r>
        <w:rPr>
          <w:rFonts w:ascii="Arial" w:hAnsi="Arial" w:cs="Arial"/>
          <w:color w:val="222222"/>
          <w:sz w:val="18"/>
          <w:szCs w:val="18"/>
          <w:shd w:val="clear" w:color="auto" w:fill="FFFFFF"/>
        </w:rPr>
        <w:t xml:space="preserve">Value object </w:t>
      </w:r>
      <w:r w:rsidRPr="00AE1DF8">
        <w:rPr>
          <w:rFonts w:ascii="Arial" w:hAnsi="Arial" w:cs="Arial"/>
          <w:color w:val="222222"/>
          <w:sz w:val="18"/>
          <w:szCs w:val="18"/>
          <w:shd w:val="clear" w:color="auto" w:fill="FFFFFF"/>
        </w:rPr>
        <w:t>‘s equals() and hashcode() method is not used at all</w:t>
      </w:r>
    </w:p>
    <w:p w:rsidR="00CB6F21" w:rsidRDefault="00CB6F21" w:rsidP="008315F6">
      <w:pPr>
        <w:pStyle w:val="ListParagraph"/>
        <w:ind w:leftChars="686" w:left="1441" w:firstLineChars="0" w:firstLine="0"/>
        <w:rPr>
          <w:rFonts w:ascii="Arial" w:hAnsi="Arial" w:cs="Arial"/>
          <w:color w:val="222222"/>
          <w:sz w:val="18"/>
          <w:szCs w:val="18"/>
          <w:shd w:val="clear" w:color="auto" w:fill="FFFFFF"/>
        </w:rPr>
      </w:pPr>
    </w:p>
    <w:p w:rsidR="000E0260" w:rsidRDefault="000E0260"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How to design a good key for hashmap ?</w:t>
      </w:r>
    </w:p>
    <w:p w:rsidR="000E0260"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78" w:history="1">
        <w:r w:rsidR="00245203" w:rsidRPr="00733631">
          <w:rPr>
            <w:rStyle w:val="Hyperlink"/>
            <w:rFonts w:ascii="Arial" w:hAnsi="Arial" w:cs="Arial"/>
            <w:sz w:val="18"/>
            <w:szCs w:val="18"/>
            <w:shd w:val="clear" w:color="auto" w:fill="FFFFFF"/>
          </w:rPr>
          <w:t>http://stackoverflow.com/questions/20212440/immutable-objects-and-hashmap-keys</w:t>
        </w:r>
      </w:hyperlink>
      <w:r w:rsidR="00245203">
        <w:rPr>
          <w:rFonts w:ascii="Arial" w:hAnsi="Arial" w:cs="Arial" w:hint="eastAsia"/>
          <w:color w:val="222222"/>
          <w:sz w:val="18"/>
          <w:szCs w:val="18"/>
          <w:shd w:val="clear" w:color="auto" w:fill="FFFFFF"/>
        </w:rPr>
        <w:t xml:space="preserve"> </w:t>
      </w:r>
    </w:p>
    <w:p w:rsidR="002E2A13" w:rsidRDefault="00283193" w:rsidP="008315F6">
      <w:pPr>
        <w:pStyle w:val="ListParagraph"/>
        <w:ind w:leftChars="686" w:left="1441" w:firstLineChars="0" w:firstLine="0"/>
        <w:rPr>
          <w:rFonts w:ascii="Arial" w:hAnsi="Arial" w:cs="Arial"/>
          <w:color w:val="222222"/>
          <w:sz w:val="18"/>
          <w:szCs w:val="18"/>
          <w:shd w:val="clear" w:color="auto" w:fill="FFFFFF"/>
        </w:rPr>
      </w:pPr>
      <w:r w:rsidRPr="00283193">
        <w:rPr>
          <w:rFonts w:ascii="Arial" w:hAnsi="Arial" w:cs="Arial"/>
          <w:color w:val="222222"/>
          <w:sz w:val="18"/>
          <w:szCs w:val="18"/>
          <w:shd w:val="clear" w:color="auto" w:fill="FFFFFF"/>
        </w:rPr>
        <w:t xml:space="preserve">String, Integer and other wrapper classes are natural candidates of HashMap key, </w:t>
      </w:r>
      <w:r w:rsidRPr="00283193">
        <w:rPr>
          <w:rFonts w:ascii="Arial" w:hAnsi="Arial" w:cs="Arial"/>
          <w:color w:val="222222"/>
          <w:sz w:val="18"/>
          <w:szCs w:val="18"/>
          <w:highlight w:val="yellow"/>
          <w:shd w:val="clear" w:color="auto" w:fill="FFFFFF"/>
        </w:rPr>
        <w:t>and String is most frequently used key as well because String is immutable and final,and overrides equals and hashcode() method.</w:t>
      </w:r>
      <w:r w:rsidRPr="00283193">
        <w:rPr>
          <w:rFonts w:ascii="Arial" w:hAnsi="Arial" w:cs="Arial"/>
          <w:color w:val="222222"/>
          <w:sz w:val="18"/>
          <w:szCs w:val="18"/>
          <w:shd w:val="clear" w:color="auto" w:fill="FFFFFF"/>
        </w:rPr>
        <w:t xml:space="preserve"> Other wrapper class also shares similar property. </w:t>
      </w:r>
      <w:r w:rsidRPr="0020250C">
        <w:rPr>
          <w:rFonts w:ascii="Arial" w:hAnsi="Arial" w:cs="Arial"/>
          <w:color w:val="222222"/>
          <w:sz w:val="18"/>
          <w:szCs w:val="18"/>
          <w:highlight w:val="green"/>
          <w:shd w:val="clear" w:color="auto" w:fill="FFFFFF"/>
        </w:rPr>
        <w:t>Immutabiility is required, in order to prevent changes on fields used to calculate hashCode() because if key object return different hashCode during insertion and retrieval than it won't be possible to get object from HashMap.</w:t>
      </w:r>
      <w:r w:rsidRPr="00283193">
        <w:rPr>
          <w:rFonts w:ascii="Arial" w:hAnsi="Arial" w:cs="Arial"/>
          <w:color w:val="222222"/>
          <w:sz w:val="18"/>
          <w:szCs w:val="18"/>
          <w:shd w:val="clear" w:color="auto" w:fill="FFFFFF"/>
        </w:rPr>
        <w:t xml:space="preserve"> </w:t>
      </w:r>
      <w:r w:rsidRPr="007763C0">
        <w:rPr>
          <w:rFonts w:ascii="Arial" w:hAnsi="Arial" w:cs="Arial"/>
          <w:color w:val="222222"/>
          <w:sz w:val="18"/>
          <w:szCs w:val="18"/>
          <w:highlight w:val="cyan"/>
          <w:shd w:val="clear" w:color="auto" w:fill="FFFFFF"/>
        </w:rPr>
        <w:t>Immutability is best as it offers other advantages as well like thread-safety</w:t>
      </w:r>
      <w:r w:rsidRPr="00283193">
        <w:rPr>
          <w:rFonts w:ascii="Arial" w:hAnsi="Arial" w:cs="Arial"/>
          <w:color w:val="222222"/>
          <w:sz w:val="18"/>
          <w:szCs w:val="18"/>
          <w:shd w:val="clear" w:color="auto" w:fill="FFFFFF"/>
        </w:rPr>
        <w:t>, If you can keep your hashCode same by only making certain fields final, then you go for that as well. Since equals() and hashCode() method is used during reterival of value object from HashMap, its important that key object correctly override these methods and follow contact. If unequal object return different hashcode than chances of collision will be less which subsequently improve performance of HashMap.</w:t>
      </w:r>
    </w:p>
    <w:p w:rsidR="002E2A13" w:rsidRDefault="002E2A13" w:rsidP="008315F6">
      <w:pPr>
        <w:pStyle w:val="ListParagraph"/>
        <w:ind w:leftChars="686" w:left="1441" w:firstLineChars="0" w:firstLine="0"/>
        <w:rPr>
          <w:rFonts w:ascii="Arial" w:hAnsi="Arial" w:cs="Arial"/>
          <w:color w:val="222222"/>
          <w:sz w:val="18"/>
          <w:szCs w:val="18"/>
          <w:shd w:val="clear" w:color="auto" w:fill="FFFFFF"/>
        </w:rPr>
      </w:pPr>
    </w:p>
    <w:p w:rsidR="002E2A13" w:rsidRPr="002E2A13" w:rsidRDefault="002E2A13" w:rsidP="008315F6">
      <w:pPr>
        <w:pStyle w:val="ListParagraph"/>
        <w:numPr>
          <w:ilvl w:val="0"/>
          <w:numId w:val="3"/>
        </w:numPr>
        <w:ind w:leftChars="371" w:left="1229" w:firstLineChars="0"/>
        <w:rPr>
          <w:rFonts w:ascii="Arial" w:hAnsi="Arial" w:cs="Arial"/>
          <w:color w:val="222222"/>
          <w:sz w:val="18"/>
          <w:szCs w:val="18"/>
          <w:shd w:val="clear" w:color="auto" w:fill="FFFFFF"/>
        </w:rPr>
      </w:pPr>
      <w:r w:rsidRPr="002E2A13">
        <w:rPr>
          <w:rFonts w:ascii="Arial" w:hAnsi="Arial" w:cs="Arial" w:hint="eastAsia"/>
          <w:color w:val="222222"/>
          <w:sz w:val="18"/>
          <w:szCs w:val="18"/>
          <w:shd w:val="clear" w:color="auto" w:fill="FFFFFF"/>
        </w:rPr>
        <w:t>What is the use of adding a null key or value into hashmap ?</w:t>
      </w:r>
    </w:p>
    <w:p w:rsidR="002E2A13" w:rsidRDefault="00BA47EA" w:rsidP="008315F6">
      <w:pPr>
        <w:pStyle w:val="ListParagraph"/>
        <w:ind w:leftChars="586" w:left="1231" w:firstLineChars="0" w:firstLine="0"/>
        <w:rPr>
          <w:rFonts w:ascii="Arial" w:hAnsi="Arial" w:cs="Arial"/>
          <w:color w:val="222222"/>
          <w:sz w:val="18"/>
          <w:szCs w:val="18"/>
          <w:shd w:val="clear" w:color="auto" w:fill="FFFFFF"/>
        </w:rPr>
      </w:pPr>
      <w:hyperlink r:id="rId79" w:history="1">
        <w:r w:rsidR="0065629F" w:rsidRPr="00D85EBA">
          <w:rPr>
            <w:rStyle w:val="Hyperlink"/>
            <w:rFonts w:ascii="Arial" w:hAnsi="Arial" w:cs="Arial"/>
            <w:sz w:val="18"/>
            <w:szCs w:val="18"/>
            <w:shd w:val="clear" w:color="auto" w:fill="FFFFFF"/>
          </w:rPr>
          <w:t>http://stackoverflow.com/questions/2945309/what-is-the-use-of-adding-a-null-key-or-value-to-a-hashmap-in-java</w:t>
        </w:r>
      </w:hyperlink>
      <w:r w:rsidR="0065629F">
        <w:rPr>
          <w:rFonts w:ascii="Arial" w:hAnsi="Arial" w:cs="Arial" w:hint="eastAsia"/>
          <w:color w:val="222222"/>
          <w:sz w:val="18"/>
          <w:szCs w:val="18"/>
          <w:shd w:val="clear" w:color="auto" w:fill="FFFFFF"/>
        </w:rPr>
        <w:t xml:space="preserve"> </w:t>
      </w:r>
    </w:p>
    <w:p w:rsidR="004E25B2" w:rsidRPr="004E25B2" w:rsidRDefault="004E25B2" w:rsidP="008315F6">
      <w:pPr>
        <w:widowControl/>
        <w:shd w:val="clear" w:color="auto" w:fill="FFFFFF"/>
        <w:spacing w:after="240" w:line="293" w:lineRule="atLeast"/>
        <w:ind w:leftChars="600" w:left="1260"/>
        <w:jc w:val="left"/>
        <w:rPr>
          <w:rFonts w:eastAsia="SimSun" w:cs="Arial"/>
          <w:color w:val="242729"/>
          <w:kern w:val="0"/>
          <w:szCs w:val="21"/>
        </w:rPr>
      </w:pPr>
      <w:r>
        <w:rPr>
          <w:rFonts w:eastAsia="SimSun" w:cs="Arial"/>
          <w:color w:val="242729"/>
          <w:kern w:val="0"/>
          <w:szCs w:val="21"/>
        </w:rPr>
        <w:t>I</w:t>
      </w:r>
      <w:r w:rsidRPr="004E25B2">
        <w:rPr>
          <w:rFonts w:eastAsia="SimSun" w:cs="Arial"/>
          <w:color w:val="242729"/>
          <w:kern w:val="0"/>
          <w:szCs w:val="21"/>
        </w:rPr>
        <w:t xml:space="preserve">'m not positive what you're asking, but if you're looking for an example of when one would want to use a null key, </w:t>
      </w:r>
      <w:r w:rsidRPr="004E25B2">
        <w:rPr>
          <w:rFonts w:eastAsia="SimSun" w:cs="Arial"/>
          <w:color w:val="242729"/>
          <w:kern w:val="0"/>
          <w:szCs w:val="21"/>
          <w:highlight w:val="yellow"/>
        </w:rPr>
        <w:t>I use them often in maps to represent the default case (i.e. the value that should be used if a given key isn't present):</w:t>
      </w:r>
    </w:p>
    <w:p w:rsidR="004E25B2" w:rsidRPr="004E25B2" w:rsidRDefault="004E25B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eastAsia="SimSun" w:cs="Consolas"/>
          <w:color w:val="303336"/>
          <w:kern w:val="0"/>
          <w:szCs w:val="21"/>
          <w:bdr w:val="none" w:sz="0" w:space="0" w:color="auto" w:frame="1"/>
          <w:shd w:val="clear" w:color="auto" w:fill="EFF0F1"/>
        </w:rPr>
      </w:pPr>
      <w:r w:rsidRPr="004E25B2">
        <w:rPr>
          <w:rFonts w:eastAsia="SimSun" w:cs="Consolas"/>
          <w:color w:val="2B91AF"/>
          <w:kern w:val="0"/>
          <w:szCs w:val="21"/>
          <w:bdr w:val="none" w:sz="0" w:space="0" w:color="auto" w:frame="1"/>
          <w:shd w:val="clear" w:color="auto" w:fill="EFF0F1"/>
        </w:rPr>
        <w:lastRenderedPageBreak/>
        <w:t>Map</w:t>
      </w:r>
      <w:r w:rsidRPr="004E25B2">
        <w:rPr>
          <w:rFonts w:eastAsia="SimSun" w:cs="Consolas"/>
          <w:color w:val="303336"/>
          <w:kern w:val="0"/>
          <w:szCs w:val="21"/>
          <w:bdr w:val="none" w:sz="0" w:space="0" w:color="auto" w:frame="1"/>
          <w:shd w:val="clear" w:color="auto" w:fill="EFF0F1"/>
        </w:rPr>
        <w:t>&lt;A, B&gt; foo;</w:t>
      </w:r>
    </w:p>
    <w:p w:rsidR="004E25B2" w:rsidRPr="004E25B2" w:rsidRDefault="004E25B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eastAsia="SimSun" w:cs="Consolas"/>
          <w:color w:val="303336"/>
          <w:kern w:val="0"/>
          <w:szCs w:val="21"/>
          <w:bdr w:val="none" w:sz="0" w:space="0" w:color="auto" w:frame="1"/>
          <w:shd w:val="clear" w:color="auto" w:fill="EFF0F1"/>
        </w:rPr>
      </w:pPr>
      <w:r w:rsidRPr="004E25B2">
        <w:rPr>
          <w:rFonts w:eastAsia="SimSun" w:cs="Consolas"/>
          <w:color w:val="303336"/>
          <w:kern w:val="0"/>
          <w:szCs w:val="21"/>
          <w:bdr w:val="none" w:sz="0" w:space="0" w:color="auto" w:frame="1"/>
          <w:shd w:val="clear" w:color="auto" w:fill="EFF0F1"/>
        </w:rPr>
        <w:t>A search;</w:t>
      </w:r>
    </w:p>
    <w:p w:rsidR="004E25B2" w:rsidRPr="004E25B2" w:rsidRDefault="004E25B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eastAsia="SimSun" w:cs="Consolas"/>
          <w:color w:val="393318"/>
          <w:kern w:val="0"/>
          <w:szCs w:val="21"/>
        </w:rPr>
      </w:pPr>
      <w:r w:rsidRPr="004E25B2">
        <w:rPr>
          <w:rFonts w:eastAsia="SimSun" w:cs="Consolas"/>
          <w:color w:val="303336"/>
          <w:kern w:val="0"/>
          <w:szCs w:val="21"/>
          <w:bdr w:val="none" w:sz="0" w:space="0" w:color="auto" w:frame="1"/>
          <w:shd w:val="clear" w:color="auto" w:fill="EFF0F1"/>
        </w:rPr>
        <w:t>B val = foo.containsKey(search) ? foo.get(search) : foo.get(</w:t>
      </w:r>
      <w:r w:rsidRPr="004E25B2">
        <w:rPr>
          <w:rFonts w:eastAsia="SimSun" w:cs="Consolas"/>
          <w:color w:val="101094"/>
          <w:kern w:val="0"/>
          <w:szCs w:val="21"/>
          <w:bdr w:val="none" w:sz="0" w:space="0" w:color="auto" w:frame="1"/>
          <w:shd w:val="clear" w:color="auto" w:fill="EFF0F1"/>
        </w:rPr>
        <w:t>null</w:t>
      </w:r>
      <w:r w:rsidRPr="004E25B2">
        <w:rPr>
          <w:rFonts w:eastAsia="SimSun" w:cs="Consolas"/>
          <w:color w:val="303336"/>
          <w:kern w:val="0"/>
          <w:szCs w:val="21"/>
          <w:bdr w:val="none" w:sz="0" w:space="0" w:color="auto" w:frame="1"/>
          <w:shd w:val="clear" w:color="auto" w:fill="EFF0F1"/>
        </w:rPr>
        <w:t>);</w:t>
      </w:r>
    </w:p>
    <w:p w:rsidR="000E0260" w:rsidRDefault="004E25B2" w:rsidP="008315F6">
      <w:pPr>
        <w:widowControl/>
        <w:shd w:val="clear" w:color="auto" w:fill="FFFFFF"/>
        <w:spacing w:line="293" w:lineRule="atLeast"/>
        <w:ind w:leftChars="600" w:left="1260"/>
        <w:jc w:val="left"/>
        <w:rPr>
          <w:rFonts w:eastAsia="SimSun" w:cs="Arial"/>
          <w:color w:val="242729"/>
          <w:kern w:val="0"/>
          <w:szCs w:val="21"/>
        </w:rPr>
      </w:pPr>
      <w:r w:rsidRPr="004E25B2">
        <w:rPr>
          <w:rFonts w:eastAsia="SimSun" w:cs="Consolas"/>
          <w:color w:val="242729"/>
          <w:kern w:val="0"/>
          <w:szCs w:val="21"/>
          <w:bdr w:val="none" w:sz="0" w:space="0" w:color="auto" w:frame="1"/>
          <w:shd w:val="clear" w:color="auto" w:fill="EFF0F1"/>
        </w:rPr>
        <w:t>HashMap</w:t>
      </w:r>
      <w:r w:rsidRPr="004E25B2">
        <w:rPr>
          <w:rFonts w:eastAsia="SimSun" w:cs="Arial"/>
          <w:color w:val="242729"/>
          <w:kern w:val="0"/>
          <w:szCs w:val="21"/>
        </w:rPr>
        <w:t> handles null keys specially (since it can't call </w:t>
      </w:r>
      <w:r w:rsidRPr="004E25B2">
        <w:rPr>
          <w:rFonts w:eastAsia="SimSun" w:cs="Consolas"/>
          <w:color w:val="242729"/>
          <w:kern w:val="0"/>
          <w:szCs w:val="21"/>
          <w:bdr w:val="none" w:sz="0" w:space="0" w:color="auto" w:frame="1"/>
          <w:shd w:val="clear" w:color="auto" w:fill="EFF0F1"/>
        </w:rPr>
        <w:t>.hashCode()</w:t>
      </w:r>
      <w:r w:rsidRPr="004E25B2">
        <w:rPr>
          <w:rFonts w:eastAsia="SimSun" w:cs="Arial"/>
          <w:color w:val="242729"/>
          <w:kern w:val="0"/>
          <w:szCs w:val="21"/>
        </w:rPr>
        <w:t> on a null object), but null values aren't anything special, they're stored in the map like anything else</w:t>
      </w:r>
    </w:p>
    <w:p w:rsidR="004E25B2" w:rsidRPr="004E25B2" w:rsidRDefault="004E25B2" w:rsidP="008315F6">
      <w:pPr>
        <w:widowControl/>
        <w:shd w:val="clear" w:color="auto" w:fill="FFFFFF"/>
        <w:spacing w:line="293" w:lineRule="atLeast"/>
        <w:ind w:leftChars="600" w:left="1260"/>
        <w:jc w:val="left"/>
        <w:rPr>
          <w:rFonts w:eastAsia="SimSun" w:cs="Arial"/>
          <w:color w:val="242729"/>
          <w:kern w:val="0"/>
          <w:szCs w:val="21"/>
        </w:rPr>
      </w:pPr>
    </w:p>
    <w:p w:rsidR="00473E2A" w:rsidRDefault="00473E2A"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How the HashSet implement </w:t>
      </w:r>
      <w:r w:rsidR="00CC3C58">
        <w:rPr>
          <w:rFonts w:ascii="Arial" w:hAnsi="Arial" w:cs="Arial"/>
          <w:color w:val="222222"/>
          <w:sz w:val="18"/>
          <w:szCs w:val="18"/>
          <w:shd w:val="clear" w:color="auto" w:fill="FFFFFF"/>
        </w:rPr>
        <w:t>internally?</w:t>
      </w:r>
    </w:p>
    <w:p w:rsidR="00473E2A"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80" w:history="1">
        <w:r w:rsidR="00473E2A" w:rsidRPr="00363C00">
          <w:rPr>
            <w:rStyle w:val="Hyperlink"/>
            <w:rFonts w:ascii="Arial" w:hAnsi="Arial" w:cs="Arial"/>
            <w:sz w:val="18"/>
            <w:szCs w:val="18"/>
            <w:shd w:val="clear" w:color="auto" w:fill="FFFFFF"/>
          </w:rPr>
          <w:t>http://java67.blogspot.com/2014/01/how-hashset-is-implemented-or-works-internally-java.html</w:t>
        </w:r>
      </w:hyperlink>
      <w:r w:rsidR="00473E2A">
        <w:rPr>
          <w:rFonts w:ascii="Arial" w:hAnsi="Arial" w:cs="Arial" w:hint="eastAsia"/>
          <w:color w:val="222222"/>
          <w:sz w:val="18"/>
          <w:szCs w:val="18"/>
          <w:shd w:val="clear" w:color="auto" w:fill="FFFFFF"/>
        </w:rPr>
        <w:t xml:space="preserve"> </w:t>
      </w:r>
    </w:p>
    <w:p w:rsidR="00A2060C" w:rsidRDefault="00A2060C" w:rsidP="008315F6">
      <w:pPr>
        <w:ind w:leftChars="300" w:left="630" w:firstLineChars="432" w:firstLine="778"/>
        <w:rPr>
          <w:rFonts w:ascii="Arial" w:hAnsi="Arial" w:cs="Arial"/>
          <w:color w:val="222222"/>
          <w:sz w:val="18"/>
          <w:szCs w:val="18"/>
          <w:shd w:val="clear" w:color="auto" w:fill="FFFFFF"/>
        </w:rPr>
      </w:pPr>
      <w:r w:rsidRPr="00455B49">
        <w:rPr>
          <w:rFonts w:ascii="Arial" w:hAnsi="Arial" w:cs="Arial"/>
          <w:color w:val="222222"/>
          <w:sz w:val="18"/>
          <w:szCs w:val="18"/>
          <w:highlight w:val="yellow"/>
          <w:shd w:val="clear" w:color="auto" w:fill="FFFFFF"/>
        </w:rPr>
        <w:t>HashSet is internally implemented using HashMap in Java</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When you create an object of HashSet in Java, it internally create instance of backup Map with default initial capacity 16 and default lo</w:t>
      </w:r>
      <w:r>
        <w:rPr>
          <w:rFonts w:ascii="Arial" w:hAnsi="Arial" w:cs="Arial"/>
          <w:color w:val="222222"/>
          <w:sz w:val="18"/>
          <w:szCs w:val="18"/>
          <w:shd w:val="clear" w:color="auto" w:fill="FFFFFF"/>
        </w:rPr>
        <w:t>ad factor 0.75 as shown below :</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 xml:space="preserve">  * Constructs a new, empty set; the backing &lt;tt&gt;HashMap&lt;/tt&gt; instance has</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 xml:space="preserve">  * default initial capacity (16) and load factor (0.75).</w:t>
      </w:r>
    </w:p>
    <w:p w:rsidR="00CD0C78" w:rsidRPr="00CD0C78" w:rsidRDefault="00CD0C78" w:rsidP="008315F6">
      <w:pPr>
        <w:ind w:leftChars="670" w:left="1407"/>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  */</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public HashSet() {</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 xml:space="preserve">   map = new HashMap&lt;&gt;();</w:t>
      </w:r>
    </w:p>
    <w:p w:rsidR="00CD0C78" w:rsidRPr="00CD0C78" w:rsidRDefault="00CD0C78" w:rsidP="008315F6">
      <w:pPr>
        <w:ind w:leftChars="670" w:left="1407"/>
        <w:rPr>
          <w:rFonts w:ascii="Arial" w:hAnsi="Arial" w:cs="Arial"/>
          <w:color w:val="222222"/>
          <w:sz w:val="18"/>
          <w:szCs w:val="18"/>
          <w:shd w:val="clear" w:color="auto" w:fill="FFFFFF"/>
        </w:rPr>
      </w:pPr>
      <w:r w:rsidRPr="00CD0C78">
        <w:rPr>
          <w:rFonts w:ascii="Arial" w:hAnsi="Arial" w:cs="Arial"/>
          <w:color w:val="222222"/>
          <w:sz w:val="18"/>
          <w:szCs w:val="18"/>
          <w:shd w:val="clear" w:color="auto" w:fill="FFFFFF"/>
        </w:rPr>
        <w:t>}</w:t>
      </w:r>
    </w:p>
    <w:p w:rsidR="009F08EC" w:rsidRDefault="009F08EC" w:rsidP="008315F6">
      <w:pPr>
        <w:ind w:leftChars="300" w:left="630" w:firstLineChars="432" w:firstLine="778"/>
        <w:rPr>
          <w:rFonts w:ascii="Arial" w:hAnsi="Arial" w:cs="Arial"/>
          <w:color w:val="222222"/>
          <w:sz w:val="18"/>
          <w:szCs w:val="18"/>
          <w:shd w:val="clear" w:color="auto" w:fill="FFFFFF"/>
        </w:rPr>
      </w:pP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9F08EC">
        <w:rPr>
          <w:rFonts w:ascii="Arial" w:hAnsi="Arial" w:cs="Arial"/>
          <w:color w:val="222222"/>
          <w:sz w:val="18"/>
          <w:szCs w:val="18"/>
          <w:shd w:val="clear" w:color="auto" w:fill="FFFFFF"/>
        </w:rPr>
        <w:t>How Object is stored in HashSet</w:t>
      </w:r>
    </w:p>
    <w:p w:rsidR="009F08EC" w:rsidRPr="009F08EC" w:rsidRDefault="009F08EC" w:rsidP="008315F6">
      <w:pPr>
        <w:ind w:leftChars="670" w:left="1407"/>
        <w:rPr>
          <w:rFonts w:ascii="Arial" w:hAnsi="Arial" w:cs="Arial"/>
          <w:color w:val="222222"/>
          <w:sz w:val="18"/>
          <w:szCs w:val="18"/>
          <w:shd w:val="clear" w:color="auto" w:fill="FFFFFF"/>
        </w:rPr>
      </w:pPr>
      <w:r w:rsidRPr="009F08EC">
        <w:rPr>
          <w:rFonts w:ascii="Arial" w:hAnsi="Arial" w:cs="Arial"/>
          <w:color w:val="222222"/>
          <w:sz w:val="18"/>
          <w:szCs w:val="18"/>
          <w:shd w:val="clear" w:color="auto" w:fill="FFFFFF"/>
        </w:rPr>
        <w:t>As you can see below, a call to add(Object) is delegate to put(Key, Value) internally, where Key is the object you have passed and value is another object,  called PRESENT, which is a constant in java.util.HashSet as shown below :</w:t>
      </w: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9F08EC">
        <w:rPr>
          <w:rFonts w:ascii="Arial" w:hAnsi="Arial" w:cs="Arial"/>
          <w:color w:val="222222"/>
          <w:sz w:val="18"/>
          <w:szCs w:val="18"/>
          <w:shd w:val="clear" w:color="auto" w:fill="FFFFFF"/>
        </w:rPr>
        <w:t>private transi</w:t>
      </w:r>
      <w:r>
        <w:rPr>
          <w:rFonts w:ascii="Arial" w:hAnsi="Arial" w:cs="Arial"/>
          <w:color w:val="222222"/>
          <w:sz w:val="18"/>
          <w:szCs w:val="18"/>
          <w:shd w:val="clear" w:color="auto" w:fill="FFFFFF"/>
        </w:rPr>
        <w:t>ent HashMap&lt;E,Object&gt; map</w:t>
      </w:r>
      <w:r>
        <w:rPr>
          <w:rFonts w:ascii="Arial" w:hAnsi="Arial" w:cs="Arial" w:hint="eastAsia"/>
          <w:color w:val="222222"/>
          <w:sz w:val="18"/>
          <w:szCs w:val="18"/>
          <w:shd w:val="clear" w:color="auto" w:fill="FFFFFF"/>
        </w:rPr>
        <w:t>;</w:t>
      </w: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highlight w:val="yellow"/>
          <w:shd w:val="clear" w:color="auto" w:fill="FFFFFF"/>
        </w:rPr>
        <w:t>// Dummy value to associate with an Object in the backing Map</w:t>
      </w: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highlight w:val="yellow"/>
          <w:shd w:val="clear" w:color="auto" w:fill="FFFFFF"/>
        </w:rPr>
        <w:t>private static final Object PRESENT = new Object();</w:t>
      </w: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9F08EC">
        <w:rPr>
          <w:rFonts w:ascii="Arial" w:hAnsi="Arial" w:cs="Arial"/>
          <w:color w:val="222222"/>
          <w:sz w:val="18"/>
          <w:szCs w:val="18"/>
          <w:shd w:val="clear" w:color="auto" w:fill="FFFFFF"/>
        </w:rPr>
        <w:t>public boolean add(E e) {</w:t>
      </w: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9F08EC">
        <w:rPr>
          <w:rFonts w:ascii="Arial" w:hAnsi="Arial" w:cs="Arial"/>
          <w:color w:val="222222"/>
          <w:sz w:val="18"/>
          <w:szCs w:val="18"/>
          <w:shd w:val="clear" w:color="auto" w:fill="FFFFFF"/>
        </w:rPr>
        <w:t xml:space="preserve">   return map.put(e, PRESENT)==null;</w:t>
      </w:r>
    </w:p>
    <w:p w:rsidR="009F08EC" w:rsidRPr="009F08EC" w:rsidRDefault="009F08EC" w:rsidP="008315F6">
      <w:pPr>
        <w:ind w:leftChars="300" w:left="630" w:firstLineChars="432" w:firstLine="778"/>
        <w:rPr>
          <w:rFonts w:ascii="Arial" w:hAnsi="Arial" w:cs="Arial"/>
          <w:color w:val="222222"/>
          <w:sz w:val="18"/>
          <w:szCs w:val="18"/>
          <w:shd w:val="clear" w:color="auto" w:fill="FFFFFF"/>
        </w:rPr>
      </w:pPr>
      <w:r w:rsidRPr="009F08EC">
        <w:rPr>
          <w:rFonts w:ascii="Arial" w:hAnsi="Arial" w:cs="Arial"/>
          <w:color w:val="222222"/>
          <w:sz w:val="18"/>
          <w:szCs w:val="18"/>
          <w:shd w:val="clear" w:color="auto" w:fill="FFFFFF"/>
        </w:rPr>
        <w:t>}</w:t>
      </w:r>
    </w:p>
    <w:p w:rsidR="00A2060C" w:rsidRDefault="00A2060C" w:rsidP="008315F6">
      <w:pPr>
        <w:ind w:leftChars="300" w:left="630" w:firstLineChars="432" w:firstLine="778"/>
        <w:rPr>
          <w:rFonts w:ascii="Arial" w:hAnsi="Arial" w:cs="Arial"/>
          <w:color w:val="222222"/>
          <w:sz w:val="18"/>
          <w:szCs w:val="18"/>
          <w:shd w:val="clear" w:color="auto" w:fill="FFFFFF"/>
        </w:rPr>
      </w:pPr>
    </w:p>
    <w:p w:rsidR="007112C4" w:rsidRDefault="007112C4" w:rsidP="008315F6">
      <w:pPr>
        <w:ind w:leftChars="300" w:left="630" w:firstLineChars="432" w:firstLine="778"/>
        <w:rPr>
          <w:rFonts w:ascii="Arial" w:hAnsi="Arial" w:cs="Arial"/>
          <w:color w:val="222222"/>
          <w:sz w:val="18"/>
          <w:szCs w:val="18"/>
          <w:shd w:val="clear" w:color="auto" w:fill="FFFFFF"/>
        </w:rPr>
      </w:pPr>
      <w:r w:rsidRPr="00C366FB">
        <w:rPr>
          <w:rFonts w:ascii="Arial" w:hAnsi="Arial" w:cs="Arial"/>
          <w:color w:val="222222"/>
          <w:sz w:val="18"/>
          <w:szCs w:val="18"/>
          <w:highlight w:val="yellow"/>
          <w:shd w:val="clear" w:color="auto" w:fill="FFFFFF"/>
        </w:rPr>
        <w:t>How Object is retrieved from HashSet</w:t>
      </w:r>
      <w:r w:rsidR="00C366FB" w:rsidRPr="00C366FB">
        <w:rPr>
          <w:rFonts w:ascii="Arial" w:hAnsi="Arial" w:cs="Arial" w:hint="eastAsia"/>
          <w:color w:val="222222"/>
          <w:sz w:val="18"/>
          <w:szCs w:val="18"/>
          <w:highlight w:val="yellow"/>
          <w:shd w:val="clear" w:color="auto" w:fill="FFFFFF"/>
        </w:rPr>
        <w:t>(</w:t>
      </w:r>
      <w:r w:rsidR="00C366FB" w:rsidRPr="000446FB">
        <w:rPr>
          <w:rFonts w:ascii="Arial" w:hAnsi="Arial" w:cs="Arial" w:hint="eastAsia"/>
          <w:color w:val="222222"/>
          <w:sz w:val="18"/>
          <w:szCs w:val="18"/>
          <w:highlight w:val="cyan"/>
          <w:shd w:val="clear" w:color="auto" w:fill="FFFFFF"/>
        </w:rPr>
        <w:t>Major difference between HashMap</w:t>
      </w:r>
      <w:r w:rsidR="00C366FB" w:rsidRPr="00C366FB">
        <w:rPr>
          <w:rFonts w:ascii="Arial" w:hAnsi="Arial" w:cs="Arial" w:hint="eastAsia"/>
          <w:color w:val="222222"/>
          <w:sz w:val="18"/>
          <w:szCs w:val="18"/>
          <w:highlight w:val="yellow"/>
          <w:shd w:val="clear" w:color="auto" w:fill="FFFFFF"/>
        </w:rPr>
        <w:t>)</w:t>
      </w:r>
    </w:p>
    <w:p w:rsidR="00AC4018" w:rsidRPr="00AC4018" w:rsidRDefault="00AC4018" w:rsidP="008315F6">
      <w:pPr>
        <w:ind w:leftChars="670" w:left="1407"/>
        <w:rPr>
          <w:rFonts w:ascii="Arial" w:hAnsi="Arial" w:cs="Arial"/>
          <w:color w:val="222222"/>
          <w:sz w:val="18"/>
          <w:szCs w:val="18"/>
          <w:shd w:val="clear" w:color="auto" w:fill="FFFFFF"/>
        </w:rPr>
      </w:pPr>
      <w:r w:rsidRPr="0017446C">
        <w:rPr>
          <w:rFonts w:ascii="Arial" w:hAnsi="Arial" w:cs="Arial"/>
          <w:color w:val="222222"/>
          <w:sz w:val="18"/>
          <w:szCs w:val="18"/>
          <w:highlight w:val="magenta"/>
          <w:shd w:val="clear" w:color="auto" w:fill="FFFFFF"/>
        </w:rPr>
        <w:t>Since HashSet doesn't provide any direct method for retrieving object e.g. get(Key key) from HashMap or get(int index) from List, only way to get object from HashSet is via Iterator.</w:t>
      </w:r>
    </w:p>
    <w:p w:rsidR="007112C4" w:rsidRPr="007112C4" w:rsidRDefault="007112C4" w:rsidP="008315F6">
      <w:pPr>
        <w:ind w:leftChars="670" w:left="1407"/>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Now let's see the code for getting iterator for t</w:t>
      </w:r>
      <w:r w:rsidR="00EA1A17">
        <w:rPr>
          <w:rFonts w:ascii="Arial" w:hAnsi="Arial" w:cs="Arial"/>
          <w:color w:val="222222"/>
          <w:sz w:val="18"/>
          <w:szCs w:val="18"/>
          <w:shd w:val="clear" w:color="auto" w:fill="FFFFFF"/>
        </w:rPr>
        <w:t>raversing over HashSet in Java.</w:t>
      </w:r>
      <w:r w:rsidRPr="007112C4">
        <w:rPr>
          <w:rFonts w:ascii="Arial" w:hAnsi="Arial" w:cs="Arial"/>
          <w:color w:val="222222"/>
          <w:sz w:val="18"/>
          <w:szCs w:val="18"/>
          <w:shd w:val="clear" w:color="auto" w:fill="FFFFFF"/>
        </w:rPr>
        <w:t>iterator() method from java.util.HashSet class returns iterator for backup Map returned by map.keySet().iterator() method.</w:t>
      </w:r>
    </w:p>
    <w:p w:rsidR="007112C4" w:rsidRPr="007112C4" w:rsidRDefault="003D3EA0" w:rsidP="008315F6">
      <w:pPr>
        <w:ind w:leftChars="300" w:left="630" w:firstLineChars="432" w:firstLine="778"/>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     </w:t>
      </w:r>
      <w:r w:rsidR="007112C4" w:rsidRPr="007112C4">
        <w:rPr>
          <w:rFonts w:ascii="Arial" w:hAnsi="Arial" w:cs="Arial"/>
          <w:color w:val="222222"/>
          <w:sz w:val="18"/>
          <w:szCs w:val="18"/>
          <w:shd w:val="clear" w:color="auto" w:fill="FFFFFF"/>
        </w:rPr>
        <w:t>/**</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 Returns an iterator </w:t>
      </w:r>
      <w:r w:rsidR="007B7621">
        <w:rPr>
          <w:rFonts w:ascii="Arial" w:hAnsi="Arial" w:cs="Arial"/>
          <w:color w:val="222222"/>
          <w:sz w:val="18"/>
          <w:szCs w:val="18"/>
          <w:shd w:val="clear" w:color="auto" w:fill="FFFFFF"/>
        </w:rPr>
        <w:t xml:space="preserve">over the elements in this set. </w:t>
      </w:r>
      <w:r w:rsidRPr="007112C4">
        <w:rPr>
          <w:rFonts w:ascii="Arial" w:hAnsi="Arial" w:cs="Arial"/>
          <w:color w:val="222222"/>
          <w:sz w:val="18"/>
          <w:szCs w:val="18"/>
          <w:shd w:val="clear" w:color="auto" w:fill="FFFFFF"/>
        </w:rPr>
        <w:t>The elements</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 are returned in no particular order.</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 @return an Iterator over the elements in this set</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lastRenderedPageBreak/>
        <w:t xml:space="preserve">     * @see ConcurrentModificationException</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     */</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public Iterator&lt;E&gt; iterator() {</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w:t>
      </w:r>
      <w:r w:rsidRPr="00CA5020">
        <w:rPr>
          <w:rFonts w:ascii="Arial" w:hAnsi="Arial" w:cs="Arial"/>
          <w:color w:val="222222"/>
          <w:sz w:val="18"/>
          <w:szCs w:val="18"/>
          <w:highlight w:val="cyan"/>
          <w:shd w:val="clear" w:color="auto" w:fill="FFFFFF"/>
        </w:rPr>
        <w:t>return map.keySet().iterator();</w:t>
      </w:r>
    </w:p>
    <w:p w:rsidR="007112C4" w:rsidRPr="007112C4" w:rsidRDefault="007112C4" w:rsidP="008315F6">
      <w:pPr>
        <w:ind w:leftChars="300" w:left="630" w:firstLineChars="432" w:firstLine="778"/>
        <w:rPr>
          <w:rFonts w:ascii="Arial" w:hAnsi="Arial" w:cs="Arial"/>
          <w:color w:val="222222"/>
          <w:sz w:val="18"/>
          <w:szCs w:val="18"/>
          <w:shd w:val="clear" w:color="auto" w:fill="FFFFFF"/>
        </w:rPr>
      </w:pPr>
      <w:r w:rsidRPr="007112C4">
        <w:rPr>
          <w:rFonts w:ascii="Arial" w:hAnsi="Arial" w:cs="Arial"/>
          <w:color w:val="222222"/>
          <w:sz w:val="18"/>
          <w:szCs w:val="18"/>
          <w:shd w:val="clear" w:color="auto" w:fill="FFFFFF"/>
        </w:rPr>
        <w:t xml:space="preserve">    }</w:t>
      </w:r>
    </w:p>
    <w:p w:rsidR="00250243" w:rsidRDefault="00250243" w:rsidP="008315F6">
      <w:pPr>
        <w:pStyle w:val="ListParagraph"/>
        <w:ind w:leftChars="686" w:left="1441" w:firstLineChars="0" w:firstLine="0"/>
        <w:rPr>
          <w:rFonts w:ascii="Arial" w:hAnsi="Arial" w:cs="Arial"/>
          <w:color w:val="222222"/>
          <w:sz w:val="18"/>
          <w:szCs w:val="18"/>
          <w:shd w:val="clear" w:color="auto" w:fill="FFFFFF"/>
        </w:rPr>
      </w:pPr>
    </w:p>
    <w:p w:rsidR="007112C4" w:rsidRPr="008F7F6F" w:rsidRDefault="00C43B45" w:rsidP="008315F6">
      <w:pPr>
        <w:pStyle w:val="ListParagraph"/>
        <w:numPr>
          <w:ilvl w:val="0"/>
          <w:numId w:val="3"/>
        </w:numPr>
        <w:ind w:leftChars="471" w:left="1439" w:firstLineChars="0"/>
        <w:rPr>
          <w:rFonts w:cs="Arial"/>
          <w:color w:val="222222"/>
          <w:szCs w:val="21"/>
          <w:shd w:val="clear" w:color="auto" w:fill="FFFFFF"/>
        </w:rPr>
      </w:pPr>
      <w:r w:rsidRPr="008F7F6F">
        <w:rPr>
          <w:rFonts w:cs="Arial"/>
          <w:color w:val="222222"/>
          <w:szCs w:val="21"/>
          <w:shd w:val="clear" w:color="auto" w:fill="FFFFFF"/>
        </w:rPr>
        <w:t>What is different between set and hashset ?</w:t>
      </w:r>
    </w:p>
    <w:p w:rsidR="00C43B45" w:rsidRPr="008F7F6F" w:rsidRDefault="00BA47EA" w:rsidP="008315F6">
      <w:pPr>
        <w:pStyle w:val="ListParagraph"/>
        <w:ind w:leftChars="686" w:left="1441" w:firstLineChars="0" w:firstLine="0"/>
        <w:rPr>
          <w:rFonts w:cs="Arial"/>
          <w:color w:val="222222"/>
          <w:szCs w:val="21"/>
          <w:shd w:val="clear" w:color="auto" w:fill="FFFFFF"/>
        </w:rPr>
      </w:pPr>
      <w:hyperlink r:id="rId81" w:history="1">
        <w:r w:rsidR="00AA0A16" w:rsidRPr="008F7F6F">
          <w:rPr>
            <w:rStyle w:val="Hyperlink"/>
            <w:rFonts w:cs="Arial"/>
            <w:szCs w:val="21"/>
            <w:shd w:val="clear" w:color="auto" w:fill="FFFFFF"/>
          </w:rPr>
          <w:t>http://stackoverflow.com/questions/5139724/whats-the-difference-between-hashset-and-set</w:t>
        </w:r>
      </w:hyperlink>
      <w:r w:rsidR="00AA0A16" w:rsidRPr="008F7F6F">
        <w:rPr>
          <w:rFonts w:cs="Arial"/>
          <w:color w:val="222222"/>
          <w:szCs w:val="21"/>
          <w:shd w:val="clear" w:color="auto" w:fill="FFFFFF"/>
        </w:rPr>
        <w:t xml:space="preserve"> </w:t>
      </w:r>
    </w:p>
    <w:p w:rsidR="00C43B45" w:rsidRPr="008F7F6F" w:rsidRDefault="00C43B45" w:rsidP="008315F6">
      <w:pPr>
        <w:pStyle w:val="ListParagraph"/>
        <w:ind w:leftChars="686" w:left="1441" w:firstLineChars="0" w:firstLine="0"/>
        <w:rPr>
          <w:rFonts w:cs="Arial"/>
          <w:color w:val="222222"/>
          <w:szCs w:val="21"/>
          <w:shd w:val="clear" w:color="auto" w:fill="FFFFFF"/>
        </w:rPr>
      </w:pPr>
      <w:r w:rsidRPr="008F7F6F">
        <w:rPr>
          <w:rFonts w:cs="Arial"/>
          <w:color w:val="222222"/>
          <w:szCs w:val="21"/>
          <w:shd w:val="clear" w:color="auto" w:fill="FFFFFF"/>
        </w:rPr>
        <w:t>A Set represents a generic "set of values". A TreeSet is a set where the elements are sorted (and thus ordered), a HashSet is a set where the elements are not sorted or ordered.</w:t>
      </w:r>
    </w:p>
    <w:p w:rsidR="00C43B45" w:rsidRPr="008F7F6F" w:rsidRDefault="00C43B45" w:rsidP="008315F6">
      <w:pPr>
        <w:pStyle w:val="ListParagraph"/>
        <w:ind w:leftChars="686" w:left="1441" w:firstLineChars="0" w:firstLine="0"/>
        <w:rPr>
          <w:rFonts w:cs="Arial"/>
          <w:color w:val="222222"/>
          <w:szCs w:val="21"/>
          <w:shd w:val="clear" w:color="auto" w:fill="FFFFFF"/>
        </w:rPr>
      </w:pPr>
      <w:r w:rsidRPr="008F7F6F">
        <w:rPr>
          <w:rFonts w:cs="Arial"/>
          <w:color w:val="222222"/>
          <w:szCs w:val="21"/>
          <w:highlight w:val="yellow"/>
          <w:shd w:val="clear" w:color="auto" w:fill="FFFFFF"/>
        </w:rPr>
        <w:t>A HashSet is typically a lot faster than a TreeSet.</w:t>
      </w:r>
      <w:r w:rsidR="000D33E3" w:rsidRPr="008F7F6F">
        <w:rPr>
          <w:rFonts w:cs="Arial" w:hint="eastAsia"/>
          <w:color w:val="222222"/>
          <w:szCs w:val="21"/>
          <w:shd w:val="clear" w:color="auto" w:fill="FFFFFF"/>
        </w:rPr>
        <w:t xml:space="preserve"> </w:t>
      </w:r>
      <w:r w:rsidRPr="008F7F6F">
        <w:rPr>
          <w:rFonts w:cs="Arial"/>
          <w:color w:val="222222"/>
          <w:szCs w:val="21"/>
          <w:shd w:val="clear" w:color="auto" w:fill="FFFFFF"/>
        </w:rPr>
        <w:t xml:space="preserve">A TreeSet is typically implemented as a red-black tree (See http://en.wikipedia.org/wiki/Red-black_tree - I've not validated the actual implementation of sun/oracle's TreeSet), whereas a HashSet uses Object.hashCode() to create an index in an array. </w:t>
      </w:r>
      <w:r w:rsidRPr="008F7F6F">
        <w:rPr>
          <w:rFonts w:cs="Arial"/>
          <w:color w:val="222222"/>
          <w:szCs w:val="21"/>
          <w:highlight w:val="magenta"/>
          <w:shd w:val="clear" w:color="auto" w:fill="FFFFFF"/>
        </w:rPr>
        <w:t>Access time for a red-black tree is O(log(n)) whereas access time for a HashSet ranges from constant-time to the worst case (every item has the same hashCode) where you can have a linear search time O(n).</w:t>
      </w:r>
    </w:p>
    <w:p w:rsidR="00C43B45" w:rsidRPr="008F7F6F" w:rsidRDefault="00C43B45" w:rsidP="008315F6">
      <w:pPr>
        <w:pStyle w:val="ListParagraph"/>
        <w:ind w:leftChars="686" w:left="1441" w:firstLineChars="0" w:firstLine="0"/>
        <w:rPr>
          <w:rFonts w:ascii="Arial" w:hAnsi="Arial" w:cs="Arial"/>
          <w:color w:val="222222"/>
          <w:szCs w:val="21"/>
          <w:shd w:val="clear" w:color="auto" w:fill="FFFFFF"/>
        </w:rPr>
      </w:pPr>
    </w:p>
    <w:p w:rsidR="00250243" w:rsidRDefault="00250243"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What is difference betwee</w:t>
      </w:r>
      <w:r w:rsidR="00892CBA">
        <w:rPr>
          <w:rFonts w:ascii="Arial" w:hAnsi="Arial" w:cs="Arial" w:hint="eastAsia"/>
          <w:color w:val="222222"/>
          <w:sz w:val="18"/>
          <w:szCs w:val="18"/>
          <w:shd w:val="clear" w:color="auto" w:fill="FFFFFF"/>
        </w:rPr>
        <w:t>n ConcurrentHashMap and Collections.synchronizedMap(Map)</w:t>
      </w:r>
      <w:r>
        <w:rPr>
          <w:rFonts w:ascii="Arial" w:hAnsi="Arial" w:cs="Arial" w:hint="eastAsia"/>
          <w:color w:val="222222"/>
          <w:sz w:val="18"/>
          <w:szCs w:val="18"/>
          <w:shd w:val="clear" w:color="auto" w:fill="FFFFFF"/>
        </w:rPr>
        <w:t>?</w:t>
      </w:r>
    </w:p>
    <w:p w:rsidR="00211113" w:rsidRDefault="00BA47EA" w:rsidP="008315F6">
      <w:pPr>
        <w:ind w:leftChars="644" w:left="1352"/>
        <w:rPr>
          <w:rFonts w:ascii="Arial" w:hAnsi="Arial" w:cs="Arial"/>
          <w:color w:val="222222"/>
          <w:sz w:val="18"/>
          <w:szCs w:val="18"/>
          <w:shd w:val="clear" w:color="auto" w:fill="FFFFFF"/>
        </w:rPr>
      </w:pPr>
      <w:hyperlink r:id="rId82" w:history="1">
        <w:r w:rsidR="00211113" w:rsidRPr="00C42AC5">
          <w:rPr>
            <w:rStyle w:val="Hyperlink"/>
            <w:rFonts w:ascii="Arial" w:hAnsi="Arial" w:cs="Arial"/>
            <w:sz w:val="18"/>
            <w:szCs w:val="18"/>
            <w:shd w:val="clear" w:color="auto" w:fill="FFFFFF"/>
          </w:rPr>
          <w:t>http://stackoverflow.com/questions/510632/whats-the-difference-between-concurrenthashmap-and-collections-synchronizedmap</w:t>
        </w:r>
      </w:hyperlink>
      <w:r w:rsidR="00AA3ECC">
        <w:rPr>
          <w:rFonts w:ascii="Arial" w:hAnsi="Arial" w:cs="Arial" w:hint="eastAsia"/>
          <w:color w:val="222222"/>
          <w:sz w:val="18"/>
          <w:szCs w:val="18"/>
          <w:shd w:val="clear" w:color="auto" w:fill="FFFFFF"/>
        </w:rPr>
        <w:t xml:space="preserve"> </w:t>
      </w:r>
    </w:p>
    <w:p w:rsidR="007E233E" w:rsidRDefault="00BA47EA" w:rsidP="008315F6">
      <w:pPr>
        <w:ind w:leftChars="644" w:left="1352"/>
        <w:rPr>
          <w:rFonts w:ascii="Arial" w:hAnsi="Arial" w:cs="Arial"/>
          <w:color w:val="222222"/>
          <w:sz w:val="18"/>
          <w:szCs w:val="18"/>
          <w:shd w:val="clear" w:color="auto" w:fill="FFFFFF"/>
        </w:rPr>
      </w:pPr>
      <w:hyperlink r:id="rId83" w:history="1">
        <w:r w:rsidR="00211113" w:rsidRPr="00C42AC5">
          <w:rPr>
            <w:rStyle w:val="Hyperlink"/>
            <w:rFonts w:ascii="Arial" w:hAnsi="Arial" w:cs="Arial"/>
            <w:sz w:val="18"/>
            <w:szCs w:val="18"/>
            <w:shd w:val="clear" w:color="auto" w:fill="FFFFFF"/>
          </w:rPr>
          <w:t>http://crunchify.com/hashmap-vs-concurrenthashmap-vs-synchronizedmap-how-a-hashmap-can-be-synchronized-in-java/</w:t>
        </w:r>
      </w:hyperlink>
      <w:r w:rsidR="00211113">
        <w:rPr>
          <w:rFonts w:ascii="Arial" w:hAnsi="Arial" w:cs="Arial" w:hint="eastAsia"/>
          <w:color w:val="222222"/>
          <w:sz w:val="18"/>
          <w:szCs w:val="18"/>
          <w:shd w:val="clear" w:color="auto" w:fill="FFFFFF"/>
        </w:rPr>
        <w:t xml:space="preserve"> </w:t>
      </w:r>
    </w:p>
    <w:p w:rsidR="00CE15D9" w:rsidRDefault="00CE15D9" w:rsidP="008315F6">
      <w:pPr>
        <w:ind w:leftChars="644" w:left="1352"/>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a. </w:t>
      </w:r>
      <w:r w:rsidRPr="00CE15D9">
        <w:rPr>
          <w:rFonts w:ascii="Arial" w:hAnsi="Arial" w:cs="Arial"/>
          <w:color w:val="222222"/>
          <w:sz w:val="18"/>
          <w:szCs w:val="18"/>
          <w:shd w:val="clear" w:color="auto" w:fill="FFFFFF"/>
        </w:rPr>
        <w:t xml:space="preserve">The locking </w:t>
      </w:r>
      <w:r>
        <w:rPr>
          <w:rFonts w:ascii="Arial" w:hAnsi="Arial" w:cs="Arial" w:hint="eastAsia"/>
          <w:color w:val="222222"/>
          <w:sz w:val="18"/>
          <w:szCs w:val="18"/>
          <w:shd w:val="clear" w:color="auto" w:fill="FFFFFF"/>
        </w:rPr>
        <w:t xml:space="preserve">for ConcurrentHashMap </w:t>
      </w:r>
      <w:r w:rsidRPr="00CE15D9">
        <w:rPr>
          <w:rFonts w:ascii="Arial" w:hAnsi="Arial" w:cs="Arial"/>
          <w:color w:val="222222"/>
          <w:sz w:val="18"/>
          <w:szCs w:val="18"/>
          <w:shd w:val="clear" w:color="auto" w:fill="FFFFFF"/>
        </w:rPr>
        <w:t>is at a much finer granul</w:t>
      </w:r>
      <w:r>
        <w:rPr>
          <w:rFonts w:ascii="Arial" w:hAnsi="Arial" w:cs="Arial"/>
          <w:color w:val="222222"/>
          <w:sz w:val="18"/>
          <w:szCs w:val="18"/>
          <w:shd w:val="clear" w:color="auto" w:fill="FFFFFF"/>
        </w:rPr>
        <w:t>arity at a hashmap bucket level</w:t>
      </w:r>
      <w:r>
        <w:rPr>
          <w:rFonts w:ascii="Arial" w:hAnsi="Arial" w:cs="Arial" w:hint="eastAsia"/>
          <w:color w:val="222222"/>
          <w:sz w:val="18"/>
          <w:szCs w:val="18"/>
          <w:shd w:val="clear" w:color="auto" w:fill="FFFFFF"/>
        </w:rPr>
        <w:t>, there is no locking at object level, i</w:t>
      </w:r>
      <w:r w:rsidRPr="00CE15D9">
        <w:rPr>
          <w:rFonts w:ascii="Arial" w:hAnsi="Arial" w:cs="Arial"/>
          <w:color w:val="222222"/>
          <w:sz w:val="18"/>
          <w:szCs w:val="18"/>
          <w:shd w:val="clear" w:color="auto" w:fill="FFFFFF"/>
        </w:rPr>
        <w:t>t is thread safe without synchronizing the whole map</w:t>
      </w:r>
      <w:r>
        <w:rPr>
          <w:rFonts w:ascii="Arial" w:hAnsi="Arial" w:cs="Arial" w:hint="eastAsia"/>
          <w:color w:val="222222"/>
          <w:sz w:val="18"/>
          <w:szCs w:val="18"/>
          <w:shd w:val="clear" w:color="auto" w:fill="FFFFFF"/>
        </w:rPr>
        <w:t xml:space="preserve">, reads can happen very fast while write is done with a lock. </w:t>
      </w:r>
    </w:p>
    <w:p w:rsidR="00CE15D9" w:rsidRDefault="00CE15D9" w:rsidP="008315F6">
      <w:pPr>
        <w:ind w:leftChars="644" w:left="1352"/>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b. The locking for SynchronizedHashMap is at object level, the whole map is under </w:t>
      </w:r>
      <w:r>
        <w:rPr>
          <w:rFonts w:ascii="Arial" w:hAnsi="Arial" w:cs="Arial"/>
          <w:color w:val="222222"/>
          <w:sz w:val="18"/>
          <w:szCs w:val="18"/>
          <w:shd w:val="clear" w:color="auto" w:fill="FFFFFF"/>
        </w:rPr>
        <w:t>synchronization</w:t>
      </w:r>
      <w:r>
        <w:rPr>
          <w:rFonts w:ascii="Arial" w:hAnsi="Arial" w:cs="Arial" w:hint="eastAsia"/>
          <w:color w:val="222222"/>
          <w:sz w:val="18"/>
          <w:szCs w:val="18"/>
          <w:shd w:val="clear" w:color="auto" w:fill="FFFFFF"/>
        </w:rPr>
        <w:t>,</w:t>
      </w:r>
      <w:r w:rsidRPr="00CE15D9">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t</w:t>
      </w:r>
      <w:r w:rsidRPr="00CE15D9">
        <w:rPr>
          <w:rFonts w:ascii="Arial" w:hAnsi="Arial" w:cs="Arial"/>
          <w:color w:val="222222"/>
          <w:sz w:val="18"/>
          <w:szCs w:val="18"/>
          <w:shd w:val="clear" w:color="auto" w:fill="FFFFFF"/>
        </w:rPr>
        <w:t xml:space="preserve">his essentially gives access to only one thread to the entire map </w:t>
      </w:r>
      <w:r>
        <w:rPr>
          <w:rFonts w:ascii="Arial" w:hAnsi="Arial" w:cs="Arial"/>
          <w:color w:val="222222"/>
          <w:sz w:val="18"/>
          <w:szCs w:val="18"/>
          <w:shd w:val="clear" w:color="auto" w:fill="FFFFFF"/>
        </w:rPr>
        <w:t>and blocks all the other threads, every read and writes</w:t>
      </w:r>
      <w:r>
        <w:rPr>
          <w:rFonts w:ascii="Arial" w:hAnsi="Arial" w:cs="Arial" w:hint="eastAsia"/>
          <w:color w:val="222222"/>
          <w:sz w:val="18"/>
          <w:szCs w:val="18"/>
          <w:shd w:val="clear" w:color="auto" w:fill="FFFFFF"/>
        </w:rPr>
        <w:t xml:space="preserve"> operation needs to acquire lock.</w:t>
      </w:r>
    </w:p>
    <w:p w:rsidR="00CE15D9" w:rsidRDefault="00CE15D9" w:rsidP="008315F6">
      <w:pPr>
        <w:ind w:leftChars="644" w:left="1352"/>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c. </w:t>
      </w:r>
      <w:r w:rsidRPr="00CE15D9">
        <w:rPr>
          <w:rFonts w:ascii="Arial" w:hAnsi="Arial" w:cs="Arial"/>
          <w:color w:val="222222"/>
          <w:sz w:val="18"/>
          <w:szCs w:val="18"/>
          <w:shd w:val="clear" w:color="auto" w:fill="FFFFFF"/>
        </w:rPr>
        <w:t>You should use ConcurrentHashMap when you need very hi</w:t>
      </w:r>
      <w:r>
        <w:rPr>
          <w:rFonts w:ascii="Arial" w:hAnsi="Arial" w:cs="Arial"/>
          <w:color w:val="222222"/>
          <w:sz w:val="18"/>
          <w:szCs w:val="18"/>
          <w:shd w:val="clear" w:color="auto" w:fill="FFFFFF"/>
        </w:rPr>
        <w:t>gh concurrency in your project</w:t>
      </w:r>
      <w:r>
        <w:rPr>
          <w:rFonts w:ascii="Arial" w:hAnsi="Arial" w:cs="Arial" w:hint="eastAsia"/>
          <w:color w:val="222222"/>
          <w:sz w:val="18"/>
          <w:szCs w:val="18"/>
          <w:shd w:val="clear" w:color="auto" w:fill="FFFFFF"/>
        </w:rPr>
        <w:t xml:space="preserve">, and performance is critical, </w:t>
      </w:r>
      <w:r w:rsidRPr="00CE15D9">
        <w:rPr>
          <w:rFonts w:ascii="Arial" w:hAnsi="Arial" w:cs="Arial"/>
          <w:color w:val="222222"/>
          <w:sz w:val="18"/>
          <w:szCs w:val="18"/>
          <w:shd w:val="clear" w:color="auto" w:fill="FFFFFF"/>
        </w:rPr>
        <w:t xml:space="preserve">you </w:t>
      </w:r>
      <w:r>
        <w:rPr>
          <w:rFonts w:ascii="Arial" w:hAnsi="Arial" w:cs="Arial" w:hint="eastAsia"/>
          <w:color w:val="222222"/>
          <w:sz w:val="18"/>
          <w:szCs w:val="18"/>
          <w:shd w:val="clear" w:color="auto" w:fill="FFFFFF"/>
        </w:rPr>
        <w:t xml:space="preserve">should use SynchronizedHashMap if </w:t>
      </w:r>
      <w:r w:rsidRPr="00CE15D9">
        <w:rPr>
          <w:rFonts w:ascii="Arial" w:hAnsi="Arial" w:cs="Arial"/>
          <w:color w:val="222222"/>
          <w:sz w:val="18"/>
          <w:szCs w:val="18"/>
          <w:shd w:val="clear" w:color="auto" w:fill="FFFFFF"/>
        </w:rPr>
        <w:t>need to ensure data consistency</w:t>
      </w:r>
    </w:p>
    <w:p w:rsidR="00C8258B" w:rsidRPr="00CE15D9" w:rsidRDefault="00C8258B" w:rsidP="008315F6">
      <w:pPr>
        <w:ind w:leftChars="644" w:left="1352"/>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d. </w:t>
      </w:r>
      <w:r w:rsidRPr="00CE15D9">
        <w:rPr>
          <w:rFonts w:ascii="Arial" w:hAnsi="Arial" w:cs="Arial"/>
          <w:color w:val="222222"/>
          <w:sz w:val="18"/>
          <w:szCs w:val="18"/>
          <w:shd w:val="clear" w:color="auto" w:fill="FFFFFF"/>
        </w:rPr>
        <w:t>ConcurrentHashMap doesn’t throw a ConcurrentModificationException if one thread tries to modify it while another is iterating over it.</w:t>
      </w:r>
      <w:r>
        <w:rPr>
          <w:rFonts w:ascii="Arial" w:hAnsi="Arial" w:cs="Arial" w:hint="eastAsia"/>
          <w:color w:val="222222"/>
          <w:sz w:val="18"/>
          <w:szCs w:val="18"/>
          <w:shd w:val="clear" w:color="auto" w:fill="FFFFFF"/>
        </w:rPr>
        <w:t xml:space="preserve"> </w:t>
      </w:r>
      <w:r w:rsidRPr="00CE15D9">
        <w:rPr>
          <w:rFonts w:ascii="Arial" w:hAnsi="Arial" w:cs="Arial"/>
          <w:color w:val="222222"/>
          <w:sz w:val="18"/>
          <w:szCs w:val="18"/>
          <w:shd w:val="clear" w:color="auto" w:fill="FFFFFF"/>
        </w:rPr>
        <w:t>SynchronizedHashMap returns Iterator, which fails-fast on concurrent modification.</w:t>
      </w:r>
    </w:p>
    <w:p w:rsidR="00CB34D8" w:rsidRPr="00892CBA" w:rsidRDefault="00CB34D8" w:rsidP="008315F6">
      <w:pPr>
        <w:ind w:leftChars="644" w:left="1352"/>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        </w:t>
      </w:r>
    </w:p>
    <w:p w:rsidR="006D29BB" w:rsidRDefault="006D29BB"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Difference between Arraylist vs Linkedlist ?</w:t>
      </w:r>
    </w:p>
    <w:p w:rsidR="00FE4172"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84" w:history="1">
        <w:r w:rsidR="00EC2EA8" w:rsidRPr="00733631">
          <w:rPr>
            <w:rStyle w:val="Hyperlink"/>
            <w:rFonts w:ascii="Arial" w:hAnsi="Arial" w:cs="Arial"/>
            <w:sz w:val="18"/>
            <w:szCs w:val="18"/>
            <w:shd w:val="clear" w:color="auto" w:fill="FFFFFF"/>
          </w:rPr>
          <w:t>http://beginnersbook.com/2013/12/difference-between-arraylist-and-linkedlist-in-java/</w:t>
        </w:r>
      </w:hyperlink>
      <w:r w:rsidR="00EC2EA8">
        <w:rPr>
          <w:rFonts w:ascii="Arial" w:hAnsi="Arial" w:cs="Arial" w:hint="eastAsia"/>
          <w:color w:val="222222"/>
          <w:sz w:val="18"/>
          <w:szCs w:val="18"/>
          <w:shd w:val="clear" w:color="auto" w:fill="FFFFFF"/>
        </w:rPr>
        <w:t xml:space="preserve"> </w:t>
      </w:r>
    </w:p>
    <w:p w:rsidR="00EC2EA8" w:rsidRDefault="002A63D6"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a.</w:t>
      </w:r>
      <w:r w:rsidRPr="002A63D6">
        <w:rPr>
          <w:rFonts w:ascii="Arial" w:hAnsi="Arial" w:cs="Arial"/>
          <w:color w:val="222222"/>
          <w:sz w:val="18"/>
          <w:szCs w:val="18"/>
          <w:highlight w:val="yellow"/>
          <w:shd w:val="clear" w:color="auto" w:fill="FFFFFF"/>
        </w:rPr>
        <w:t>Search:</w:t>
      </w:r>
      <w:r w:rsidRPr="002A63D6">
        <w:rPr>
          <w:rFonts w:ascii="Arial" w:hAnsi="Arial" w:cs="Arial"/>
          <w:color w:val="222222"/>
          <w:sz w:val="18"/>
          <w:szCs w:val="18"/>
          <w:shd w:val="clear" w:color="auto" w:fill="FFFFFF"/>
        </w:rPr>
        <w:t xml:space="preserve"> ArrayList search operation is pretty fast </w:t>
      </w:r>
      <w:r w:rsidR="00812337">
        <w:rPr>
          <w:rFonts w:ascii="Arial" w:hAnsi="Arial" w:cs="Arial" w:hint="eastAsia"/>
          <w:color w:val="222222"/>
          <w:sz w:val="18"/>
          <w:szCs w:val="18"/>
          <w:shd w:val="clear" w:color="auto" w:fill="FFFFFF"/>
        </w:rPr>
        <w:t>than</w:t>
      </w:r>
      <w:r w:rsidRPr="002A63D6">
        <w:rPr>
          <w:rFonts w:ascii="Arial" w:hAnsi="Arial" w:cs="Arial"/>
          <w:color w:val="222222"/>
          <w:sz w:val="18"/>
          <w:szCs w:val="18"/>
          <w:shd w:val="clear" w:color="auto" w:fill="FFFFFF"/>
        </w:rPr>
        <w:t xml:space="preserve"> LinkedList. </w:t>
      </w:r>
      <w:r w:rsidRPr="00812337">
        <w:rPr>
          <w:rFonts w:ascii="Arial" w:hAnsi="Arial" w:cs="Arial"/>
          <w:color w:val="222222"/>
          <w:sz w:val="18"/>
          <w:szCs w:val="18"/>
          <w:highlight w:val="green"/>
          <w:shd w:val="clear" w:color="auto" w:fill="FFFFFF"/>
        </w:rPr>
        <w:t>get(int index)</w:t>
      </w:r>
      <w:r w:rsidRPr="002A63D6">
        <w:rPr>
          <w:rFonts w:ascii="Arial" w:hAnsi="Arial" w:cs="Arial"/>
          <w:color w:val="222222"/>
          <w:sz w:val="18"/>
          <w:szCs w:val="18"/>
          <w:shd w:val="clear" w:color="auto" w:fill="FFFFFF"/>
        </w:rPr>
        <w:t xml:space="preserve"> in ArrayList </w:t>
      </w:r>
      <w:r>
        <w:rPr>
          <w:rFonts w:ascii="Arial" w:hAnsi="Arial" w:cs="Arial" w:hint="eastAsia"/>
          <w:color w:val="222222"/>
          <w:sz w:val="18"/>
          <w:szCs w:val="18"/>
          <w:shd w:val="clear" w:color="auto" w:fill="FFFFFF"/>
        </w:rPr>
        <w:t xml:space="preserve">= </w:t>
      </w:r>
      <w:r w:rsidRPr="002A63D6">
        <w:rPr>
          <w:rFonts w:ascii="Arial" w:hAnsi="Arial" w:cs="Arial"/>
          <w:color w:val="222222"/>
          <w:sz w:val="18"/>
          <w:szCs w:val="18"/>
          <w:shd w:val="clear" w:color="auto" w:fill="FFFFFF"/>
        </w:rPr>
        <w:t>O(1)</w:t>
      </w:r>
      <w:r>
        <w:rPr>
          <w:rFonts w:ascii="Arial" w:hAnsi="Arial" w:cs="Arial" w:hint="eastAsia"/>
          <w:color w:val="222222"/>
          <w:sz w:val="18"/>
          <w:szCs w:val="18"/>
          <w:shd w:val="clear" w:color="auto" w:fill="FFFFFF"/>
        </w:rPr>
        <w:t>, but</w:t>
      </w:r>
      <w:r w:rsidRPr="002A63D6">
        <w:rPr>
          <w:rFonts w:ascii="Arial" w:hAnsi="Arial" w:cs="Arial"/>
          <w:color w:val="222222"/>
          <w:sz w:val="18"/>
          <w:szCs w:val="18"/>
          <w:shd w:val="clear" w:color="auto" w:fill="FFFFFF"/>
        </w:rPr>
        <w:t xml:space="preserve"> LinkedList</w:t>
      </w:r>
      <w:r>
        <w:rPr>
          <w:rFonts w:ascii="Arial" w:hAnsi="Arial" w:cs="Arial" w:hint="eastAsia"/>
          <w:color w:val="222222"/>
          <w:sz w:val="18"/>
          <w:szCs w:val="18"/>
          <w:shd w:val="clear" w:color="auto" w:fill="FFFFFF"/>
        </w:rPr>
        <w:t xml:space="preserve"> =</w:t>
      </w:r>
      <w:r w:rsidRPr="002A63D6">
        <w:rPr>
          <w:rFonts w:ascii="Arial" w:hAnsi="Arial" w:cs="Arial"/>
          <w:color w:val="222222"/>
          <w:sz w:val="18"/>
          <w:szCs w:val="18"/>
          <w:shd w:val="clear" w:color="auto" w:fill="FFFFFF"/>
        </w:rPr>
        <w:t xml:space="preserve"> O(n).</w:t>
      </w:r>
      <w:r w:rsidR="00812337">
        <w:rPr>
          <w:rFonts w:ascii="Arial" w:hAnsi="Arial" w:cs="Arial" w:hint="eastAsia"/>
          <w:color w:val="222222"/>
          <w:sz w:val="18"/>
          <w:szCs w:val="18"/>
          <w:shd w:val="clear" w:color="auto" w:fill="FFFFFF"/>
        </w:rPr>
        <w:t xml:space="preserve"> </w:t>
      </w:r>
      <w:r w:rsidR="00812337" w:rsidRPr="00812337">
        <w:rPr>
          <w:rFonts w:ascii="Arial" w:hAnsi="Arial" w:cs="Arial"/>
          <w:color w:val="222222"/>
          <w:sz w:val="18"/>
          <w:szCs w:val="18"/>
          <w:shd w:val="clear" w:color="auto" w:fill="FFFFFF"/>
        </w:rPr>
        <w:t xml:space="preserve">Reason: ArrayList maintains index based </w:t>
      </w:r>
      <w:r w:rsidR="00812337" w:rsidRPr="00812337">
        <w:rPr>
          <w:rFonts w:ascii="Arial" w:hAnsi="Arial" w:cs="Arial"/>
          <w:color w:val="222222"/>
          <w:sz w:val="18"/>
          <w:szCs w:val="18"/>
          <w:shd w:val="clear" w:color="auto" w:fill="FFFFFF"/>
        </w:rPr>
        <w:lastRenderedPageBreak/>
        <w:t xml:space="preserve">system for its elements as </w:t>
      </w:r>
      <w:r w:rsidR="00812337" w:rsidRPr="00812337">
        <w:rPr>
          <w:rFonts w:ascii="Arial" w:hAnsi="Arial" w:cs="Arial"/>
          <w:color w:val="222222"/>
          <w:sz w:val="18"/>
          <w:szCs w:val="18"/>
          <w:highlight w:val="green"/>
          <w:shd w:val="clear" w:color="auto" w:fill="FFFFFF"/>
        </w:rPr>
        <w:t>it uses array data structure</w:t>
      </w:r>
      <w:r w:rsidR="00812337" w:rsidRPr="00812337">
        <w:rPr>
          <w:rFonts w:ascii="Arial" w:hAnsi="Arial" w:cs="Arial"/>
          <w:color w:val="222222"/>
          <w:sz w:val="18"/>
          <w:szCs w:val="18"/>
          <w:shd w:val="clear" w:color="auto" w:fill="FFFFFF"/>
        </w:rPr>
        <w:t xml:space="preserve"> implicitly which makes it faster for searching an element in the list. On the other side LinkedList implements </w:t>
      </w:r>
      <w:r w:rsidR="00812337" w:rsidRPr="00812337">
        <w:rPr>
          <w:rFonts w:ascii="Arial" w:hAnsi="Arial" w:cs="Arial"/>
          <w:color w:val="222222"/>
          <w:sz w:val="18"/>
          <w:szCs w:val="18"/>
          <w:highlight w:val="cyan"/>
          <w:shd w:val="clear" w:color="auto" w:fill="FFFFFF"/>
        </w:rPr>
        <w:t>doubly linked list</w:t>
      </w:r>
      <w:r w:rsidR="00812337" w:rsidRPr="00812337">
        <w:rPr>
          <w:rFonts w:ascii="Arial" w:hAnsi="Arial" w:cs="Arial"/>
          <w:color w:val="222222"/>
          <w:sz w:val="18"/>
          <w:szCs w:val="18"/>
          <w:shd w:val="clear" w:color="auto" w:fill="FFFFFF"/>
        </w:rPr>
        <w:t xml:space="preserve"> which requires the traversal through all the elements for searching an element.</w:t>
      </w:r>
    </w:p>
    <w:p w:rsidR="002A63D6" w:rsidRPr="00812337" w:rsidRDefault="002A63D6" w:rsidP="008315F6">
      <w:pPr>
        <w:ind w:leftChars="300" w:left="630"/>
        <w:rPr>
          <w:rFonts w:ascii="Arial" w:hAnsi="Arial" w:cs="Arial"/>
          <w:color w:val="222222"/>
          <w:sz w:val="18"/>
          <w:szCs w:val="18"/>
          <w:shd w:val="clear" w:color="auto" w:fill="FFFFFF"/>
        </w:rPr>
      </w:pPr>
    </w:p>
    <w:p w:rsidR="00DD39B1" w:rsidRDefault="002A63D6"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b</w:t>
      </w:r>
      <w:r>
        <w:rPr>
          <w:rFonts w:ascii="Arial" w:hAnsi="Arial" w:cs="Arial" w:hint="eastAsia"/>
          <w:color w:val="222222"/>
          <w:sz w:val="18"/>
          <w:szCs w:val="18"/>
          <w:shd w:val="clear" w:color="auto" w:fill="FFFFFF"/>
        </w:rPr>
        <w:t>.</w:t>
      </w:r>
      <w:r w:rsidR="00BB5D15" w:rsidRPr="00BB5D15">
        <w:t xml:space="preserve"> </w:t>
      </w:r>
      <w:r w:rsidR="00BB5D15" w:rsidRPr="00BB5D15">
        <w:rPr>
          <w:rFonts w:ascii="Arial" w:hAnsi="Arial" w:cs="Arial"/>
          <w:color w:val="222222"/>
          <w:sz w:val="18"/>
          <w:szCs w:val="18"/>
          <w:highlight w:val="yellow"/>
          <w:shd w:val="clear" w:color="auto" w:fill="FFFFFF"/>
        </w:rPr>
        <w:t>Deletio</w:t>
      </w:r>
      <w:r w:rsidR="00BB5D15">
        <w:rPr>
          <w:rFonts w:ascii="Arial" w:hAnsi="Arial" w:cs="Arial" w:hint="eastAsia"/>
          <w:color w:val="222222"/>
          <w:sz w:val="18"/>
          <w:szCs w:val="18"/>
          <w:highlight w:val="yellow"/>
          <w:shd w:val="clear" w:color="auto" w:fill="FFFFFF"/>
        </w:rPr>
        <w:t>n / Insert</w:t>
      </w:r>
      <w:r w:rsidR="00BB5D15" w:rsidRPr="00BB5D15">
        <w:rPr>
          <w:rFonts w:ascii="Arial" w:hAnsi="Arial" w:cs="Arial"/>
          <w:color w:val="222222"/>
          <w:sz w:val="18"/>
          <w:szCs w:val="18"/>
          <w:shd w:val="clear" w:color="auto" w:fill="FFFFFF"/>
        </w:rPr>
        <w:t xml:space="preserve">: LinkedList </w:t>
      </w:r>
      <w:r w:rsidR="00BB5D15">
        <w:rPr>
          <w:rFonts w:ascii="Arial" w:hAnsi="Arial" w:cs="Arial" w:hint="eastAsia"/>
          <w:color w:val="222222"/>
          <w:sz w:val="18"/>
          <w:szCs w:val="18"/>
          <w:shd w:val="clear" w:color="auto" w:fill="FFFFFF"/>
        </w:rPr>
        <w:t>=</w:t>
      </w:r>
      <w:r w:rsidR="00BB5D15">
        <w:rPr>
          <w:rFonts w:ascii="Arial" w:hAnsi="Arial" w:cs="Arial"/>
          <w:color w:val="222222"/>
          <w:sz w:val="18"/>
          <w:szCs w:val="18"/>
          <w:shd w:val="clear" w:color="auto" w:fill="FFFFFF"/>
        </w:rPr>
        <w:t xml:space="preserve"> O(1)</w:t>
      </w:r>
      <w:r w:rsidR="00BB5D15">
        <w:rPr>
          <w:rFonts w:ascii="Arial" w:hAnsi="Arial" w:cs="Arial" w:hint="eastAsia"/>
          <w:color w:val="222222"/>
          <w:sz w:val="18"/>
          <w:szCs w:val="18"/>
          <w:shd w:val="clear" w:color="auto" w:fill="FFFFFF"/>
        </w:rPr>
        <w:t>, but</w:t>
      </w:r>
      <w:r w:rsidR="00BB5D15" w:rsidRPr="00BB5D15">
        <w:rPr>
          <w:rFonts w:ascii="Arial" w:hAnsi="Arial" w:cs="Arial"/>
          <w:color w:val="222222"/>
          <w:sz w:val="18"/>
          <w:szCs w:val="18"/>
          <w:shd w:val="clear" w:color="auto" w:fill="FFFFFF"/>
        </w:rPr>
        <w:t xml:space="preserve"> ArrayList </w:t>
      </w:r>
      <w:r w:rsidR="00BB5D15">
        <w:rPr>
          <w:rFonts w:ascii="Arial" w:hAnsi="Arial" w:cs="Arial" w:hint="eastAsia"/>
          <w:color w:val="222222"/>
          <w:sz w:val="18"/>
          <w:szCs w:val="18"/>
          <w:shd w:val="clear" w:color="auto" w:fill="FFFFFF"/>
        </w:rPr>
        <w:t xml:space="preserve">= </w:t>
      </w:r>
      <w:r w:rsidR="00BB5D15" w:rsidRPr="00BB5D15">
        <w:rPr>
          <w:rFonts w:ascii="Arial" w:hAnsi="Arial" w:cs="Arial"/>
          <w:color w:val="222222"/>
          <w:sz w:val="18"/>
          <w:szCs w:val="18"/>
          <w:shd w:val="clear" w:color="auto" w:fill="FFFFFF"/>
        </w:rPr>
        <w:t xml:space="preserve">O(n) in </w:t>
      </w:r>
      <w:r w:rsidR="00BB5D15" w:rsidRPr="00BB5D15">
        <w:rPr>
          <w:rFonts w:ascii="Arial" w:hAnsi="Arial" w:cs="Arial"/>
          <w:color w:val="222222"/>
          <w:sz w:val="18"/>
          <w:szCs w:val="18"/>
          <w:highlight w:val="magenta"/>
          <w:shd w:val="clear" w:color="auto" w:fill="FFFFFF"/>
        </w:rPr>
        <w:t>worst case</w:t>
      </w:r>
      <w:r w:rsidR="00BB5D15" w:rsidRPr="00BB5D15">
        <w:rPr>
          <w:rFonts w:ascii="Arial" w:hAnsi="Arial" w:cs="Arial"/>
          <w:color w:val="222222"/>
          <w:sz w:val="18"/>
          <w:szCs w:val="18"/>
          <w:shd w:val="clear" w:color="auto" w:fill="FFFFFF"/>
        </w:rPr>
        <w:t xml:space="preserve"> (</w:t>
      </w:r>
      <w:r w:rsidR="00BB5D15" w:rsidRPr="00BB5D15">
        <w:rPr>
          <w:rFonts w:ascii="Arial" w:hAnsi="Arial" w:cs="Arial"/>
          <w:color w:val="222222"/>
          <w:sz w:val="18"/>
          <w:szCs w:val="18"/>
          <w:highlight w:val="cyan"/>
          <w:shd w:val="clear" w:color="auto" w:fill="FFFFFF"/>
        </w:rPr>
        <w:t>while removing</w:t>
      </w:r>
      <w:r w:rsidR="00D23105">
        <w:rPr>
          <w:rFonts w:ascii="Arial" w:hAnsi="Arial" w:cs="Arial" w:hint="eastAsia"/>
          <w:color w:val="222222"/>
          <w:sz w:val="18"/>
          <w:szCs w:val="18"/>
          <w:highlight w:val="cyan"/>
          <w:shd w:val="clear" w:color="auto" w:fill="FFFFFF"/>
        </w:rPr>
        <w:t xml:space="preserve"> or adding</w:t>
      </w:r>
      <w:r w:rsidR="00BB5D15" w:rsidRPr="00BB5D15">
        <w:rPr>
          <w:rFonts w:ascii="Arial" w:hAnsi="Arial" w:cs="Arial"/>
          <w:color w:val="222222"/>
          <w:sz w:val="18"/>
          <w:szCs w:val="18"/>
          <w:highlight w:val="cyan"/>
          <w:shd w:val="clear" w:color="auto" w:fill="FFFFFF"/>
        </w:rPr>
        <w:t xml:space="preserve"> first elemen</w:t>
      </w:r>
      <w:r w:rsidR="00D23105">
        <w:rPr>
          <w:rFonts w:ascii="Arial" w:hAnsi="Arial" w:cs="Arial" w:hint="eastAsia"/>
          <w:color w:val="222222"/>
          <w:sz w:val="18"/>
          <w:szCs w:val="18"/>
          <w:highlight w:val="cyan"/>
          <w:shd w:val="clear" w:color="auto" w:fill="FFFFFF"/>
        </w:rPr>
        <w:t>t</w:t>
      </w:r>
      <w:r w:rsidR="00BB5D15" w:rsidRPr="00BB5D15">
        <w:rPr>
          <w:rFonts w:ascii="Arial" w:hAnsi="Arial" w:cs="Arial"/>
          <w:color w:val="222222"/>
          <w:sz w:val="18"/>
          <w:szCs w:val="18"/>
          <w:shd w:val="clear" w:color="auto" w:fill="FFFFFF"/>
        </w:rPr>
        <w:t>) and O(1) in best case (</w:t>
      </w:r>
      <w:r w:rsidR="00BB5D15" w:rsidRPr="00BB5D15">
        <w:rPr>
          <w:rFonts w:ascii="Arial" w:hAnsi="Arial" w:cs="Arial"/>
          <w:color w:val="222222"/>
          <w:sz w:val="18"/>
          <w:szCs w:val="18"/>
          <w:highlight w:val="cyan"/>
          <w:shd w:val="clear" w:color="auto" w:fill="FFFFFF"/>
        </w:rPr>
        <w:t>While removing</w:t>
      </w:r>
      <w:r w:rsidR="00D23105">
        <w:rPr>
          <w:rFonts w:ascii="Arial" w:hAnsi="Arial" w:cs="Arial" w:hint="eastAsia"/>
          <w:color w:val="222222"/>
          <w:sz w:val="18"/>
          <w:szCs w:val="18"/>
          <w:highlight w:val="cyan"/>
          <w:shd w:val="clear" w:color="auto" w:fill="FFFFFF"/>
        </w:rPr>
        <w:t xml:space="preserve"> or adding</w:t>
      </w:r>
      <w:r w:rsidR="00BB5D15" w:rsidRPr="00BB5D15">
        <w:rPr>
          <w:rFonts w:ascii="Arial" w:hAnsi="Arial" w:cs="Arial"/>
          <w:color w:val="222222"/>
          <w:sz w:val="18"/>
          <w:szCs w:val="18"/>
          <w:highlight w:val="cyan"/>
          <w:shd w:val="clear" w:color="auto" w:fill="FFFFFF"/>
        </w:rPr>
        <w:t xml:space="preserve"> last element</w:t>
      </w:r>
      <w:r w:rsidR="00BB5D15" w:rsidRPr="00BB5D15">
        <w:rPr>
          <w:rFonts w:ascii="Arial" w:hAnsi="Arial" w:cs="Arial"/>
          <w:color w:val="222222"/>
          <w:sz w:val="18"/>
          <w:szCs w:val="18"/>
          <w:shd w:val="clear" w:color="auto" w:fill="FFFFFF"/>
        </w:rPr>
        <w:t>).</w:t>
      </w:r>
      <w:r w:rsidR="00BB5D15">
        <w:rPr>
          <w:rFonts w:ascii="Arial" w:hAnsi="Arial" w:cs="Arial" w:hint="eastAsia"/>
          <w:color w:val="222222"/>
          <w:sz w:val="18"/>
          <w:szCs w:val="18"/>
          <w:shd w:val="clear" w:color="auto" w:fill="FFFFFF"/>
        </w:rPr>
        <w:t xml:space="preserve"> </w:t>
      </w:r>
      <w:r w:rsidR="00BB5D15" w:rsidRPr="00BB5D15">
        <w:rPr>
          <w:rFonts w:ascii="Arial" w:hAnsi="Arial" w:cs="Arial"/>
          <w:color w:val="222222"/>
          <w:sz w:val="18"/>
          <w:szCs w:val="18"/>
          <w:shd w:val="clear" w:color="auto" w:fill="FFFFFF"/>
        </w:rPr>
        <w:t xml:space="preserve">Reason: </w:t>
      </w:r>
      <w:r w:rsidR="00BB5D15" w:rsidRPr="00BB5D15">
        <w:rPr>
          <w:rFonts w:ascii="Arial" w:hAnsi="Arial" w:cs="Arial"/>
          <w:color w:val="222222"/>
          <w:sz w:val="18"/>
          <w:szCs w:val="18"/>
          <w:highlight w:val="green"/>
          <w:shd w:val="clear" w:color="auto" w:fill="FFFFFF"/>
        </w:rPr>
        <w:t>LinkedList’s each element maintains two pointers (addresses) which points to the both neighbor elements in the list. Hence removal only requires change in the pointer location in the two neighbor nodes (elements) of the node which is going to be removed.</w:t>
      </w:r>
      <w:r w:rsidR="00BB5D15" w:rsidRPr="00BB5D15">
        <w:rPr>
          <w:rFonts w:ascii="Arial" w:hAnsi="Arial" w:cs="Arial"/>
          <w:color w:val="222222"/>
          <w:sz w:val="18"/>
          <w:szCs w:val="18"/>
          <w:shd w:val="clear" w:color="auto" w:fill="FFFFFF"/>
        </w:rPr>
        <w:t xml:space="preserve"> </w:t>
      </w:r>
      <w:r w:rsidR="00BB5D15" w:rsidRPr="00BB5D15">
        <w:rPr>
          <w:rFonts w:ascii="Arial" w:hAnsi="Arial" w:cs="Arial"/>
          <w:color w:val="222222"/>
          <w:sz w:val="18"/>
          <w:szCs w:val="18"/>
          <w:highlight w:val="magenta"/>
          <w:shd w:val="clear" w:color="auto" w:fill="FFFFFF"/>
        </w:rPr>
        <w:t>While In ArrayList all the elements need to be shifted to fill out the space created by removed element</w:t>
      </w:r>
      <w:r w:rsidR="00BB5D15" w:rsidRPr="00BB5D15">
        <w:rPr>
          <w:rFonts w:ascii="Arial" w:hAnsi="Arial" w:cs="Arial"/>
          <w:color w:val="222222"/>
          <w:sz w:val="18"/>
          <w:szCs w:val="18"/>
          <w:shd w:val="clear" w:color="auto" w:fill="FFFFFF"/>
        </w:rPr>
        <w:t>.</w:t>
      </w:r>
    </w:p>
    <w:p w:rsidR="00DD39B1" w:rsidRDefault="00DD39B1" w:rsidP="008315F6">
      <w:pPr>
        <w:pStyle w:val="ListParagraph"/>
        <w:ind w:leftChars="686" w:left="1441" w:firstLineChars="0" w:firstLine="0"/>
        <w:rPr>
          <w:rFonts w:ascii="Arial" w:hAnsi="Arial" w:cs="Arial"/>
          <w:color w:val="222222"/>
          <w:sz w:val="18"/>
          <w:szCs w:val="18"/>
          <w:shd w:val="clear" w:color="auto" w:fill="FFFFFF"/>
        </w:rPr>
      </w:pPr>
    </w:p>
    <w:p w:rsidR="002A63D6" w:rsidRDefault="00DD39B1" w:rsidP="008315F6">
      <w:pPr>
        <w:pStyle w:val="ListParagraph"/>
        <w:ind w:leftChars="686" w:left="1441" w:firstLineChars="0" w:firstLine="0"/>
        <w:rPr>
          <w:rFonts w:cs="Arial"/>
          <w:color w:val="222222"/>
          <w:szCs w:val="21"/>
          <w:shd w:val="clear" w:color="auto" w:fill="FFFFFF"/>
        </w:rPr>
      </w:pPr>
      <w:r w:rsidRPr="00DD39B1">
        <w:rPr>
          <w:rFonts w:cs="Arial"/>
          <w:color w:val="222222"/>
          <w:szCs w:val="21"/>
          <w:shd w:val="clear" w:color="auto" w:fill="FFFFFF"/>
        </w:rPr>
        <w:t xml:space="preserve">c. </w:t>
      </w:r>
      <w:r w:rsidRPr="00DD39B1">
        <w:rPr>
          <w:rFonts w:cs="Arial"/>
          <w:color w:val="222222"/>
          <w:szCs w:val="21"/>
          <w:highlight w:val="yellow"/>
          <w:shd w:val="clear" w:color="auto" w:fill="FFFFFF"/>
        </w:rPr>
        <w:t>Memory Overhead</w:t>
      </w:r>
      <w:r w:rsidRPr="00DD39B1">
        <w:rPr>
          <w:rFonts w:cs="Arial"/>
          <w:color w:val="222222"/>
          <w:szCs w:val="21"/>
          <w:shd w:val="clear" w:color="auto" w:fill="FFFFFF"/>
        </w:rPr>
        <w:t>: ArrayList maintains indexes and element data while LinkedList maintains element data and two pointers for neighbor nodes hence the memory consumption is high in LinkedList comparatively.</w:t>
      </w:r>
      <w:r w:rsidR="002A63D6" w:rsidRPr="00DD39B1">
        <w:rPr>
          <w:rFonts w:cs="Arial"/>
          <w:color w:val="222222"/>
          <w:szCs w:val="21"/>
          <w:shd w:val="clear" w:color="auto" w:fill="FFFFFF"/>
        </w:rPr>
        <w:t xml:space="preserve"> </w:t>
      </w:r>
    </w:p>
    <w:p w:rsidR="005C6378" w:rsidRDefault="005C6378" w:rsidP="008315F6">
      <w:pPr>
        <w:pStyle w:val="ListParagraph"/>
        <w:ind w:leftChars="686" w:left="1441" w:firstLineChars="0" w:firstLine="0"/>
        <w:rPr>
          <w:rFonts w:cs="Arial"/>
          <w:color w:val="222222"/>
          <w:szCs w:val="21"/>
          <w:shd w:val="clear" w:color="auto" w:fill="FFFFFF"/>
        </w:rPr>
      </w:pPr>
    </w:p>
    <w:p w:rsidR="005C6378" w:rsidRDefault="005C6378" w:rsidP="008315F6">
      <w:pPr>
        <w:pStyle w:val="ListParagraph"/>
        <w:ind w:leftChars="686" w:left="1441" w:firstLineChars="0" w:firstLine="0"/>
        <w:rPr>
          <w:rFonts w:cs="Arial"/>
          <w:color w:val="222222"/>
          <w:szCs w:val="21"/>
          <w:shd w:val="clear" w:color="auto" w:fill="FFFFFF"/>
        </w:rPr>
      </w:pPr>
      <w:r>
        <w:rPr>
          <w:rFonts w:cs="Arial" w:hint="eastAsia"/>
          <w:color w:val="222222"/>
          <w:szCs w:val="21"/>
          <w:shd w:val="clear" w:color="auto" w:fill="FFFFFF"/>
        </w:rPr>
        <w:t xml:space="preserve">d. </w:t>
      </w:r>
      <w:r w:rsidRPr="005C6378">
        <w:rPr>
          <w:rFonts w:cs="Arial" w:hint="eastAsia"/>
          <w:color w:val="222222"/>
          <w:szCs w:val="21"/>
          <w:highlight w:val="yellow"/>
          <w:shd w:val="clear" w:color="auto" w:fill="FFFFFF"/>
        </w:rPr>
        <w:t>When to use Arraylist or Linkedlist ?</w:t>
      </w:r>
    </w:p>
    <w:p w:rsidR="005C6378" w:rsidRDefault="000A2C24" w:rsidP="008315F6">
      <w:pPr>
        <w:pStyle w:val="ListParagraph"/>
        <w:ind w:leftChars="836" w:left="1756" w:firstLineChars="0" w:firstLine="0"/>
        <w:rPr>
          <w:rFonts w:cs="Arial"/>
          <w:color w:val="222222"/>
          <w:szCs w:val="21"/>
          <w:shd w:val="clear" w:color="auto" w:fill="FFFFFF"/>
        </w:rPr>
      </w:pPr>
      <w:r>
        <w:rPr>
          <w:rFonts w:cs="Arial" w:hint="eastAsia"/>
          <w:color w:val="222222"/>
          <w:szCs w:val="21"/>
          <w:shd w:val="clear" w:color="auto" w:fill="FFFFFF"/>
        </w:rPr>
        <w:t>A</w:t>
      </w:r>
      <w:r w:rsidRPr="000A2C24">
        <w:rPr>
          <w:rFonts w:cs="Arial"/>
          <w:color w:val="222222"/>
          <w:szCs w:val="21"/>
          <w:shd w:val="clear" w:color="auto" w:fill="FFFFFF"/>
        </w:rPr>
        <w:t xml:space="preserve"> requirement of frequent addition and deletion in application then LinkedList is a best choice</w:t>
      </w:r>
      <w:r>
        <w:rPr>
          <w:rFonts w:cs="Arial" w:hint="eastAsia"/>
          <w:color w:val="222222"/>
          <w:szCs w:val="21"/>
          <w:shd w:val="clear" w:color="auto" w:fill="FFFFFF"/>
        </w:rPr>
        <w:t xml:space="preserve">, </w:t>
      </w:r>
      <w:r w:rsidRPr="000A2C24">
        <w:rPr>
          <w:rFonts w:cs="Arial"/>
          <w:color w:val="222222"/>
          <w:szCs w:val="21"/>
          <w:shd w:val="clear" w:color="auto" w:fill="FFFFFF"/>
        </w:rPr>
        <w:t>less add and remove operations and more search operations requirement, ArrayList would be your best bet.</w:t>
      </w:r>
    </w:p>
    <w:p w:rsidR="009F7D3A" w:rsidRDefault="009F7D3A" w:rsidP="008315F6">
      <w:pPr>
        <w:pStyle w:val="ListParagraph"/>
        <w:ind w:leftChars="686" w:left="1441" w:firstLineChars="0" w:firstLine="0"/>
        <w:rPr>
          <w:rFonts w:cs="Arial"/>
          <w:color w:val="222222"/>
          <w:szCs w:val="21"/>
          <w:shd w:val="clear" w:color="auto" w:fill="FFFFFF"/>
        </w:rPr>
      </w:pPr>
    </w:p>
    <w:p w:rsidR="009F7D3A" w:rsidRDefault="005C6378" w:rsidP="008315F6">
      <w:pPr>
        <w:pStyle w:val="ListParagraph"/>
        <w:ind w:leftChars="686" w:left="1441" w:firstLineChars="0" w:firstLine="0"/>
        <w:rPr>
          <w:rFonts w:cs="Arial"/>
          <w:color w:val="222222"/>
          <w:szCs w:val="21"/>
          <w:shd w:val="clear" w:color="auto" w:fill="FFFFFF"/>
        </w:rPr>
      </w:pPr>
      <w:r>
        <w:rPr>
          <w:rFonts w:cs="Arial" w:hint="eastAsia"/>
          <w:color w:val="222222"/>
          <w:szCs w:val="21"/>
          <w:shd w:val="clear" w:color="auto" w:fill="FFFFFF"/>
        </w:rPr>
        <w:t>e</w:t>
      </w:r>
      <w:r w:rsidR="009F7D3A">
        <w:rPr>
          <w:rFonts w:cs="Arial" w:hint="eastAsia"/>
          <w:color w:val="222222"/>
          <w:szCs w:val="21"/>
          <w:shd w:val="clear" w:color="auto" w:fill="FFFFFF"/>
        </w:rPr>
        <w:t xml:space="preserve">. </w:t>
      </w:r>
      <w:r w:rsidR="009F7D3A" w:rsidRPr="0080690A">
        <w:rPr>
          <w:rFonts w:cs="Arial" w:hint="eastAsia"/>
          <w:color w:val="222222"/>
          <w:szCs w:val="21"/>
          <w:highlight w:val="yellow"/>
          <w:shd w:val="clear" w:color="auto" w:fill="FFFFFF"/>
        </w:rPr>
        <w:t>Similarity:</w:t>
      </w:r>
      <w:r w:rsidR="009F7D3A">
        <w:rPr>
          <w:rFonts w:cs="Arial" w:hint="eastAsia"/>
          <w:color w:val="222222"/>
          <w:szCs w:val="21"/>
          <w:shd w:val="clear" w:color="auto" w:fill="FFFFFF"/>
        </w:rPr>
        <w:t xml:space="preserve"> </w:t>
      </w:r>
    </w:p>
    <w:p w:rsidR="009F7D3A" w:rsidRDefault="009F7D3A" w:rsidP="008315F6">
      <w:pPr>
        <w:pStyle w:val="ListParagraph"/>
        <w:ind w:leftChars="686" w:left="1441" w:firstLineChars="100" w:firstLine="210"/>
        <w:rPr>
          <w:rFonts w:cs="Arial"/>
          <w:color w:val="222222"/>
          <w:szCs w:val="21"/>
          <w:shd w:val="clear" w:color="auto" w:fill="FFFFFF"/>
        </w:rPr>
      </w:pPr>
      <w:r>
        <w:rPr>
          <w:rFonts w:cs="Arial" w:hint="eastAsia"/>
          <w:color w:val="222222"/>
          <w:szCs w:val="21"/>
          <w:shd w:val="clear" w:color="auto" w:fill="FFFFFF"/>
        </w:rPr>
        <w:t>(1)</w:t>
      </w:r>
      <w:r w:rsidRPr="009F7D3A">
        <w:rPr>
          <w:rFonts w:cs="Arial"/>
          <w:color w:val="222222"/>
          <w:szCs w:val="21"/>
          <w:shd w:val="clear" w:color="auto" w:fill="FFFFFF"/>
        </w:rPr>
        <w:t>Both ArrayList and LinkedList are implementation of List interface.</w:t>
      </w:r>
    </w:p>
    <w:p w:rsidR="00BA3281" w:rsidRDefault="009F7D3A" w:rsidP="008315F6">
      <w:pPr>
        <w:pStyle w:val="ListParagraph"/>
        <w:ind w:leftChars="782" w:left="1852" w:hangingChars="100" w:hanging="210"/>
        <w:rPr>
          <w:rFonts w:cs="Arial"/>
          <w:color w:val="222222"/>
          <w:szCs w:val="21"/>
          <w:shd w:val="clear" w:color="auto" w:fill="FFFFFF"/>
        </w:rPr>
      </w:pPr>
      <w:r>
        <w:rPr>
          <w:rFonts w:cs="Arial" w:hint="eastAsia"/>
          <w:color w:val="222222"/>
          <w:szCs w:val="21"/>
          <w:shd w:val="clear" w:color="auto" w:fill="FFFFFF"/>
        </w:rPr>
        <w:t>(2)</w:t>
      </w:r>
      <w:r w:rsidRPr="009F7D3A">
        <w:rPr>
          <w:rFonts w:cs="Arial"/>
          <w:color w:val="222222"/>
          <w:szCs w:val="21"/>
          <w:shd w:val="clear" w:color="auto" w:fill="FFFFFF"/>
        </w:rPr>
        <w:t>They both maintain the elements insertion order which means while displaying ArrayList and LinkedList elements the result set would be having the same order in which the elem</w:t>
      </w:r>
      <w:r>
        <w:rPr>
          <w:rFonts w:cs="Arial"/>
          <w:color w:val="222222"/>
          <w:szCs w:val="21"/>
          <w:shd w:val="clear" w:color="auto" w:fill="FFFFFF"/>
        </w:rPr>
        <w:t>ents got inserted into the List</w:t>
      </w:r>
      <w:r>
        <w:rPr>
          <w:rFonts w:cs="Arial" w:hint="eastAsia"/>
          <w:color w:val="222222"/>
          <w:szCs w:val="21"/>
          <w:shd w:val="clear" w:color="auto" w:fill="FFFFFF"/>
        </w:rPr>
        <w:t>.</w:t>
      </w:r>
    </w:p>
    <w:p w:rsidR="009F7D3A" w:rsidRDefault="009F7D3A" w:rsidP="008315F6">
      <w:pPr>
        <w:pStyle w:val="ListParagraph"/>
        <w:ind w:leftChars="782" w:left="1852" w:hangingChars="100" w:hanging="210"/>
        <w:rPr>
          <w:rFonts w:cs="Arial"/>
          <w:color w:val="222222"/>
          <w:szCs w:val="21"/>
          <w:shd w:val="clear" w:color="auto" w:fill="FFFFFF"/>
        </w:rPr>
      </w:pPr>
      <w:r>
        <w:rPr>
          <w:rFonts w:cs="Arial" w:hint="eastAsia"/>
          <w:color w:val="222222"/>
          <w:szCs w:val="21"/>
          <w:shd w:val="clear" w:color="auto" w:fill="FFFFFF"/>
        </w:rPr>
        <w:t>(3)</w:t>
      </w:r>
      <w:r w:rsidRPr="009F7D3A">
        <w:t xml:space="preserve"> </w:t>
      </w:r>
      <w:r w:rsidRPr="009F7D3A">
        <w:rPr>
          <w:rFonts w:cs="Arial"/>
          <w:color w:val="222222"/>
          <w:szCs w:val="21"/>
          <w:shd w:val="clear" w:color="auto" w:fill="FFFFFF"/>
        </w:rPr>
        <w:t>Both these classes are non-synchronized and can be made synchronized explicitly by using Collections.synchronizedList method.</w:t>
      </w:r>
    </w:p>
    <w:p w:rsidR="009F7D3A" w:rsidRPr="009F7D3A" w:rsidRDefault="009F7D3A" w:rsidP="008315F6">
      <w:pPr>
        <w:pStyle w:val="ListParagraph"/>
        <w:ind w:leftChars="782" w:left="1852" w:hangingChars="100" w:hanging="210"/>
        <w:rPr>
          <w:rFonts w:cs="Arial"/>
          <w:color w:val="222222"/>
          <w:szCs w:val="21"/>
          <w:shd w:val="clear" w:color="auto" w:fill="FFFFFF"/>
        </w:rPr>
      </w:pPr>
      <w:r>
        <w:rPr>
          <w:rFonts w:cs="Arial" w:hint="eastAsia"/>
          <w:color w:val="222222"/>
          <w:szCs w:val="21"/>
          <w:shd w:val="clear" w:color="auto" w:fill="FFFFFF"/>
        </w:rPr>
        <w:t>(4)</w:t>
      </w:r>
      <w:r w:rsidRPr="009F7D3A">
        <w:rPr>
          <w:rFonts w:cs="Arial"/>
          <w:color w:val="222222"/>
          <w:szCs w:val="21"/>
          <w:shd w:val="clear" w:color="auto" w:fill="FFFFFF"/>
        </w:rPr>
        <w:t>The iterator and listIterator returned by these classes are fail-fast (if list is structurally modified at any time after the iterator is created, in any way except through the iterator’s own remove or add methods, the iterator will throw a ConcurrentModificationException).</w:t>
      </w:r>
    </w:p>
    <w:p w:rsidR="006D29BB" w:rsidRDefault="006D29BB" w:rsidP="008315F6">
      <w:pPr>
        <w:pStyle w:val="ListParagraph"/>
        <w:ind w:leftChars="686" w:left="1441" w:firstLineChars="0" w:firstLine="0"/>
        <w:rPr>
          <w:rFonts w:ascii="Arial" w:hAnsi="Arial" w:cs="Arial"/>
          <w:color w:val="222222"/>
          <w:sz w:val="18"/>
          <w:szCs w:val="18"/>
          <w:shd w:val="clear" w:color="auto" w:fill="FFFFFF"/>
        </w:rPr>
      </w:pPr>
    </w:p>
    <w:p w:rsidR="00577761" w:rsidRDefault="00577761"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What is </w:t>
      </w:r>
      <w:r>
        <w:rPr>
          <w:rFonts w:ascii="Arial" w:hAnsi="Arial" w:cs="Arial"/>
          <w:color w:val="222222"/>
          <w:sz w:val="18"/>
          <w:szCs w:val="18"/>
          <w:shd w:val="clear" w:color="auto" w:fill="FFFFFF"/>
        </w:rPr>
        <w:t>difference</w:t>
      </w:r>
      <w:r>
        <w:rPr>
          <w:rFonts w:ascii="Arial" w:hAnsi="Arial" w:cs="Arial" w:hint="eastAsia"/>
          <w:color w:val="222222"/>
          <w:sz w:val="18"/>
          <w:szCs w:val="18"/>
          <w:shd w:val="clear" w:color="auto" w:fill="FFFFFF"/>
        </w:rPr>
        <w:t xml:space="preserve"> between Array vs ArrayList ?</w:t>
      </w:r>
    </w:p>
    <w:p w:rsidR="00280729" w:rsidRPr="003E3A47" w:rsidRDefault="00BA47EA" w:rsidP="008315F6">
      <w:pPr>
        <w:pStyle w:val="ListParagraph"/>
        <w:ind w:leftChars="686" w:left="1441" w:firstLineChars="0" w:firstLine="0"/>
        <w:rPr>
          <w:rFonts w:cs="Arial"/>
          <w:color w:val="222222"/>
          <w:szCs w:val="21"/>
          <w:shd w:val="clear" w:color="auto" w:fill="FFFFFF"/>
        </w:rPr>
      </w:pPr>
      <w:hyperlink r:id="rId85" w:history="1">
        <w:r w:rsidR="00280729" w:rsidRPr="003E3A47">
          <w:rPr>
            <w:rStyle w:val="Hyperlink"/>
            <w:rFonts w:cs="Arial"/>
            <w:szCs w:val="21"/>
            <w:shd w:val="clear" w:color="auto" w:fill="FFFFFF"/>
          </w:rPr>
          <w:t>http://java67.blogspot.com/2012/12/difference-between-array-vs-arraylist-java.html</w:t>
        </w:r>
      </w:hyperlink>
      <w:r w:rsidR="00280729" w:rsidRPr="003E3A47">
        <w:rPr>
          <w:rFonts w:cs="Arial"/>
          <w:color w:val="222222"/>
          <w:szCs w:val="21"/>
          <w:shd w:val="clear" w:color="auto" w:fill="FFFFFF"/>
        </w:rPr>
        <w:t xml:space="preserve"> </w:t>
      </w:r>
    </w:p>
    <w:p w:rsidR="00577761" w:rsidRPr="003E3A47" w:rsidRDefault="00280729" w:rsidP="008315F6">
      <w:pPr>
        <w:pStyle w:val="ListParagraph"/>
        <w:ind w:leftChars="686" w:left="1441" w:firstLineChars="0" w:firstLine="0"/>
        <w:rPr>
          <w:rFonts w:cs="Arial"/>
          <w:color w:val="222222"/>
          <w:szCs w:val="21"/>
          <w:shd w:val="clear" w:color="auto" w:fill="FFFFFF"/>
        </w:rPr>
      </w:pPr>
      <w:r w:rsidRPr="003E3A47">
        <w:rPr>
          <w:rFonts w:cs="Arial"/>
          <w:color w:val="222222"/>
          <w:szCs w:val="21"/>
          <w:shd w:val="clear" w:color="auto" w:fill="FFFFFF"/>
        </w:rPr>
        <w:t xml:space="preserve">a. </w:t>
      </w:r>
      <w:r w:rsidR="00951ECA" w:rsidRPr="00D52386">
        <w:rPr>
          <w:rFonts w:cs="Arial" w:hint="eastAsia"/>
          <w:color w:val="222222"/>
          <w:szCs w:val="21"/>
          <w:highlight w:val="yellow"/>
          <w:shd w:val="clear" w:color="auto" w:fill="FFFFFF"/>
        </w:rPr>
        <w:t>Size Issue:</w:t>
      </w:r>
      <w:r w:rsidR="00951ECA">
        <w:rPr>
          <w:rFonts w:cs="Arial" w:hint="eastAsia"/>
          <w:color w:val="222222"/>
          <w:szCs w:val="21"/>
          <w:shd w:val="clear" w:color="auto" w:fill="FFFFFF"/>
        </w:rPr>
        <w:t xml:space="preserve"> </w:t>
      </w:r>
      <w:r w:rsidRPr="00674C32">
        <w:rPr>
          <w:rFonts w:cs="Arial"/>
          <w:color w:val="222222"/>
          <w:szCs w:val="21"/>
          <w:shd w:val="clear" w:color="auto" w:fill="FFFFFF"/>
        </w:rPr>
        <w:t>First and Major difference between Array and ArrayList in Java is that Array is a fixed length data structure while ArrayList is a variable length Collection class.</w:t>
      </w:r>
      <w:r w:rsidRPr="003E3A47">
        <w:rPr>
          <w:rFonts w:cs="Arial"/>
          <w:color w:val="222222"/>
          <w:szCs w:val="21"/>
          <w:shd w:val="clear" w:color="auto" w:fill="FFFFFF"/>
        </w:rPr>
        <w:t xml:space="preserve"> </w:t>
      </w:r>
      <w:r w:rsidRPr="009B5807">
        <w:rPr>
          <w:rFonts w:cs="Arial"/>
          <w:color w:val="222222"/>
          <w:szCs w:val="21"/>
          <w:highlight w:val="cyan"/>
          <w:shd w:val="clear" w:color="auto" w:fill="FFFFFF"/>
        </w:rPr>
        <w:t>You can not change length of Array once created in Java</w:t>
      </w:r>
      <w:r w:rsidRPr="003E3A47">
        <w:rPr>
          <w:rFonts w:cs="Arial"/>
          <w:color w:val="222222"/>
          <w:szCs w:val="21"/>
          <w:shd w:val="clear" w:color="auto" w:fill="FFFFFF"/>
        </w:rPr>
        <w:t xml:space="preserve"> </w:t>
      </w:r>
      <w:r w:rsidRPr="009B5807">
        <w:rPr>
          <w:rFonts w:cs="Arial"/>
          <w:color w:val="222222"/>
          <w:szCs w:val="21"/>
          <w:highlight w:val="green"/>
          <w:shd w:val="clear" w:color="auto" w:fill="FFFFFF"/>
        </w:rPr>
        <w:t>but ArrayList re-size itself when gets full depending upon capacity and load factor.</w:t>
      </w:r>
      <w:r w:rsidRPr="003E3A47">
        <w:rPr>
          <w:rFonts w:cs="Arial"/>
          <w:color w:val="222222"/>
          <w:szCs w:val="21"/>
          <w:shd w:val="clear" w:color="auto" w:fill="FFFFFF"/>
        </w:rPr>
        <w:t xml:space="preserve"> Since ArrayList is internally backed by Array in Java, any resize operation in ArrayList will slow down performance as it involves creating new Array and copying content from old array to new array.</w:t>
      </w:r>
    </w:p>
    <w:p w:rsidR="00951ECA" w:rsidRDefault="00951EC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lastRenderedPageBreak/>
        <w:t xml:space="preserve">b. </w:t>
      </w:r>
      <w:r w:rsidRPr="00D52386">
        <w:rPr>
          <w:rFonts w:ascii="Arial" w:hAnsi="Arial" w:cs="Arial" w:hint="eastAsia"/>
          <w:color w:val="222222"/>
          <w:sz w:val="18"/>
          <w:szCs w:val="18"/>
          <w:highlight w:val="yellow"/>
          <w:shd w:val="clear" w:color="auto" w:fill="FFFFFF"/>
        </w:rPr>
        <w:t>Generic Issue:</w:t>
      </w:r>
      <w:r>
        <w:rPr>
          <w:rFonts w:ascii="Arial" w:hAnsi="Arial" w:cs="Arial" w:hint="eastAsia"/>
          <w:color w:val="222222"/>
          <w:sz w:val="18"/>
          <w:szCs w:val="18"/>
          <w:shd w:val="clear" w:color="auto" w:fill="FFFFFF"/>
        </w:rPr>
        <w:t xml:space="preserve"> </w:t>
      </w:r>
      <w:r w:rsidRPr="00951ECA">
        <w:rPr>
          <w:rFonts w:ascii="Arial" w:hAnsi="Arial" w:cs="Arial"/>
          <w:color w:val="222222"/>
          <w:sz w:val="18"/>
          <w:szCs w:val="18"/>
          <w:shd w:val="clear" w:color="auto" w:fill="FFFFFF"/>
        </w:rPr>
        <w:t xml:space="preserve">Another difference between Array and ArrayList in Java is that </w:t>
      </w:r>
      <w:r w:rsidRPr="00951ECA">
        <w:rPr>
          <w:rFonts w:ascii="Arial" w:hAnsi="Arial" w:cs="Arial"/>
          <w:color w:val="222222"/>
          <w:sz w:val="18"/>
          <w:szCs w:val="18"/>
          <w:highlight w:val="cyan"/>
          <w:shd w:val="clear" w:color="auto" w:fill="FFFFFF"/>
        </w:rPr>
        <w:t>you can not use Generics along with Array</w:t>
      </w:r>
      <w:r w:rsidRPr="00951ECA">
        <w:rPr>
          <w:rFonts w:ascii="Arial" w:hAnsi="Arial" w:cs="Arial"/>
          <w:color w:val="222222"/>
          <w:sz w:val="18"/>
          <w:szCs w:val="18"/>
          <w:shd w:val="clear" w:color="auto" w:fill="FFFFFF"/>
        </w:rPr>
        <w:t xml:space="preserve">, as Array instance knows about what kind of type it can hold and throws </w:t>
      </w:r>
      <w:r w:rsidRPr="006460BD">
        <w:rPr>
          <w:rFonts w:ascii="Arial" w:hAnsi="Arial" w:cs="Arial"/>
          <w:color w:val="222222"/>
          <w:sz w:val="18"/>
          <w:szCs w:val="18"/>
          <w:highlight w:val="red"/>
          <w:shd w:val="clear" w:color="auto" w:fill="FFFFFF"/>
        </w:rPr>
        <w:t>ArrayStoreException</w:t>
      </w:r>
      <w:r w:rsidRPr="00951ECA">
        <w:rPr>
          <w:rFonts w:ascii="Arial" w:hAnsi="Arial" w:cs="Arial"/>
          <w:color w:val="222222"/>
          <w:sz w:val="18"/>
          <w:szCs w:val="18"/>
          <w:shd w:val="clear" w:color="auto" w:fill="FFFFFF"/>
        </w:rPr>
        <w:t xml:space="preserve">, if you try to store type which is not convertible into type of Array. </w:t>
      </w:r>
      <w:r w:rsidRPr="00951ECA">
        <w:rPr>
          <w:rFonts w:ascii="Arial" w:hAnsi="Arial" w:cs="Arial"/>
          <w:color w:val="222222"/>
          <w:sz w:val="18"/>
          <w:szCs w:val="18"/>
          <w:highlight w:val="green"/>
          <w:shd w:val="clear" w:color="auto" w:fill="FFFFFF"/>
        </w:rPr>
        <w:t>ArrayList allows you to use Generics to ensure type-safety</w:t>
      </w:r>
      <w:r w:rsidRPr="00951ECA">
        <w:rPr>
          <w:rFonts w:ascii="Arial" w:hAnsi="Arial" w:cs="Arial"/>
          <w:color w:val="222222"/>
          <w:sz w:val="18"/>
          <w:szCs w:val="18"/>
          <w:shd w:val="clear" w:color="auto" w:fill="FFFFFF"/>
        </w:rPr>
        <w:t>.</w:t>
      </w:r>
    </w:p>
    <w:p w:rsidR="00951ECA" w:rsidRDefault="00951ECA"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c. </w:t>
      </w:r>
      <w:r w:rsidR="00674C32" w:rsidRPr="00D52386">
        <w:rPr>
          <w:rFonts w:ascii="Arial" w:hAnsi="Arial" w:cs="Arial" w:hint="eastAsia"/>
          <w:color w:val="222222"/>
          <w:sz w:val="18"/>
          <w:szCs w:val="18"/>
          <w:highlight w:val="yellow"/>
          <w:shd w:val="clear" w:color="auto" w:fill="FFFFFF"/>
        </w:rPr>
        <w:t>Caculate Length Issue:</w:t>
      </w:r>
      <w:r w:rsidR="00674C32">
        <w:rPr>
          <w:rFonts w:ascii="Arial" w:hAnsi="Arial" w:cs="Arial" w:hint="eastAsia"/>
          <w:color w:val="222222"/>
          <w:sz w:val="18"/>
          <w:szCs w:val="18"/>
          <w:shd w:val="clear" w:color="auto" w:fill="FFFFFF"/>
        </w:rPr>
        <w:t xml:space="preserve"> </w:t>
      </w:r>
      <w:r w:rsidRPr="00951ECA">
        <w:rPr>
          <w:rFonts w:ascii="Arial" w:hAnsi="Arial" w:cs="Arial"/>
          <w:color w:val="222222"/>
          <w:sz w:val="18"/>
          <w:szCs w:val="18"/>
          <w:shd w:val="clear" w:color="auto" w:fill="FFFFFF"/>
        </w:rPr>
        <w:t xml:space="preserve">You can also compare Array vs ArrayList on How to calculate length of Array or size of ArrayList. All kinds of </w:t>
      </w:r>
      <w:r w:rsidRPr="00E67024">
        <w:rPr>
          <w:rFonts w:ascii="Arial" w:hAnsi="Arial" w:cs="Arial"/>
          <w:color w:val="222222"/>
          <w:sz w:val="18"/>
          <w:szCs w:val="18"/>
          <w:highlight w:val="cyan"/>
          <w:shd w:val="clear" w:color="auto" w:fill="FFFFFF"/>
        </w:rPr>
        <w:t>Array provides length variable which denotes length of Array</w:t>
      </w:r>
      <w:r w:rsidRPr="00951ECA">
        <w:rPr>
          <w:rFonts w:ascii="Arial" w:hAnsi="Arial" w:cs="Arial"/>
          <w:color w:val="222222"/>
          <w:sz w:val="18"/>
          <w:szCs w:val="18"/>
          <w:shd w:val="clear" w:color="auto" w:fill="FFFFFF"/>
        </w:rPr>
        <w:t xml:space="preserve"> while </w:t>
      </w:r>
      <w:r w:rsidRPr="00E67024">
        <w:rPr>
          <w:rFonts w:ascii="Arial" w:hAnsi="Arial" w:cs="Arial"/>
          <w:color w:val="222222"/>
          <w:sz w:val="18"/>
          <w:szCs w:val="18"/>
          <w:highlight w:val="green"/>
          <w:shd w:val="clear" w:color="auto" w:fill="FFFFFF"/>
        </w:rPr>
        <w:t>ArrayList provides size() method to calculate size of ArrayList in Java</w:t>
      </w:r>
    </w:p>
    <w:p w:rsidR="00674C32" w:rsidRDefault="00E67024"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d. </w:t>
      </w:r>
      <w:r w:rsidR="00D52386" w:rsidRPr="00D52386">
        <w:rPr>
          <w:rFonts w:ascii="Arial" w:hAnsi="Arial" w:cs="Arial" w:hint="eastAsia"/>
          <w:color w:val="222222"/>
          <w:sz w:val="18"/>
          <w:szCs w:val="18"/>
          <w:highlight w:val="yellow"/>
          <w:shd w:val="clear" w:color="auto" w:fill="FFFFFF"/>
        </w:rPr>
        <w:t>Primitive or Objects Issue:</w:t>
      </w:r>
      <w:r w:rsidR="00D52386">
        <w:rPr>
          <w:rFonts w:ascii="Arial" w:hAnsi="Arial" w:cs="Arial" w:hint="eastAsia"/>
          <w:color w:val="222222"/>
          <w:sz w:val="18"/>
          <w:szCs w:val="18"/>
          <w:shd w:val="clear" w:color="auto" w:fill="FFFFFF"/>
        </w:rPr>
        <w:t xml:space="preserve"> </w:t>
      </w:r>
      <w:r w:rsidR="00674C32" w:rsidRPr="00674C32">
        <w:rPr>
          <w:rFonts w:ascii="Arial" w:hAnsi="Arial" w:cs="Arial"/>
          <w:color w:val="222222"/>
          <w:sz w:val="18"/>
          <w:szCs w:val="18"/>
          <w:shd w:val="clear" w:color="auto" w:fill="FFFFFF"/>
        </w:rPr>
        <w:t xml:space="preserve">One more major difference between ArrayList and Array is that, </w:t>
      </w:r>
      <w:r w:rsidR="00674C32" w:rsidRPr="00D52386">
        <w:rPr>
          <w:rFonts w:ascii="Arial" w:hAnsi="Arial" w:cs="Arial"/>
          <w:color w:val="222222"/>
          <w:sz w:val="18"/>
          <w:szCs w:val="18"/>
          <w:highlight w:val="green"/>
          <w:shd w:val="clear" w:color="auto" w:fill="FFFFFF"/>
        </w:rPr>
        <w:t>you can not store primitives in ArrayList, it can only contain Objects</w:t>
      </w:r>
      <w:r w:rsidR="00674C32" w:rsidRPr="00674C32">
        <w:rPr>
          <w:rFonts w:ascii="Arial" w:hAnsi="Arial" w:cs="Arial"/>
          <w:color w:val="222222"/>
          <w:sz w:val="18"/>
          <w:szCs w:val="18"/>
          <w:shd w:val="clear" w:color="auto" w:fill="FFFFFF"/>
        </w:rPr>
        <w:t xml:space="preserve">. While </w:t>
      </w:r>
      <w:r w:rsidR="00674C32" w:rsidRPr="00D52386">
        <w:rPr>
          <w:rFonts w:ascii="Arial" w:hAnsi="Arial" w:cs="Arial"/>
          <w:color w:val="222222"/>
          <w:sz w:val="18"/>
          <w:szCs w:val="18"/>
          <w:highlight w:val="cyan"/>
          <w:shd w:val="clear" w:color="auto" w:fill="FFFFFF"/>
        </w:rPr>
        <w:t>Array can contain both primitives and Objects in Java</w:t>
      </w:r>
      <w:r w:rsidR="00674C32" w:rsidRPr="00674C32">
        <w:rPr>
          <w:rFonts w:ascii="Arial" w:hAnsi="Arial" w:cs="Arial"/>
          <w:color w:val="222222"/>
          <w:sz w:val="18"/>
          <w:szCs w:val="18"/>
          <w:shd w:val="clear" w:color="auto" w:fill="FFFFFF"/>
        </w:rPr>
        <w:t>. Though Autoboxing of Java 5 may give you an impression of storing primitives in ArrayList, it actually automatically con</w:t>
      </w:r>
      <w:r w:rsidR="003E681E">
        <w:rPr>
          <w:rFonts w:ascii="Arial" w:hAnsi="Arial" w:cs="Arial"/>
          <w:color w:val="222222"/>
          <w:sz w:val="18"/>
          <w:szCs w:val="18"/>
          <w:shd w:val="clear" w:color="auto" w:fill="FFFFFF"/>
        </w:rPr>
        <w:t>verts primitives to Object.</w:t>
      </w:r>
    </w:p>
    <w:p w:rsidR="00280729" w:rsidRDefault="00A76A1F" w:rsidP="008315F6">
      <w:pPr>
        <w:pStyle w:val="ListParagraph"/>
        <w:ind w:leftChars="686" w:left="1441"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e. </w:t>
      </w:r>
      <w:r w:rsidRPr="00B574CC">
        <w:rPr>
          <w:rFonts w:ascii="Arial" w:hAnsi="Arial" w:cs="Arial" w:hint="eastAsia"/>
          <w:color w:val="222222"/>
          <w:sz w:val="18"/>
          <w:szCs w:val="18"/>
          <w:highlight w:val="yellow"/>
          <w:shd w:val="clear" w:color="auto" w:fill="FFFFFF"/>
        </w:rPr>
        <w:t>Ma</w:t>
      </w:r>
      <w:r w:rsidR="00B574CC">
        <w:rPr>
          <w:rFonts w:ascii="Arial" w:hAnsi="Arial" w:cs="Arial" w:hint="eastAsia"/>
          <w:color w:val="222222"/>
          <w:sz w:val="18"/>
          <w:szCs w:val="18"/>
          <w:highlight w:val="yellow"/>
          <w:shd w:val="clear" w:color="auto" w:fill="FFFFFF"/>
        </w:rPr>
        <w:t>n</w:t>
      </w:r>
      <w:r w:rsidRPr="00B574CC">
        <w:rPr>
          <w:rFonts w:ascii="Arial" w:hAnsi="Arial" w:cs="Arial" w:hint="eastAsia"/>
          <w:color w:val="222222"/>
          <w:sz w:val="18"/>
          <w:szCs w:val="18"/>
          <w:highlight w:val="yellow"/>
          <w:shd w:val="clear" w:color="auto" w:fill="FFFFFF"/>
        </w:rPr>
        <w:t>datory or Not on initial size Issue:</w:t>
      </w:r>
      <w:r w:rsidRPr="00A76A1F">
        <w:t xml:space="preserve"> </w:t>
      </w:r>
      <w:r w:rsidRPr="00A76A1F">
        <w:rPr>
          <w:rFonts w:ascii="Arial" w:hAnsi="Arial" w:cs="Arial"/>
          <w:color w:val="222222"/>
          <w:sz w:val="18"/>
          <w:szCs w:val="18"/>
          <w:shd w:val="clear" w:color="auto" w:fill="FFFFFF"/>
        </w:rPr>
        <w:t xml:space="preserve">One more difference on Array vs ArrayList is that </w:t>
      </w:r>
      <w:r w:rsidRPr="00B574CC">
        <w:rPr>
          <w:rFonts w:ascii="Arial" w:hAnsi="Arial" w:cs="Arial"/>
          <w:color w:val="222222"/>
          <w:sz w:val="18"/>
          <w:szCs w:val="18"/>
          <w:highlight w:val="green"/>
          <w:shd w:val="clear" w:color="auto" w:fill="FFFFFF"/>
        </w:rPr>
        <w:t>you can create instance of ArrayList without specifying size</w:t>
      </w:r>
      <w:r w:rsidRPr="00A76A1F">
        <w:rPr>
          <w:rFonts w:ascii="Arial" w:hAnsi="Arial" w:cs="Arial"/>
          <w:color w:val="222222"/>
          <w:sz w:val="18"/>
          <w:szCs w:val="18"/>
          <w:shd w:val="clear" w:color="auto" w:fill="FFFFFF"/>
        </w:rPr>
        <w:t xml:space="preserve">, Java will create Array List with default size but </w:t>
      </w:r>
      <w:r w:rsidRPr="00B574CC">
        <w:rPr>
          <w:rFonts w:ascii="Arial" w:hAnsi="Arial" w:cs="Arial"/>
          <w:color w:val="222222"/>
          <w:sz w:val="18"/>
          <w:szCs w:val="18"/>
          <w:highlight w:val="cyan"/>
          <w:shd w:val="clear" w:color="auto" w:fill="FFFFFF"/>
        </w:rPr>
        <w:t>its mandatory to provide size of Array while creating</w:t>
      </w:r>
      <w:r w:rsidRPr="00A76A1F">
        <w:rPr>
          <w:rFonts w:ascii="Arial" w:hAnsi="Arial" w:cs="Arial"/>
          <w:color w:val="222222"/>
          <w:sz w:val="18"/>
          <w:szCs w:val="18"/>
          <w:shd w:val="clear" w:color="auto" w:fill="FFFFFF"/>
        </w:rPr>
        <w:t xml:space="preserve"> either directly or indirectly by initializing Array while creating it. By the way you can also initiali</w:t>
      </w:r>
      <w:r>
        <w:rPr>
          <w:rFonts w:ascii="Arial" w:hAnsi="Arial" w:cs="Arial"/>
          <w:color w:val="222222"/>
          <w:sz w:val="18"/>
          <w:szCs w:val="18"/>
          <w:shd w:val="clear" w:color="auto" w:fill="FFFFFF"/>
        </w:rPr>
        <w:t>ze ArrayList while creating it</w:t>
      </w:r>
    </w:p>
    <w:p w:rsidR="00A76A1F" w:rsidRPr="00A76A1F" w:rsidRDefault="00A76A1F" w:rsidP="008315F6">
      <w:pPr>
        <w:ind w:leftChars="300" w:left="630" w:firstLineChars="233" w:firstLine="419"/>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 xml:space="preserve">    </w:t>
      </w:r>
    </w:p>
    <w:p w:rsidR="004A54FF" w:rsidRPr="00642885" w:rsidRDefault="004A54FF" w:rsidP="008315F6">
      <w:pPr>
        <w:pStyle w:val="ListParagraph"/>
        <w:numPr>
          <w:ilvl w:val="0"/>
          <w:numId w:val="3"/>
        </w:numPr>
        <w:ind w:leftChars="471" w:left="1439" w:firstLineChars="0"/>
        <w:rPr>
          <w:rFonts w:cs="Arial"/>
          <w:color w:val="222222"/>
          <w:szCs w:val="21"/>
          <w:shd w:val="clear" w:color="auto" w:fill="FFFFFF"/>
        </w:rPr>
      </w:pPr>
      <w:r w:rsidRPr="00642885">
        <w:rPr>
          <w:rFonts w:cs="Arial"/>
          <w:color w:val="222222"/>
          <w:szCs w:val="21"/>
          <w:shd w:val="clear" w:color="auto" w:fill="FFFFFF"/>
        </w:rPr>
        <w:t>What is difference between fail-fast and fail-safe ?</w:t>
      </w:r>
    </w:p>
    <w:p w:rsidR="004A54FF" w:rsidRPr="00642885" w:rsidRDefault="00BA47EA" w:rsidP="008315F6">
      <w:pPr>
        <w:pStyle w:val="ListParagraph"/>
        <w:ind w:leftChars="686" w:left="1441" w:firstLineChars="0" w:firstLine="0"/>
        <w:rPr>
          <w:rFonts w:cs="Arial"/>
          <w:color w:val="222222"/>
          <w:szCs w:val="21"/>
          <w:shd w:val="clear" w:color="auto" w:fill="FFFFFF"/>
        </w:rPr>
      </w:pPr>
      <w:hyperlink r:id="rId86" w:history="1">
        <w:r w:rsidR="004A54FF" w:rsidRPr="00642885">
          <w:rPr>
            <w:rStyle w:val="Hyperlink"/>
            <w:rFonts w:cs="Arial"/>
            <w:szCs w:val="21"/>
            <w:shd w:val="clear" w:color="auto" w:fill="FFFFFF"/>
          </w:rPr>
          <w:t>http://java67.blogspot.com/2015/06/what-is-fail-safe-and-fail-fast-iterator-in-java.html</w:t>
        </w:r>
      </w:hyperlink>
      <w:r w:rsidR="004A54FF" w:rsidRPr="00642885">
        <w:rPr>
          <w:rFonts w:cs="Arial"/>
          <w:color w:val="222222"/>
          <w:szCs w:val="21"/>
          <w:shd w:val="clear" w:color="auto" w:fill="FFFFFF"/>
        </w:rPr>
        <w:t xml:space="preserve"> </w:t>
      </w:r>
    </w:p>
    <w:p w:rsidR="006E569F" w:rsidRPr="00642885" w:rsidRDefault="006E569F" w:rsidP="008315F6">
      <w:pPr>
        <w:pStyle w:val="ListParagraph"/>
        <w:ind w:leftChars="686" w:left="1441" w:firstLineChars="0" w:firstLine="0"/>
        <w:rPr>
          <w:szCs w:val="21"/>
        </w:rPr>
      </w:pPr>
      <w:r w:rsidRPr="00642885">
        <w:rPr>
          <w:rFonts w:cs="Arial"/>
          <w:color w:val="222222"/>
          <w:szCs w:val="21"/>
          <w:shd w:val="clear" w:color="auto" w:fill="FFFFFF"/>
        </w:rPr>
        <w:t>(1)</w:t>
      </w:r>
      <w:r w:rsidR="004A54FF" w:rsidRPr="00642885">
        <w:rPr>
          <w:rFonts w:cs="Arial"/>
          <w:color w:val="222222"/>
          <w:szCs w:val="21"/>
          <w:shd w:val="clear" w:color="auto" w:fill="FFFFFF"/>
        </w:rPr>
        <w:t xml:space="preserve">Fail-fast iterator traverse over </w:t>
      </w:r>
      <w:r w:rsidR="004A54FF" w:rsidRPr="00642885">
        <w:rPr>
          <w:rFonts w:cs="Arial"/>
          <w:color w:val="222222"/>
          <w:szCs w:val="21"/>
          <w:highlight w:val="yellow"/>
          <w:shd w:val="clear" w:color="auto" w:fill="FFFFFF"/>
        </w:rPr>
        <w:t>original collection</w:t>
      </w:r>
      <w:r w:rsidR="004A54FF" w:rsidRPr="00642885">
        <w:rPr>
          <w:rFonts w:cs="Arial"/>
          <w:color w:val="222222"/>
          <w:szCs w:val="21"/>
          <w:shd w:val="clear" w:color="auto" w:fill="FFFFFF"/>
        </w:rPr>
        <w:t xml:space="preserve"> class while fail-safe iterator traverse over a </w:t>
      </w:r>
      <w:r w:rsidR="004A54FF" w:rsidRPr="00642885">
        <w:rPr>
          <w:rFonts w:cs="Arial"/>
          <w:color w:val="222222"/>
          <w:szCs w:val="21"/>
          <w:highlight w:val="yellow"/>
          <w:shd w:val="clear" w:color="auto" w:fill="FFFFFF"/>
        </w:rPr>
        <w:t>copy or view of original collection</w:t>
      </w:r>
      <w:r w:rsidR="004A54FF" w:rsidRPr="00642885">
        <w:rPr>
          <w:rFonts w:cs="Arial"/>
          <w:color w:val="222222"/>
          <w:szCs w:val="21"/>
          <w:shd w:val="clear" w:color="auto" w:fill="FFFFFF"/>
        </w:rPr>
        <w:t xml:space="preserve">. </w:t>
      </w:r>
      <w:r w:rsidR="004A54FF" w:rsidRPr="00642885">
        <w:rPr>
          <w:rFonts w:cs="Arial"/>
          <w:color w:val="222222"/>
          <w:szCs w:val="21"/>
          <w:highlight w:val="green"/>
          <w:shd w:val="clear" w:color="auto" w:fill="FFFFFF"/>
        </w:rPr>
        <w:t>That's why they don't detect any change on original collection classes and this also means that you could operate with stale value</w:t>
      </w:r>
      <w:r w:rsidR="004A54FF" w:rsidRPr="00642885">
        <w:rPr>
          <w:rFonts w:cs="Arial"/>
          <w:color w:val="222222"/>
          <w:szCs w:val="21"/>
          <w:shd w:val="clear" w:color="auto" w:fill="FFFFFF"/>
        </w:rPr>
        <w:t>.</w:t>
      </w:r>
      <w:r w:rsidR="00337F1E" w:rsidRPr="00642885">
        <w:rPr>
          <w:szCs w:val="21"/>
        </w:rPr>
        <w:t xml:space="preserve"> </w:t>
      </w:r>
    </w:p>
    <w:p w:rsidR="00642885" w:rsidRPr="00642885" w:rsidRDefault="00642885" w:rsidP="008315F6">
      <w:pPr>
        <w:pStyle w:val="ListParagraph"/>
        <w:ind w:leftChars="686" w:left="1441" w:firstLineChars="0" w:firstLine="0"/>
        <w:rPr>
          <w:szCs w:val="21"/>
        </w:rPr>
      </w:pPr>
      <w:r w:rsidRPr="00642885">
        <w:rPr>
          <w:szCs w:val="21"/>
        </w:rPr>
        <w:t xml:space="preserve">(2) </w:t>
      </w:r>
      <w:r w:rsidRPr="00335BE7">
        <w:rPr>
          <w:szCs w:val="21"/>
          <w:highlight w:val="yellow"/>
        </w:rPr>
        <w:t>Fail-fast Iterator throws ConcurrentModfiicationException</w:t>
      </w:r>
      <w:r w:rsidRPr="00642885">
        <w:rPr>
          <w:szCs w:val="21"/>
        </w:rPr>
        <w:t xml:space="preserve"> as soon as they detect any structural change in collection during iteration, basically which changes the modCount variable hold by Iterator. </w:t>
      </w:r>
      <w:r w:rsidRPr="00335BE7">
        <w:rPr>
          <w:szCs w:val="21"/>
          <w:highlight w:val="magenta"/>
        </w:rPr>
        <w:t>While fail-fast iterator doesn't throw</w:t>
      </w:r>
      <w:r w:rsidRPr="00642885">
        <w:rPr>
          <w:szCs w:val="21"/>
        </w:rPr>
        <w:t>.</w:t>
      </w:r>
    </w:p>
    <w:p w:rsidR="006E569F" w:rsidRPr="00642885" w:rsidRDefault="006E569F" w:rsidP="008315F6">
      <w:pPr>
        <w:pStyle w:val="ListParagraph"/>
        <w:ind w:leftChars="686" w:left="1441" w:firstLineChars="0" w:firstLine="0"/>
        <w:rPr>
          <w:szCs w:val="21"/>
        </w:rPr>
      </w:pPr>
      <w:r w:rsidRPr="00642885">
        <w:rPr>
          <w:rFonts w:cs="Arial"/>
          <w:color w:val="222222"/>
          <w:szCs w:val="21"/>
          <w:shd w:val="clear" w:color="auto" w:fill="FFFFFF"/>
        </w:rPr>
        <w:t>(</w:t>
      </w:r>
      <w:r w:rsidR="00642885" w:rsidRPr="00642885">
        <w:rPr>
          <w:rFonts w:cs="Arial"/>
          <w:color w:val="222222"/>
          <w:szCs w:val="21"/>
          <w:shd w:val="clear" w:color="auto" w:fill="FFFFFF"/>
        </w:rPr>
        <w:t>3</w:t>
      </w:r>
      <w:r w:rsidRPr="00642885">
        <w:rPr>
          <w:rFonts w:cs="Arial"/>
          <w:color w:val="222222"/>
          <w:szCs w:val="21"/>
          <w:shd w:val="clear" w:color="auto" w:fill="FFFFFF"/>
        </w:rPr>
        <w:t>)</w:t>
      </w:r>
      <w:r w:rsidR="00337F1E" w:rsidRPr="00642885">
        <w:rPr>
          <w:rFonts w:cs="Arial"/>
          <w:color w:val="222222"/>
          <w:szCs w:val="21"/>
          <w:shd w:val="clear" w:color="auto" w:fill="FFFFFF"/>
        </w:rPr>
        <w:t>Iterator returned by synchronized Collection are fail-fast while iterator returned by concurrent collections are fail-safe in Java.</w:t>
      </w:r>
      <w:r w:rsidRPr="00642885">
        <w:rPr>
          <w:szCs w:val="21"/>
        </w:rPr>
        <w:t xml:space="preserve"> </w:t>
      </w:r>
    </w:p>
    <w:p w:rsidR="006E569F" w:rsidRPr="00642885" w:rsidRDefault="006E569F" w:rsidP="008315F6">
      <w:pPr>
        <w:pStyle w:val="ListParagraph"/>
        <w:ind w:leftChars="686" w:left="1441" w:firstLineChars="0" w:firstLine="0"/>
        <w:rPr>
          <w:rFonts w:cs="Arial"/>
          <w:color w:val="222222"/>
          <w:szCs w:val="21"/>
          <w:shd w:val="clear" w:color="auto" w:fill="FFFFFF"/>
        </w:rPr>
      </w:pPr>
      <w:r w:rsidRPr="00642885">
        <w:rPr>
          <w:szCs w:val="21"/>
        </w:rPr>
        <w:t>(</w:t>
      </w:r>
      <w:r w:rsidR="00642885" w:rsidRPr="00642885">
        <w:rPr>
          <w:szCs w:val="21"/>
        </w:rPr>
        <w:t>4</w:t>
      </w:r>
      <w:r w:rsidRPr="00642885">
        <w:rPr>
          <w:szCs w:val="21"/>
        </w:rPr>
        <w:t>)</w:t>
      </w:r>
      <w:r w:rsidRPr="00642885">
        <w:rPr>
          <w:rFonts w:cs="Arial"/>
          <w:color w:val="222222"/>
          <w:szCs w:val="21"/>
          <w:shd w:val="clear" w:color="auto" w:fill="FFFFFF"/>
        </w:rPr>
        <w:t>Fail fast iterator works in live data but become invalid when data is modified while fail-safe iterator are weekly consistent.</w:t>
      </w:r>
    </w:p>
    <w:p w:rsidR="004A54FF" w:rsidRPr="006D29BB" w:rsidRDefault="004A54FF" w:rsidP="008315F6">
      <w:pPr>
        <w:pStyle w:val="ListParagraph"/>
        <w:ind w:leftChars="686" w:left="1441" w:firstLineChars="0" w:firstLine="0"/>
        <w:rPr>
          <w:rFonts w:ascii="Arial" w:hAnsi="Arial" w:cs="Arial"/>
          <w:color w:val="222222"/>
          <w:sz w:val="18"/>
          <w:szCs w:val="18"/>
          <w:shd w:val="clear" w:color="auto" w:fill="FFFFFF"/>
        </w:rPr>
      </w:pPr>
    </w:p>
    <w:p w:rsidR="0088625A" w:rsidRPr="00432092" w:rsidRDefault="00432092"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Verdana" w:hAnsi="Verdana"/>
          <w:color w:val="000000"/>
          <w:sz w:val="18"/>
          <w:szCs w:val="18"/>
          <w:shd w:val="clear" w:color="auto" w:fill="FFFFFF"/>
        </w:rPr>
        <w:t>You need to store elements in a collection that guarantees that no duplicates are stored and all elements can be accessed in natural order. Which interface provides that capability?</w:t>
      </w:r>
    </w:p>
    <w:p w:rsidR="00432092" w:rsidRPr="00432092" w:rsidRDefault="00432092" w:rsidP="008315F6">
      <w:pPr>
        <w:ind w:leftChars="686" w:left="1441"/>
        <w:rPr>
          <w:rFonts w:ascii="Arial" w:hAnsi="Arial" w:cs="Arial"/>
          <w:color w:val="FF0000"/>
          <w:sz w:val="18"/>
          <w:szCs w:val="18"/>
          <w:shd w:val="clear" w:color="auto" w:fill="FFFFFF"/>
        </w:rPr>
      </w:pPr>
      <w:r w:rsidRPr="00432092">
        <w:rPr>
          <w:rFonts w:ascii="Arial" w:hAnsi="Arial" w:cs="Arial"/>
          <w:color w:val="FF0000"/>
          <w:sz w:val="18"/>
          <w:szCs w:val="18"/>
          <w:shd w:val="clear" w:color="auto" w:fill="FFFFFF"/>
        </w:rPr>
        <w:t>A.</w:t>
      </w:r>
      <w:r w:rsidRPr="00432092">
        <w:rPr>
          <w:rFonts w:ascii="Arial" w:hAnsi="Arial" w:cs="Arial"/>
          <w:color w:val="FF0000"/>
          <w:sz w:val="18"/>
          <w:szCs w:val="18"/>
          <w:shd w:val="clear" w:color="auto" w:fill="FFFFFF"/>
        </w:rPr>
        <w:tab/>
        <w:t>java.util.Map</w:t>
      </w:r>
    </w:p>
    <w:p w:rsidR="00432092" w:rsidRPr="00432092" w:rsidRDefault="00432092" w:rsidP="008315F6">
      <w:pPr>
        <w:ind w:leftChars="686" w:left="1441"/>
        <w:rPr>
          <w:rFonts w:ascii="Arial" w:hAnsi="Arial" w:cs="Arial"/>
          <w:color w:val="FF0000"/>
          <w:sz w:val="18"/>
          <w:szCs w:val="18"/>
          <w:shd w:val="clear" w:color="auto" w:fill="FFFFFF"/>
        </w:rPr>
      </w:pPr>
      <w:r w:rsidRPr="00432092">
        <w:rPr>
          <w:rFonts w:ascii="Arial" w:hAnsi="Arial" w:cs="Arial"/>
          <w:color w:val="FF0000"/>
          <w:sz w:val="18"/>
          <w:szCs w:val="18"/>
          <w:shd w:val="clear" w:color="auto" w:fill="FFFFFF"/>
        </w:rPr>
        <w:tab/>
        <w:t>B.</w:t>
      </w:r>
      <w:r w:rsidRPr="00432092">
        <w:rPr>
          <w:rFonts w:ascii="Arial" w:hAnsi="Arial" w:cs="Arial"/>
          <w:color w:val="FF0000"/>
          <w:sz w:val="18"/>
          <w:szCs w:val="18"/>
          <w:shd w:val="clear" w:color="auto" w:fill="FFFFFF"/>
        </w:rPr>
        <w:tab/>
        <w:t>java.util.Set</w:t>
      </w:r>
    </w:p>
    <w:p w:rsidR="00432092" w:rsidRPr="00432092" w:rsidRDefault="00432092" w:rsidP="008315F6">
      <w:pPr>
        <w:ind w:leftChars="686" w:left="1441"/>
        <w:rPr>
          <w:rFonts w:ascii="Arial" w:hAnsi="Arial" w:cs="Arial"/>
          <w:color w:val="FF0000"/>
          <w:sz w:val="18"/>
          <w:szCs w:val="18"/>
          <w:shd w:val="clear" w:color="auto" w:fill="FFFFFF"/>
        </w:rPr>
      </w:pPr>
      <w:r w:rsidRPr="00432092">
        <w:rPr>
          <w:rFonts w:ascii="Arial" w:hAnsi="Arial" w:cs="Arial"/>
          <w:color w:val="FF0000"/>
          <w:sz w:val="18"/>
          <w:szCs w:val="18"/>
          <w:shd w:val="clear" w:color="auto" w:fill="FFFFFF"/>
        </w:rPr>
        <w:tab/>
        <w:t>C.</w:t>
      </w:r>
      <w:r w:rsidRPr="00432092">
        <w:rPr>
          <w:rFonts w:ascii="Arial" w:hAnsi="Arial" w:cs="Arial"/>
          <w:color w:val="FF0000"/>
          <w:sz w:val="18"/>
          <w:szCs w:val="18"/>
          <w:shd w:val="clear" w:color="auto" w:fill="FFFFFF"/>
        </w:rPr>
        <w:tab/>
        <w:t>java.util.List</w:t>
      </w:r>
    </w:p>
    <w:p w:rsidR="00432092" w:rsidRPr="00432092" w:rsidRDefault="00432092" w:rsidP="008315F6">
      <w:pPr>
        <w:ind w:leftChars="686" w:left="1441"/>
        <w:rPr>
          <w:rFonts w:ascii="Arial" w:hAnsi="Arial" w:cs="Arial"/>
          <w:color w:val="FF0000"/>
          <w:sz w:val="18"/>
          <w:szCs w:val="18"/>
          <w:shd w:val="clear" w:color="auto" w:fill="FFFFFF"/>
        </w:rPr>
      </w:pPr>
      <w:r w:rsidRPr="00432092">
        <w:rPr>
          <w:rFonts w:ascii="Arial" w:hAnsi="Arial" w:cs="Arial"/>
          <w:color w:val="FF0000"/>
          <w:sz w:val="18"/>
          <w:szCs w:val="18"/>
          <w:shd w:val="clear" w:color="auto" w:fill="FFFFFF"/>
        </w:rPr>
        <w:tab/>
        <w:t>D.</w:t>
      </w:r>
      <w:r w:rsidRPr="00432092">
        <w:rPr>
          <w:rFonts w:ascii="Arial" w:hAnsi="Arial" w:cs="Arial"/>
          <w:color w:val="FF0000"/>
          <w:sz w:val="18"/>
          <w:szCs w:val="18"/>
          <w:shd w:val="clear" w:color="auto" w:fill="FFFFFF"/>
        </w:rPr>
        <w:tab/>
        <w:t>java.util.Collection</w:t>
      </w:r>
    </w:p>
    <w:p w:rsidR="00432092" w:rsidRDefault="00432092" w:rsidP="008315F6">
      <w:pPr>
        <w:ind w:leftChars="686" w:left="1441"/>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Option A is wrong. A </w:t>
      </w:r>
      <w:r w:rsidRPr="00432092">
        <w:rPr>
          <w:rFonts w:ascii="Verdana" w:hAnsi="Verdana"/>
          <w:color w:val="FF0000"/>
          <w:sz w:val="18"/>
          <w:szCs w:val="18"/>
          <w:shd w:val="clear" w:color="auto" w:fill="FFFFFF"/>
        </w:rPr>
        <w:t>map</w:t>
      </w:r>
      <w:r>
        <w:rPr>
          <w:rFonts w:ascii="Verdana" w:hAnsi="Verdana"/>
          <w:color w:val="000000"/>
          <w:sz w:val="18"/>
          <w:szCs w:val="18"/>
          <w:shd w:val="clear" w:color="auto" w:fill="FFFFFF"/>
        </w:rPr>
        <w:t xml:space="preserve"> is an object that maps keys to values. A map cannot </w:t>
      </w:r>
      <w:r>
        <w:rPr>
          <w:rFonts w:ascii="Verdana" w:hAnsi="Verdana"/>
          <w:color w:val="000000"/>
          <w:sz w:val="18"/>
          <w:szCs w:val="18"/>
          <w:shd w:val="clear" w:color="auto" w:fill="FFFFFF"/>
        </w:rPr>
        <w:lastRenderedPageBreak/>
        <w:t>contain duplicate keys; each key can map to at most one value.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Map</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interface provides three collection views, which allow a map's contents to be viewed as a set of keys, collection of values, or set of key-value mappings. The order of a map is defined as the order in which the iterators on the map's collection views return their elements. Some map implementations, like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TreeMap</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class, make specific guarantees as to their order (ascending key order); others, like the</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HashMap</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class, do not (does not guarantee that the order will remain constant over time).</w:t>
      </w:r>
    </w:p>
    <w:p w:rsidR="00432092" w:rsidRDefault="00432092" w:rsidP="008315F6">
      <w:pPr>
        <w:ind w:leftChars="686" w:left="1441"/>
        <w:rPr>
          <w:rFonts w:ascii="Verdana" w:hAnsi="Verdana"/>
          <w:color w:val="000000"/>
          <w:sz w:val="18"/>
          <w:szCs w:val="18"/>
          <w:shd w:val="clear" w:color="auto" w:fill="FFFFFF"/>
        </w:rPr>
      </w:pPr>
    </w:p>
    <w:p w:rsidR="00432092" w:rsidRDefault="00432092" w:rsidP="008315F6">
      <w:pPr>
        <w:ind w:leftChars="686" w:left="1441"/>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Option B is correct. A </w:t>
      </w:r>
      <w:r w:rsidRPr="00432092">
        <w:rPr>
          <w:rFonts w:ascii="Verdana" w:hAnsi="Verdana"/>
          <w:color w:val="FF0000"/>
          <w:sz w:val="18"/>
          <w:szCs w:val="18"/>
          <w:shd w:val="clear" w:color="auto" w:fill="FFFFFF"/>
        </w:rPr>
        <w:t>set</w:t>
      </w:r>
      <w:r>
        <w:rPr>
          <w:rFonts w:ascii="Verdana" w:hAnsi="Verdana"/>
          <w:color w:val="000000"/>
          <w:sz w:val="18"/>
          <w:szCs w:val="18"/>
          <w:shd w:val="clear" w:color="auto" w:fill="FFFFFF"/>
        </w:rPr>
        <w:t xml:space="preserve"> is a collection that contains no duplicate elements. </w:t>
      </w:r>
      <w:r w:rsidRPr="00284526">
        <w:rPr>
          <w:rFonts w:ascii="Verdana" w:hAnsi="Verdana"/>
          <w:color w:val="FF0000"/>
          <w:sz w:val="18"/>
          <w:szCs w:val="18"/>
          <w:shd w:val="clear" w:color="auto" w:fill="FFFFFF"/>
        </w:rPr>
        <w:t xml:space="preserve">The iterator returns the elements in no particular order </w:t>
      </w:r>
      <w:r>
        <w:rPr>
          <w:rFonts w:ascii="Verdana" w:hAnsi="Verdana"/>
          <w:color w:val="000000"/>
          <w:sz w:val="18"/>
          <w:szCs w:val="18"/>
          <w:shd w:val="clear" w:color="auto" w:fill="FFFFFF"/>
        </w:rPr>
        <w:t>(</w:t>
      </w:r>
      <w:r w:rsidRPr="00284526">
        <w:rPr>
          <w:rFonts w:ascii="Verdana" w:hAnsi="Verdana"/>
          <w:color w:val="FF0000"/>
          <w:sz w:val="18"/>
          <w:szCs w:val="18"/>
          <w:shd w:val="clear" w:color="auto" w:fill="FFFFFF"/>
        </w:rPr>
        <w:t>unless this set is an instance of some class that provides a guarantee</w:t>
      </w:r>
      <w:r>
        <w:rPr>
          <w:rFonts w:ascii="Verdana" w:hAnsi="Verdana"/>
          <w:color w:val="000000"/>
          <w:sz w:val="18"/>
          <w:szCs w:val="18"/>
          <w:shd w:val="clear" w:color="auto" w:fill="FFFFFF"/>
        </w:rPr>
        <w:t xml:space="preserve">). </w:t>
      </w:r>
      <w:r w:rsidRPr="00432092">
        <w:rPr>
          <w:rFonts w:ascii="Verdana" w:hAnsi="Verdana"/>
          <w:color w:val="FF0000"/>
          <w:sz w:val="18"/>
          <w:szCs w:val="18"/>
          <w:shd w:val="clear" w:color="auto" w:fill="FFFFFF"/>
        </w:rPr>
        <w:t>A map cannot contain duplicate keys but it may contain duplicate values</w:t>
      </w:r>
      <w:r>
        <w:rPr>
          <w:rFonts w:ascii="Verdana" w:hAnsi="Verdana"/>
          <w:color w:val="000000"/>
          <w:sz w:val="18"/>
          <w:szCs w:val="18"/>
          <w:shd w:val="clear" w:color="auto" w:fill="FFFFFF"/>
        </w:rPr>
        <w:t>.</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List</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and</w:t>
      </w:r>
      <w:r>
        <w:rPr>
          <w:rStyle w:val="apple-converted-space"/>
          <w:rFonts w:ascii="Verdana" w:hAnsi="Verdana"/>
          <w:color w:val="000000"/>
          <w:sz w:val="18"/>
          <w:szCs w:val="18"/>
          <w:shd w:val="clear" w:color="auto" w:fill="FFFFFF"/>
        </w:rPr>
        <w:t> </w:t>
      </w:r>
      <w:r>
        <w:rPr>
          <w:rFonts w:ascii="Courier New" w:hAnsi="Courier New" w:cs="Courier New"/>
          <w:color w:val="DD0000"/>
          <w:sz w:val="20"/>
          <w:szCs w:val="20"/>
          <w:shd w:val="clear" w:color="auto" w:fill="FFFFFF"/>
        </w:rPr>
        <w:t>Collection</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allow duplicate elements.</w:t>
      </w:r>
    </w:p>
    <w:p w:rsidR="00432092" w:rsidRDefault="00432092" w:rsidP="008315F6">
      <w:pPr>
        <w:ind w:leftChars="686" w:left="1441"/>
        <w:rPr>
          <w:rFonts w:ascii="Verdana" w:hAnsi="Verdana"/>
          <w:color w:val="000000"/>
          <w:sz w:val="18"/>
          <w:szCs w:val="18"/>
          <w:shd w:val="clear" w:color="auto" w:fill="FFFFFF"/>
        </w:rPr>
      </w:pPr>
    </w:p>
    <w:p w:rsidR="00432092" w:rsidRPr="004B3B38" w:rsidRDefault="00432092" w:rsidP="008315F6">
      <w:pPr>
        <w:ind w:leftChars="686" w:left="1441"/>
        <w:rPr>
          <w:rFonts w:ascii="Verdana" w:hAnsi="Verdana"/>
          <w:color w:val="FF0000"/>
          <w:sz w:val="18"/>
          <w:szCs w:val="18"/>
          <w:shd w:val="clear" w:color="auto" w:fill="FFFFFF"/>
        </w:rPr>
      </w:pPr>
      <w:r>
        <w:rPr>
          <w:rFonts w:ascii="Verdana" w:hAnsi="Verdana"/>
          <w:color w:val="000000"/>
          <w:sz w:val="18"/>
          <w:szCs w:val="18"/>
          <w:shd w:val="clear" w:color="auto" w:fill="FFFFFF"/>
        </w:rPr>
        <w:t>Option C is wrong. A</w:t>
      </w:r>
      <w:r w:rsidRPr="00284526">
        <w:rPr>
          <w:rFonts w:ascii="Verdana" w:hAnsi="Verdana"/>
          <w:color w:val="FF0000"/>
          <w:sz w:val="18"/>
          <w:szCs w:val="18"/>
          <w:shd w:val="clear" w:color="auto" w:fill="FFFFFF"/>
        </w:rPr>
        <w:t xml:space="preserve"> list </w:t>
      </w:r>
      <w:r>
        <w:rPr>
          <w:rFonts w:ascii="Verdana" w:hAnsi="Verdana"/>
          <w:color w:val="000000"/>
          <w:sz w:val="18"/>
          <w:szCs w:val="18"/>
          <w:shd w:val="clear" w:color="auto" w:fill="FFFFFF"/>
        </w:rPr>
        <w:t xml:space="preserve">is an ordered collection (also known as a sequence). The user of this interface has precise control over where in the list each element is inserted. The user can access elements by their integer index (position in the list), and search for elements in the list. </w:t>
      </w:r>
      <w:r w:rsidRPr="004B3B38">
        <w:rPr>
          <w:rFonts w:ascii="Verdana" w:hAnsi="Verdana"/>
          <w:color w:val="FF0000"/>
          <w:sz w:val="18"/>
          <w:szCs w:val="18"/>
          <w:shd w:val="clear" w:color="auto" w:fill="FFFFFF"/>
        </w:rPr>
        <w:t>Unlike sets, lists typically allow duplicate elements.</w:t>
      </w:r>
    </w:p>
    <w:p w:rsidR="00432092" w:rsidRDefault="00432092" w:rsidP="008315F6">
      <w:pPr>
        <w:ind w:leftChars="686" w:left="1441"/>
        <w:rPr>
          <w:rFonts w:ascii="Arial" w:hAnsi="Arial" w:cs="Arial"/>
          <w:color w:val="222222"/>
          <w:sz w:val="18"/>
          <w:szCs w:val="18"/>
          <w:shd w:val="clear" w:color="auto" w:fill="FFFFFF"/>
        </w:rPr>
      </w:pPr>
    </w:p>
    <w:p w:rsidR="00284526" w:rsidRDefault="00284526" w:rsidP="008315F6">
      <w:pPr>
        <w:ind w:leftChars="686" w:left="1441"/>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Option D is wrong. A </w:t>
      </w:r>
      <w:r w:rsidRPr="00284526">
        <w:rPr>
          <w:rFonts w:ascii="Verdana" w:hAnsi="Verdana"/>
          <w:color w:val="FF0000"/>
          <w:sz w:val="18"/>
          <w:szCs w:val="18"/>
          <w:shd w:val="clear" w:color="auto" w:fill="FFFFFF"/>
        </w:rPr>
        <w:t>collection</w:t>
      </w:r>
      <w:r>
        <w:rPr>
          <w:rFonts w:ascii="Verdana" w:hAnsi="Verdana"/>
          <w:color w:val="000000"/>
          <w:sz w:val="18"/>
          <w:szCs w:val="18"/>
          <w:shd w:val="clear" w:color="auto" w:fill="FFFFFF"/>
        </w:rPr>
        <w:t xml:space="preserve"> is also known as a sequence. The user of this interface has precise control over where in the list each element is inserted. The user can access elements by their integer index (position in the list), and search for elements in the list. Unlike sets, lists typically allow duplicate elements.</w:t>
      </w:r>
    </w:p>
    <w:p w:rsidR="00284526" w:rsidRDefault="00284526" w:rsidP="008315F6">
      <w:pPr>
        <w:ind w:leftChars="686" w:left="1441"/>
        <w:rPr>
          <w:rFonts w:ascii="Verdana" w:hAnsi="Verdana"/>
          <w:color w:val="000000"/>
          <w:sz w:val="18"/>
          <w:szCs w:val="18"/>
          <w:shd w:val="clear" w:color="auto" w:fill="FFFFFF"/>
        </w:rPr>
      </w:pPr>
    </w:p>
    <w:p w:rsidR="00284526" w:rsidRDefault="00BA47EA" w:rsidP="008315F6">
      <w:pPr>
        <w:ind w:leftChars="686" w:left="1441"/>
        <w:rPr>
          <w:rStyle w:val="Hyperlink"/>
          <w:rFonts w:ascii="Arial" w:hAnsi="Arial" w:cs="Arial"/>
          <w:sz w:val="18"/>
          <w:szCs w:val="18"/>
          <w:shd w:val="clear" w:color="auto" w:fill="FFFFFF"/>
        </w:rPr>
      </w:pPr>
      <w:hyperlink r:id="rId87" w:history="1">
        <w:r w:rsidR="00284526" w:rsidRPr="00E26768">
          <w:rPr>
            <w:rStyle w:val="Hyperlink"/>
            <w:rFonts w:ascii="Arial" w:hAnsi="Arial" w:cs="Arial"/>
            <w:sz w:val="18"/>
            <w:szCs w:val="18"/>
            <w:shd w:val="clear" w:color="auto" w:fill="FFFFFF"/>
          </w:rPr>
          <w:t>http://www.indiabix.com/online-test/java-programming-test/63</w:t>
        </w:r>
      </w:hyperlink>
    </w:p>
    <w:p w:rsidR="00810461" w:rsidRDefault="00810461" w:rsidP="008315F6">
      <w:pPr>
        <w:ind w:leftChars="300" w:left="630"/>
        <w:rPr>
          <w:rFonts w:ascii="Arial" w:hAnsi="Arial" w:cs="Arial"/>
          <w:color w:val="222222"/>
          <w:sz w:val="18"/>
          <w:szCs w:val="18"/>
          <w:shd w:val="clear" w:color="auto" w:fill="FFFFFF"/>
        </w:rPr>
      </w:pPr>
    </w:p>
    <w:p w:rsidR="00284526" w:rsidRPr="00810461" w:rsidRDefault="00810461" w:rsidP="008315F6">
      <w:pPr>
        <w:pStyle w:val="ListParagraph"/>
        <w:numPr>
          <w:ilvl w:val="0"/>
          <w:numId w:val="3"/>
        </w:numPr>
        <w:ind w:leftChars="471" w:left="1439" w:firstLineChars="0"/>
        <w:rPr>
          <w:rFonts w:ascii="Arial" w:hAnsi="Arial" w:cs="Arial"/>
          <w:color w:val="222222"/>
          <w:sz w:val="18"/>
          <w:szCs w:val="18"/>
          <w:shd w:val="clear" w:color="auto" w:fill="FFFFFF"/>
        </w:rPr>
      </w:pPr>
      <w:r>
        <w:rPr>
          <w:rFonts w:ascii="Verdana" w:hAnsi="Verdana"/>
          <w:color w:val="000000"/>
          <w:sz w:val="18"/>
          <w:szCs w:val="18"/>
          <w:shd w:val="clear" w:color="auto" w:fill="FFFFFF"/>
        </w:rPr>
        <w:t>What will be the output of the program?</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 xml:space="preserve">TreeSet map = </w:t>
      </w:r>
      <w:r w:rsidRPr="00810461">
        <w:rPr>
          <w:rFonts w:ascii="Courier" w:eastAsia="SimSun" w:hAnsi="Courier" w:cs="Courier New"/>
          <w:color w:val="0000FF"/>
          <w:kern w:val="0"/>
          <w:sz w:val="18"/>
          <w:szCs w:val="18"/>
        </w:rPr>
        <w:t>new</w:t>
      </w:r>
      <w:r w:rsidRPr="00810461">
        <w:rPr>
          <w:rFonts w:ascii="Courier New" w:eastAsia="SimSun" w:hAnsi="Courier New" w:cs="Courier New"/>
          <w:color w:val="000000"/>
          <w:kern w:val="0"/>
          <w:sz w:val="18"/>
          <w:szCs w:val="18"/>
        </w:rPr>
        <w:t xml:space="preserve"> TreeSet();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map.add(</w:t>
      </w:r>
      <w:r w:rsidRPr="00810461">
        <w:rPr>
          <w:rFonts w:ascii="Courier" w:eastAsia="SimSun" w:hAnsi="Courier" w:cs="Courier New"/>
          <w:color w:val="EE3B3B"/>
          <w:kern w:val="0"/>
          <w:sz w:val="18"/>
          <w:szCs w:val="18"/>
        </w:rPr>
        <w:t>"one"</w:t>
      </w:r>
      <w:r w:rsidRPr="00810461">
        <w:rPr>
          <w:rFonts w:ascii="Courier New" w:eastAsia="SimSun" w:hAnsi="Courier New" w:cs="Courier New"/>
          <w:color w:val="000000"/>
          <w:kern w:val="0"/>
          <w:sz w:val="18"/>
          <w:szCs w:val="18"/>
        </w:rPr>
        <w: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map.add(</w:t>
      </w:r>
      <w:r w:rsidRPr="00810461">
        <w:rPr>
          <w:rFonts w:ascii="Courier" w:eastAsia="SimSun" w:hAnsi="Courier" w:cs="Courier New"/>
          <w:color w:val="EE3B3B"/>
          <w:kern w:val="0"/>
          <w:sz w:val="18"/>
          <w:szCs w:val="18"/>
        </w:rPr>
        <w:t>"two"</w:t>
      </w:r>
      <w:r w:rsidRPr="00810461">
        <w:rPr>
          <w:rFonts w:ascii="Courier New" w:eastAsia="SimSun" w:hAnsi="Courier New" w:cs="Courier New"/>
          <w:color w:val="000000"/>
          <w:kern w:val="0"/>
          <w:sz w:val="18"/>
          <w:szCs w:val="18"/>
        </w:rPr>
        <w: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map.add(</w:t>
      </w:r>
      <w:r w:rsidRPr="00810461">
        <w:rPr>
          <w:rFonts w:ascii="Courier" w:eastAsia="SimSun" w:hAnsi="Courier" w:cs="Courier New"/>
          <w:color w:val="EE3B3B"/>
          <w:kern w:val="0"/>
          <w:sz w:val="18"/>
          <w:szCs w:val="18"/>
        </w:rPr>
        <w:t>"three"</w:t>
      </w:r>
      <w:r w:rsidRPr="00810461">
        <w:rPr>
          <w:rFonts w:ascii="Courier New" w:eastAsia="SimSun" w:hAnsi="Courier New" w:cs="Courier New"/>
          <w:color w:val="000000"/>
          <w:kern w:val="0"/>
          <w:sz w:val="18"/>
          <w:szCs w:val="18"/>
        </w:rPr>
        <w: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map.add(</w:t>
      </w:r>
      <w:r w:rsidRPr="00810461">
        <w:rPr>
          <w:rFonts w:ascii="Courier" w:eastAsia="SimSun" w:hAnsi="Courier" w:cs="Courier New"/>
          <w:color w:val="EE3B3B"/>
          <w:kern w:val="0"/>
          <w:sz w:val="18"/>
          <w:szCs w:val="18"/>
        </w:rPr>
        <w:t>"four"</w:t>
      </w:r>
      <w:r w:rsidRPr="00810461">
        <w:rPr>
          <w:rFonts w:ascii="Courier New" w:eastAsia="SimSun" w:hAnsi="Courier New" w:cs="Courier New"/>
          <w:color w:val="000000"/>
          <w:kern w:val="0"/>
          <w:sz w:val="18"/>
          <w:szCs w:val="18"/>
        </w:rPr>
        <w: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map.add(</w:t>
      </w:r>
      <w:r w:rsidRPr="00810461">
        <w:rPr>
          <w:rFonts w:ascii="Courier" w:eastAsia="SimSun" w:hAnsi="Courier" w:cs="Courier New"/>
          <w:color w:val="EE3B3B"/>
          <w:kern w:val="0"/>
          <w:sz w:val="18"/>
          <w:szCs w:val="18"/>
        </w:rPr>
        <w:t>"one"</w:t>
      </w:r>
      <w:r w:rsidRPr="00810461">
        <w:rPr>
          <w:rFonts w:ascii="Courier New" w:eastAsia="SimSun" w:hAnsi="Courier New" w:cs="Courier New"/>
          <w:color w:val="000000"/>
          <w:kern w:val="0"/>
          <w:sz w:val="18"/>
          <w:szCs w:val="18"/>
        </w:rPr>
        <w: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Iterator it = map.iterator();</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w:eastAsia="SimSun" w:hAnsi="Courier" w:cs="Courier New"/>
          <w:color w:val="0000FF"/>
          <w:kern w:val="0"/>
          <w:sz w:val="18"/>
          <w:szCs w:val="18"/>
        </w:rPr>
        <w:t>while</w:t>
      </w:r>
      <w:r w:rsidRPr="00810461">
        <w:rPr>
          <w:rFonts w:ascii="Courier New" w:eastAsia="SimSun" w:hAnsi="Courier New" w:cs="Courier New"/>
          <w:color w:val="000000"/>
          <w:kern w:val="0"/>
          <w:sz w:val="18"/>
          <w:szCs w:val="18"/>
        </w:rPr>
        <w:t xml:space="preserve"> (it.hasNext() ) </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Courier New" w:eastAsia="SimSun" w:hAnsi="Courier New" w:cs="Courier New"/>
          <w:color w:val="000000"/>
          <w:kern w:val="0"/>
          <w:sz w:val="18"/>
          <w:szCs w:val="18"/>
        </w:rPr>
      </w:pPr>
      <w:r w:rsidRPr="00810461">
        <w:rPr>
          <w:rFonts w:ascii="Courier New" w:eastAsia="SimSun" w:hAnsi="Courier New" w:cs="Courier New"/>
          <w:color w:val="000000"/>
          <w:kern w:val="0"/>
          <w:sz w:val="18"/>
          <w:szCs w:val="18"/>
        </w:rPr>
        <w:t xml:space="preserve">    System.out.print( it.next() + </w:t>
      </w:r>
      <w:r w:rsidRPr="00810461">
        <w:rPr>
          <w:rFonts w:ascii="Courier" w:eastAsia="SimSun" w:hAnsi="Courier" w:cs="Courier New"/>
          <w:color w:val="EE3B3B"/>
          <w:kern w:val="0"/>
          <w:sz w:val="18"/>
          <w:szCs w:val="18"/>
        </w:rPr>
        <w:t>" "</w:t>
      </w:r>
      <w:r w:rsidRPr="00810461">
        <w:rPr>
          <w:rFonts w:ascii="Courier New" w:eastAsia="SimSun" w:hAnsi="Courier New" w:cs="Courier New"/>
          <w:color w:val="000000"/>
          <w:kern w:val="0"/>
          <w:sz w:val="18"/>
          <w:szCs w:val="18"/>
        </w:rPr>
        <w:t xml:space="preserve"> );</w:t>
      </w:r>
    </w:p>
    <w:p w:rsidR="00810461" w:rsidRPr="00810461" w:rsidRDefault="00810461" w:rsidP="008315F6">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300" w:left="630"/>
        <w:jc w:val="left"/>
        <w:rPr>
          <w:rFonts w:ascii="Verdana" w:eastAsia="SimSun" w:hAnsi="Verdana" w:cs="SimSun"/>
          <w:color w:val="000000"/>
          <w:kern w:val="0"/>
          <w:sz w:val="18"/>
          <w:szCs w:val="18"/>
        </w:rPr>
      </w:pPr>
      <w:r w:rsidRPr="00810461">
        <w:rPr>
          <w:rFonts w:ascii="Courier New" w:eastAsia="SimSun" w:hAnsi="Courier New" w:cs="Courier New"/>
          <w:color w:val="000000"/>
          <w:kern w:val="0"/>
          <w:sz w:val="18"/>
          <w:szCs w:val="18"/>
        </w:rPr>
        <w:t>}</w:t>
      </w:r>
    </w:p>
    <w:p w:rsidR="00432092" w:rsidRPr="00432092" w:rsidRDefault="00432092" w:rsidP="008315F6">
      <w:pPr>
        <w:pStyle w:val="ListParagraph"/>
        <w:ind w:leftChars="686" w:left="1441" w:firstLineChars="0" w:firstLine="0"/>
        <w:rPr>
          <w:rFonts w:ascii="Arial" w:hAnsi="Arial" w:cs="Arial"/>
          <w:color w:val="222222"/>
          <w:sz w:val="18"/>
          <w:szCs w:val="18"/>
          <w:shd w:val="clear" w:color="auto" w:fill="FFFFFF"/>
        </w:rPr>
      </w:pPr>
    </w:p>
    <w:p w:rsidR="00432092" w:rsidRPr="00970173" w:rsidRDefault="00810461" w:rsidP="008315F6">
      <w:pPr>
        <w:pStyle w:val="ListParagraph"/>
        <w:ind w:leftChars="686" w:left="1441" w:firstLineChars="0" w:firstLine="0"/>
        <w:rPr>
          <w:rFonts w:ascii="Verdana" w:hAnsi="Verdana"/>
          <w:b/>
          <w:color w:val="FF0000"/>
          <w:sz w:val="18"/>
          <w:szCs w:val="18"/>
          <w:shd w:val="clear" w:color="auto" w:fill="FFFFFF"/>
        </w:rPr>
      </w:pPr>
      <w:r>
        <w:rPr>
          <w:rFonts w:ascii="Courier New" w:hAnsi="Courier New" w:cs="Courier New"/>
          <w:color w:val="DD0000"/>
          <w:sz w:val="20"/>
          <w:szCs w:val="20"/>
          <w:shd w:val="clear" w:color="auto" w:fill="FFFFFF"/>
        </w:rPr>
        <w:t>TreeSet</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 xml:space="preserve">assures no duplicate entries; also, </w:t>
      </w:r>
      <w:r w:rsidRPr="00970173">
        <w:rPr>
          <w:rFonts w:ascii="Verdana" w:hAnsi="Verdana"/>
          <w:b/>
          <w:color w:val="FF0000"/>
          <w:sz w:val="18"/>
          <w:szCs w:val="18"/>
          <w:shd w:val="clear" w:color="auto" w:fill="FFFFFF"/>
        </w:rPr>
        <w:t xml:space="preserve">when it is accessed it will </w:t>
      </w:r>
      <w:r w:rsidRPr="00970173">
        <w:rPr>
          <w:rFonts w:ascii="Verdana" w:hAnsi="Verdana"/>
          <w:b/>
          <w:color w:val="FF0000"/>
          <w:sz w:val="18"/>
          <w:szCs w:val="18"/>
          <w:shd w:val="clear" w:color="auto" w:fill="FFFFFF"/>
        </w:rPr>
        <w:lastRenderedPageBreak/>
        <w:t>return elements in natural order, which typically means alphabetical.</w:t>
      </w:r>
    </w:p>
    <w:p w:rsidR="00810461" w:rsidRDefault="00810461" w:rsidP="008315F6">
      <w:pPr>
        <w:pStyle w:val="ListParagraph"/>
        <w:ind w:leftChars="686" w:left="1441" w:firstLineChars="0" w:firstLine="0"/>
        <w:rPr>
          <w:rFonts w:ascii="Consolas" w:hAnsi="Consolas" w:cs="Consolas"/>
          <w:color w:val="000000"/>
          <w:kern w:val="0"/>
          <w:sz w:val="20"/>
          <w:szCs w:val="20"/>
        </w:rPr>
      </w:pPr>
      <w:r>
        <w:rPr>
          <w:rFonts w:ascii="Consolas" w:hAnsi="Consolas" w:cs="Consolas"/>
          <w:color w:val="000000"/>
          <w:kern w:val="0"/>
          <w:sz w:val="20"/>
          <w:szCs w:val="20"/>
        </w:rPr>
        <w:t>four one three two</w:t>
      </w:r>
      <w:r w:rsidR="00FF7F1D">
        <w:rPr>
          <w:rFonts w:ascii="Consolas" w:hAnsi="Consolas" w:cs="Consolas" w:hint="eastAsia"/>
          <w:color w:val="000000"/>
          <w:kern w:val="0"/>
          <w:sz w:val="20"/>
          <w:szCs w:val="20"/>
        </w:rPr>
        <w:t xml:space="preserve">                        </w:t>
      </w:r>
    </w:p>
    <w:p w:rsidR="00810461" w:rsidRDefault="00BA47EA" w:rsidP="008315F6">
      <w:pPr>
        <w:pStyle w:val="ListParagraph"/>
        <w:ind w:leftChars="686" w:left="1441" w:firstLineChars="0" w:firstLine="0"/>
        <w:rPr>
          <w:rFonts w:ascii="Arial" w:hAnsi="Arial" w:cs="Arial"/>
          <w:color w:val="222222"/>
          <w:sz w:val="18"/>
          <w:szCs w:val="18"/>
          <w:shd w:val="clear" w:color="auto" w:fill="FFFFFF"/>
        </w:rPr>
      </w:pPr>
      <w:hyperlink r:id="rId88" w:history="1">
        <w:r w:rsidR="00810461" w:rsidRPr="00D6434D">
          <w:rPr>
            <w:rStyle w:val="Hyperlink"/>
            <w:rFonts w:ascii="Arial" w:hAnsi="Arial" w:cs="Arial"/>
            <w:sz w:val="18"/>
            <w:szCs w:val="18"/>
            <w:shd w:val="clear" w:color="auto" w:fill="FFFFFF"/>
          </w:rPr>
          <w:t>http://www.indiabix.com/online-test/java-programming-test/64</w:t>
        </w:r>
      </w:hyperlink>
    </w:p>
    <w:p w:rsidR="00C91B58" w:rsidRPr="00DF422B" w:rsidRDefault="00C91B58" w:rsidP="008315F6">
      <w:pPr>
        <w:widowControl/>
        <w:ind w:leftChars="300" w:left="630"/>
        <w:jc w:val="left"/>
        <w:rPr>
          <w:rFonts w:cs="SimSun"/>
          <w:b/>
          <w:bCs/>
          <w:kern w:val="0"/>
          <w:szCs w:val="21"/>
        </w:rPr>
      </w:pPr>
    </w:p>
    <w:p w:rsidR="00C91B58" w:rsidRPr="00DF422B" w:rsidRDefault="00C91B58" w:rsidP="008315F6">
      <w:pPr>
        <w:pStyle w:val="ListParagraph"/>
        <w:widowControl/>
        <w:numPr>
          <w:ilvl w:val="0"/>
          <w:numId w:val="3"/>
        </w:numPr>
        <w:ind w:leftChars="471" w:left="1439" w:firstLineChars="0"/>
        <w:jc w:val="left"/>
        <w:rPr>
          <w:rFonts w:cs="SimSun"/>
          <w:kern w:val="0"/>
          <w:szCs w:val="21"/>
        </w:rPr>
      </w:pPr>
      <w:r w:rsidRPr="00DF422B">
        <w:rPr>
          <w:rFonts w:cs="SimSun"/>
          <w:bCs/>
          <w:kern w:val="0"/>
          <w:szCs w:val="21"/>
        </w:rPr>
        <w:t>Diff</w:t>
      </w:r>
      <w:r w:rsidR="00860724" w:rsidRPr="00DF422B">
        <w:rPr>
          <w:rFonts w:cs="SimSun"/>
          <w:bCs/>
          <w:kern w:val="0"/>
          <w:szCs w:val="21"/>
        </w:rPr>
        <w:t>erence between HashMap and Hash</w:t>
      </w:r>
      <w:r w:rsidR="00860724" w:rsidRPr="00DF422B">
        <w:rPr>
          <w:rFonts w:cs="SimSun" w:hint="eastAsia"/>
          <w:bCs/>
          <w:kern w:val="0"/>
          <w:szCs w:val="21"/>
        </w:rPr>
        <w:t>T</w:t>
      </w:r>
      <w:r w:rsidRPr="00DF422B">
        <w:rPr>
          <w:rFonts w:cs="SimSun"/>
          <w:bCs/>
          <w:kern w:val="0"/>
          <w:szCs w:val="21"/>
        </w:rPr>
        <w:t>able ?</w:t>
      </w:r>
    </w:p>
    <w:tbl>
      <w:tblPr>
        <w:tblW w:w="9250" w:type="dxa"/>
        <w:tblBorders>
          <w:top w:val="single" w:sz="4" w:space="0" w:color="EFEFEF"/>
          <w:left w:val="single" w:sz="4" w:space="0" w:color="EFEFEF"/>
          <w:bottom w:val="single" w:sz="4" w:space="0" w:color="EFEFEF"/>
          <w:right w:val="single" w:sz="4" w:space="0" w:color="EFEFEF"/>
        </w:tblBorders>
        <w:tblCellMar>
          <w:top w:w="75" w:type="dxa"/>
          <w:left w:w="75" w:type="dxa"/>
          <w:bottom w:w="75" w:type="dxa"/>
          <w:right w:w="75" w:type="dxa"/>
        </w:tblCellMar>
        <w:tblLook w:val="04A0" w:firstRow="1" w:lastRow="0" w:firstColumn="1" w:lastColumn="0" w:noHBand="0" w:noVBand="1"/>
      </w:tblPr>
      <w:tblGrid>
        <w:gridCol w:w="4625"/>
        <w:gridCol w:w="4625"/>
      </w:tblGrid>
      <w:tr w:rsidR="00C91B58" w:rsidRPr="00DF422B" w:rsidTr="00767520">
        <w:tc>
          <w:tcPr>
            <w:tcW w:w="2500" w:type="pct"/>
            <w:tcBorders>
              <w:top w:val="single" w:sz="4" w:space="0" w:color="ADD2E2"/>
              <w:left w:val="single" w:sz="4" w:space="0" w:color="ADD2E2"/>
              <w:bottom w:val="single" w:sz="4" w:space="0" w:color="ADD2E2"/>
              <w:right w:val="single" w:sz="4" w:space="0" w:color="ADD2E2"/>
            </w:tcBorders>
            <w:shd w:val="clear" w:color="auto" w:fill="EFF3F7"/>
            <w:tcMar>
              <w:top w:w="40" w:type="dxa"/>
              <w:left w:w="40" w:type="dxa"/>
              <w:bottom w:w="40" w:type="dxa"/>
              <w:right w:w="40" w:type="dxa"/>
            </w:tcMar>
            <w:vAlign w:val="center"/>
            <w:hideMark/>
          </w:tcPr>
          <w:p w:rsidR="00C91B58" w:rsidRPr="00DF422B" w:rsidRDefault="00C91B58" w:rsidP="008315F6">
            <w:pPr>
              <w:widowControl/>
              <w:ind w:leftChars="300" w:left="630"/>
              <w:jc w:val="center"/>
              <w:rPr>
                <w:rFonts w:cs="SimSun"/>
                <w:b/>
                <w:bCs/>
                <w:kern w:val="0"/>
                <w:szCs w:val="21"/>
              </w:rPr>
            </w:pPr>
            <w:r w:rsidRPr="00DF422B">
              <w:rPr>
                <w:rFonts w:cs="SimSun"/>
                <w:b/>
                <w:bCs/>
                <w:kern w:val="0"/>
                <w:szCs w:val="21"/>
              </w:rPr>
              <w:t>HashMap</w:t>
            </w:r>
          </w:p>
        </w:tc>
        <w:tc>
          <w:tcPr>
            <w:tcW w:w="2500" w:type="pct"/>
            <w:tcBorders>
              <w:top w:val="single" w:sz="4" w:space="0" w:color="ADD2E2"/>
              <w:left w:val="single" w:sz="4" w:space="0" w:color="ADD2E2"/>
              <w:bottom w:val="single" w:sz="4" w:space="0" w:color="ADD2E2"/>
              <w:right w:val="single" w:sz="4" w:space="0" w:color="ADD2E2"/>
            </w:tcBorders>
            <w:shd w:val="clear" w:color="auto" w:fill="EFF3F7"/>
            <w:tcMar>
              <w:top w:w="40" w:type="dxa"/>
              <w:left w:w="40" w:type="dxa"/>
              <w:bottom w:w="40" w:type="dxa"/>
              <w:right w:w="40" w:type="dxa"/>
            </w:tcMar>
            <w:vAlign w:val="center"/>
            <w:hideMark/>
          </w:tcPr>
          <w:p w:rsidR="00C91B58" w:rsidRPr="00DF422B" w:rsidRDefault="00C91B58" w:rsidP="008315F6">
            <w:pPr>
              <w:widowControl/>
              <w:ind w:leftChars="300" w:left="630"/>
              <w:jc w:val="center"/>
              <w:rPr>
                <w:rFonts w:cs="SimSun"/>
                <w:b/>
                <w:bCs/>
                <w:kern w:val="0"/>
                <w:szCs w:val="21"/>
              </w:rPr>
            </w:pPr>
            <w:r w:rsidRPr="00DF422B">
              <w:rPr>
                <w:rFonts w:cs="SimSun"/>
                <w:b/>
                <w:bCs/>
                <w:kern w:val="0"/>
                <w:szCs w:val="21"/>
              </w:rPr>
              <w:t>Hash</w:t>
            </w:r>
            <w:r w:rsidRPr="00DF422B">
              <w:rPr>
                <w:rFonts w:cs="SimSun" w:hint="eastAsia"/>
                <w:b/>
                <w:bCs/>
                <w:kern w:val="0"/>
                <w:szCs w:val="21"/>
              </w:rPr>
              <w:t>T</w:t>
            </w:r>
            <w:r w:rsidRPr="00DF422B">
              <w:rPr>
                <w:rFonts w:cs="SimSun"/>
                <w:b/>
                <w:bCs/>
                <w:kern w:val="0"/>
                <w:szCs w:val="21"/>
              </w:rPr>
              <w:t>able</w:t>
            </w:r>
          </w:p>
        </w:tc>
      </w:tr>
      <w:tr w:rsidR="00C91B58" w:rsidRPr="00DF422B" w:rsidTr="00767520">
        <w:tc>
          <w:tcPr>
            <w:tcW w:w="2500" w:type="pct"/>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vAlign w:val="center"/>
            <w:hideMark/>
          </w:tcPr>
          <w:p w:rsidR="00C91B58" w:rsidRPr="00DF422B" w:rsidRDefault="00C91B58" w:rsidP="008315F6">
            <w:pPr>
              <w:widowControl/>
              <w:ind w:leftChars="300" w:left="630"/>
              <w:jc w:val="left"/>
              <w:rPr>
                <w:rFonts w:cs="SimSun"/>
                <w:kern w:val="0"/>
                <w:szCs w:val="21"/>
              </w:rPr>
            </w:pPr>
            <w:r w:rsidRPr="00DF422B">
              <w:rPr>
                <w:rFonts w:cs="SimSun"/>
                <w:kern w:val="0"/>
                <w:szCs w:val="21"/>
              </w:rPr>
              <w:t>HashMap lets you have null values as well as one null key.</w:t>
            </w:r>
          </w:p>
        </w:tc>
        <w:tc>
          <w:tcPr>
            <w:tcW w:w="2500" w:type="pct"/>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vAlign w:val="center"/>
            <w:hideMark/>
          </w:tcPr>
          <w:p w:rsidR="00C91B58" w:rsidRPr="00DF422B" w:rsidRDefault="001224EA" w:rsidP="008315F6">
            <w:pPr>
              <w:widowControl/>
              <w:ind w:leftChars="300" w:left="630"/>
              <w:jc w:val="left"/>
              <w:rPr>
                <w:rFonts w:cs="SimSun"/>
                <w:kern w:val="0"/>
                <w:szCs w:val="21"/>
              </w:rPr>
            </w:pPr>
            <w:r>
              <w:rPr>
                <w:rFonts w:cs="SimSun"/>
                <w:kern w:val="0"/>
                <w:szCs w:val="21"/>
              </w:rPr>
              <w:t>HashTable </w:t>
            </w:r>
            <w:r w:rsidR="00C91B58" w:rsidRPr="00DF422B">
              <w:rPr>
                <w:rFonts w:cs="SimSun"/>
                <w:kern w:val="0"/>
                <w:szCs w:val="21"/>
              </w:rPr>
              <w:t>does not allows null values as key and value.</w:t>
            </w:r>
          </w:p>
        </w:tc>
      </w:tr>
      <w:tr w:rsidR="00C91B58" w:rsidRPr="00DF422B" w:rsidTr="00767520">
        <w:tc>
          <w:tcPr>
            <w:tcW w:w="2500" w:type="pct"/>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vAlign w:val="center"/>
            <w:hideMark/>
          </w:tcPr>
          <w:p w:rsidR="00C91B58" w:rsidRPr="00DF422B" w:rsidRDefault="00C91B58" w:rsidP="008315F6">
            <w:pPr>
              <w:widowControl/>
              <w:ind w:leftChars="300" w:left="630"/>
              <w:jc w:val="left"/>
              <w:rPr>
                <w:rFonts w:cs="SimSun"/>
                <w:kern w:val="0"/>
                <w:szCs w:val="21"/>
              </w:rPr>
            </w:pPr>
            <w:r w:rsidRPr="00DF422B">
              <w:rPr>
                <w:rFonts w:cs="SimSun"/>
                <w:kern w:val="0"/>
                <w:szCs w:val="21"/>
              </w:rPr>
              <w:t>The iterator in the HashMap is fail-safe (If you change the map while iterating, you’ll know).</w:t>
            </w:r>
          </w:p>
        </w:tc>
        <w:tc>
          <w:tcPr>
            <w:tcW w:w="2500" w:type="pct"/>
            <w:tcBorders>
              <w:top w:val="single" w:sz="4" w:space="0" w:color="EFEFEF"/>
              <w:left w:val="single" w:sz="4" w:space="0" w:color="EFEFEF"/>
              <w:bottom w:val="single" w:sz="4" w:space="0" w:color="EFEFEF"/>
              <w:right w:val="single" w:sz="4" w:space="0" w:color="EFEFEF"/>
            </w:tcBorders>
            <w:shd w:val="clear" w:color="auto" w:fill="FAFAFA"/>
            <w:tcMar>
              <w:top w:w="40" w:type="dxa"/>
              <w:left w:w="40" w:type="dxa"/>
              <w:bottom w:w="40" w:type="dxa"/>
              <w:right w:w="40" w:type="dxa"/>
            </w:tcMar>
            <w:vAlign w:val="center"/>
            <w:hideMark/>
          </w:tcPr>
          <w:p w:rsidR="00C91B58" w:rsidRPr="00DF422B" w:rsidRDefault="00860724" w:rsidP="008315F6">
            <w:pPr>
              <w:widowControl/>
              <w:ind w:leftChars="300" w:left="630"/>
              <w:jc w:val="left"/>
              <w:rPr>
                <w:rFonts w:cs="SimSun"/>
                <w:kern w:val="0"/>
                <w:szCs w:val="21"/>
              </w:rPr>
            </w:pPr>
            <w:r w:rsidRPr="00DF422B">
              <w:rPr>
                <w:rFonts w:cs="SimSun"/>
                <w:kern w:val="0"/>
                <w:szCs w:val="21"/>
              </w:rPr>
              <w:t>The enumerator for the Hash</w:t>
            </w:r>
            <w:r w:rsidRPr="00DF422B">
              <w:rPr>
                <w:rFonts w:cs="SimSun" w:hint="eastAsia"/>
                <w:kern w:val="0"/>
                <w:szCs w:val="21"/>
              </w:rPr>
              <w:t>T</w:t>
            </w:r>
            <w:r w:rsidR="00C91B58" w:rsidRPr="00DF422B">
              <w:rPr>
                <w:rFonts w:cs="SimSun"/>
                <w:kern w:val="0"/>
                <w:szCs w:val="21"/>
              </w:rPr>
              <w:t>able is not fail-safe.</w:t>
            </w:r>
          </w:p>
        </w:tc>
      </w:tr>
      <w:tr w:rsidR="00C91B58" w:rsidRPr="00DF422B" w:rsidTr="00767520">
        <w:tc>
          <w:tcPr>
            <w:tcW w:w="2500" w:type="pct"/>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vAlign w:val="center"/>
            <w:hideMark/>
          </w:tcPr>
          <w:p w:rsidR="00C91B58" w:rsidRPr="00DF422B" w:rsidRDefault="00C91B58" w:rsidP="008315F6">
            <w:pPr>
              <w:widowControl/>
              <w:ind w:leftChars="300" w:left="630"/>
              <w:jc w:val="left"/>
              <w:rPr>
                <w:rFonts w:cs="SimSun"/>
                <w:kern w:val="0"/>
                <w:szCs w:val="21"/>
              </w:rPr>
            </w:pPr>
            <w:r w:rsidRPr="00DF422B">
              <w:rPr>
                <w:rFonts w:cs="SimSun"/>
                <w:kern w:val="0"/>
                <w:szCs w:val="21"/>
              </w:rPr>
              <w:t>HashMap is unsynchronized.</w:t>
            </w:r>
          </w:p>
        </w:tc>
        <w:tc>
          <w:tcPr>
            <w:tcW w:w="2500" w:type="pct"/>
            <w:tcBorders>
              <w:top w:val="single" w:sz="4" w:space="0" w:color="EFEFEF"/>
              <w:left w:val="single" w:sz="4" w:space="0" w:color="EFEFEF"/>
              <w:bottom w:val="single" w:sz="4" w:space="0" w:color="EFEFEF"/>
              <w:right w:val="single" w:sz="4" w:space="0" w:color="EFEFEF"/>
            </w:tcBorders>
            <w:tcMar>
              <w:top w:w="40" w:type="dxa"/>
              <w:left w:w="40" w:type="dxa"/>
              <w:bottom w:w="40" w:type="dxa"/>
              <w:right w:w="40" w:type="dxa"/>
            </w:tcMar>
            <w:vAlign w:val="center"/>
            <w:hideMark/>
          </w:tcPr>
          <w:p w:rsidR="00C91B58" w:rsidRPr="00DF422B" w:rsidRDefault="00860724" w:rsidP="008315F6">
            <w:pPr>
              <w:widowControl/>
              <w:ind w:leftChars="300" w:left="630"/>
              <w:jc w:val="left"/>
              <w:rPr>
                <w:rFonts w:cs="SimSun"/>
                <w:kern w:val="0"/>
                <w:szCs w:val="21"/>
              </w:rPr>
            </w:pPr>
            <w:r w:rsidRPr="00DF422B">
              <w:rPr>
                <w:rFonts w:cs="SimSun"/>
                <w:kern w:val="0"/>
                <w:szCs w:val="21"/>
              </w:rPr>
              <w:t>Hash</w:t>
            </w:r>
            <w:r w:rsidRPr="00DF422B">
              <w:rPr>
                <w:rFonts w:cs="SimSun" w:hint="eastAsia"/>
                <w:kern w:val="0"/>
                <w:szCs w:val="21"/>
              </w:rPr>
              <w:t>T</w:t>
            </w:r>
            <w:r w:rsidR="00C91B58" w:rsidRPr="00DF422B">
              <w:rPr>
                <w:rFonts w:cs="SimSun"/>
                <w:kern w:val="0"/>
                <w:szCs w:val="21"/>
              </w:rPr>
              <w:t>able is synchronized.</w:t>
            </w:r>
          </w:p>
        </w:tc>
      </w:tr>
    </w:tbl>
    <w:p w:rsidR="00DF422B" w:rsidRDefault="00DF422B" w:rsidP="008315F6">
      <w:pPr>
        <w:pStyle w:val="Heading1"/>
        <w:shd w:val="clear" w:color="auto" w:fill="FFFFFF"/>
        <w:spacing w:line="375" w:lineRule="atLeast"/>
        <w:ind w:leftChars="200" w:left="420"/>
        <w:rPr>
          <w:rFonts w:asciiTheme="minorHAnsi" w:hAnsiTheme="minorHAnsi"/>
          <w:b w:val="0"/>
          <w:bCs w:val="0"/>
          <w:kern w:val="0"/>
          <w:sz w:val="21"/>
          <w:szCs w:val="21"/>
        </w:rPr>
      </w:pPr>
      <w:r w:rsidRPr="008376F0">
        <w:rPr>
          <w:rFonts w:asciiTheme="minorHAnsi" w:hAnsiTheme="minorHAnsi" w:hint="eastAsia"/>
          <w:b w:val="0"/>
          <w:bCs w:val="0"/>
          <w:kern w:val="0"/>
          <w:sz w:val="21"/>
          <w:szCs w:val="21"/>
          <w:highlight w:val="magenta"/>
        </w:rPr>
        <w:t>More detail explaination:</w:t>
      </w:r>
    </w:p>
    <w:p w:rsidR="00DF422B" w:rsidRDefault="00BA47EA" w:rsidP="008315F6">
      <w:pPr>
        <w:ind w:leftChars="200" w:left="420"/>
        <w:rPr>
          <w:b/>
          <w:bCs/>
        </w:rPr>
      </w:pPr>
      <w:hyperlink r:id="rId89" w:history="1">
        <w:r w:rsidR="00DF422B" w:rsidRPr="00D85EBA">
          <w:rPr>
            <w:rStyle w:val="Hyperlink"/>
            <w:kern w:val="0"/>
            <w:szCs w:val="21"/>
          </w:rPr>
          <w:t>http://stackoverflow.com/questions/40471/differences-between-hashmap-and-hashtable</w:t>
        </w:r>
      </w:hyperlink>
      <w:r w:rsidR="00DF422B">
        <w:rPr>
          <w:rFonts w:hint="eastAsia"/>
          <w:b/>
          <w:bCs/>
        </w:rPr>
        <w:t xml:space="preserve"> </w:t>
      </w:r>
    </w:p>
    <w:p w:rsidR="00A74DEC" w:rsidRPr="00A74DEC" w:rsidRDefault="00BA47EA" w:rsidP="008315F6">
      <w:pPr>
        <w:widowControl/>
        <w:numPr>
          <w:ilvl w:val="0"/>
          <w:numId w:val="36"/>
        </w:numPr>
        <w:shd w:val="clear" w:color="auto" w:fill="FFFFFF"/>
        <w:spacing w:line="293" w:lineRule="atLeast"/>
        <w:ind w:leftChars="243" w:left="870"/>
        <w:jc w:val="left"/>
        <w:rPr>
          <w:rFonts w:eastAsia="SimSun" w:cs="Arial"/>
          <w:color w:val="242729"/>
          <w:kern w:val="0"/>
          <w:szCs w:val="21"/>
        </w:rPr>
      </w:pPr>
      <w:hyperlink r:id="rId90" w:history="1">
        <w:r w:rsidR="00A74DEC" w:rsidRPr="00A74DEC">
          <w:rPr>
            <w:rFonts w:eastAsia="SimSun" w:cs="Consolas"/>
            <w:color w:val="005999"/>
            <w:kern w:val="0"/>
            <w:szCs w:val="21"/>
            <w:bdr w:val="none" w:sz="0" w:space="0" w:color="auto" w:frame="1"/>
            <w:shd w:val="clear" w:color="auto" w:fill="EFF0F1"/>
          </w:rPr>
          <w:t>Hashtable</w:t>
        </w:r>
      </w:hyperlink>
      <w:r w:rsidR="00A74DEC" w:rsidRPr="00A74DEC">
        <w:rPr>
          <w:rFonts w:eastAsia="SimSun" w:cs="Arial"/>
          <w:color w:val="242729"/>
          <w:kern w:val="0"/>
          <w:szCs w:val="21"/>
        </w:rPr>
        <w:t> is synchronized, whereas </w:t>
      </w:r>
      <w:hyperlink r:id="rId91" w:history="1">
        <w:r w:rsidR="00A74DEC" w:rsidRPr="00A74DEC">
          <w:rPr>
            <w:rFonts w:eastAsia="SimSun" w:cs="Consolas"/>
            <w:color w:val="005999"/>
            <w:kern w:val="0"/>
            <w:szCs w:val="21"/>
            <w:bdr w:val="none" w:sz="0" w:space="0" w:color="auto" w:frame="1"/>
            <w:shd w:val="clear" w:color="auto" w:fill="EFF0F1"/>
          </w:rPr>
          <w:t>HashMap</w:t>
        </w:r>
      </w:hyperlink>
      <w:r w:rsidR="00A74DEC" w:rsidRPr="00A74DEC">
        <w:rPr>
          <w:rFonts w:eastAsia="SimSun" w:cs="Arial"/>
          <w:color w:val="242729"/>
          <w:kern w:val="0"/>
          <w:szCs w:val="21"/>
        </w:rPr>
        <w:t> is not. This makes </w:t>
      </w:r>
      <w:r w:rsidR="00A74DEC" w:rsidRPr="00A74DEC">
        <w:rPr>
          <w:rFonts w:eastAsia="SimSun" w:cs="Consolas"/>
          <w:color w:val="242729"/>
          <w:kern w:val="0"/>
          <w:szCs w:val="21"/>
          <w:bdr w:val="none" w:sz="0" w:space="0" w:color="auto" w:frame="1"/>
          <w:shd w:val="clear" w:color="auto" w:fill="EFF0F1"/>
        </w:rPr>
        <w:t>HashMap</w:t>
      </w:r>
      <w:r w:rsidR="00A74DEC" w:rsidRPr="00A74DEC">
        <w:rPr>
          <w:rFonts w:eastAsia="SimSun" w:cs="Arial"/>
          <w:color w:val="242729"/>
          <w:kern w:val="0"/>
          <w:szCs w:val="21"/>
        </w:rPr>
        <w:t> better for non-threaded applications, as unsynchronized Objects typically perform better than synchronized ones.</w:t>
      </w:r>
    </w:p>
    <w:p w:rsidR="00A74DEC" w:rsidRPr="00A74DEC" w:rsidRDefault="00A74DEC" w:rsidP="008315F6">
      <w:pPr>
        <w:widowControl/>
        <w:numPr>
          <w:ilvl w:val="0"/>
          <w:numId w:val="36"/>
        </w:numPr>
        <w:shd w:val="clear" w:color="auto" w:fill="FFFFFF"/>
        <w:spacing w:line="293" w:lineRule="atLeast"/>
        <w:ind w:leftChars="243" w:left="870"/>
        <w:jc w:val="left"/>
        <w:rPr>
          <w:rFonts w:eastAsia="SimSun" w:cs="Arial"/>
          <w:color w:val="242729"/>
          <w:kern w:val="0"/>
          <w:szCs w:val="21"/>
        </w:rPr>
      </w:pPr>
      <w:r w:rsidRPr="00A74DEC">
        <w:rPr>
          <w:rFonts w:eastAsia="SimSun" w:cs="Consolas"/>
          <w:color w:val="242729"/>
          <w:kern w:val="0"/>
          <w:szCs w:val="21"/>
          <w:bdr w:val="none" w:sz="0" w:space="0" w:color="auto" w:frame="1"/>
          <w:shd w:val="clear" w:color="auto" w:fill="EFF0F1"/>
        </w:rPr>
        <w:t>Hashtable</w:t>
      </w:r>
      <w:r w:rsidRPr="00A74DEC">
        <w:rPr>
          <w:rFonts w:eastAsia="SimSun" w:cs="Arial"/>
          <w:color w:val="242729"/>
          <w:kern w:val="0"/>
          <w:szCs w:val="21"/>
        </w:rPr>
        <w:t> does not allow </w:t>
      </w:r>
      <w:r w:rsidRPr="00A74DEC">
        <w:rPr>
          <w:rFonts w:eastAsia="SimSun" w:cs="Consolas"/>
          <w:color w:val="242729"/>
          <w:kern w:val="0"/>
          <w:szCs w:val="21"/>
          <w:bdr w:val="none" w:sz="0" w:space="0" w:color="auto" w:frame="1"/>
          <w:shd w:val="clear" w:color="auto" w:fill="EFF0F1"/>
        </w:rPr>
        <w:t>null</w:t>
      </w:r>
      <w:r w:rsidRPr="00A74DEC">
        <w:rPr>
          <w:rFonts w:eastAsia="SimSun" w:cs="Arial"/>
          <w:color w:val="242729"/>
          <w:kern w:val="0"/>
          <w:szCs w:val="21"/>
        </w:rPr>
        <w:t> keys or values. </w:t>
      </w:r>
      <w:r w:rsidRPr="00A74DEC">
        <w:rPr>
          <w:rFonts w:eastAsia="SimSun" w:cs="Consolas"/>
          <w:color w:val="242729"/>
          <w:kern w:val="0"/>
          <w:szCs w:val="21"/>
          <w:bdr w:val="none" w:sz="0" w:space="0" w:color="auto" w:frame="1"/>
          <w:shd w:val="clear" w:color="auto" w:fill="EFF0F1"/>
        </w:rPr>
        <w:t>HashMap</w:t>
      </w:r>
      <w:r w:rsidRPr="00A74DEC">
        <w:rPr>
          <w:rFonts w:eastAsia="SimSun" w:cs="Arial"/>
          <w:color w:val="242729"/>
          <w:kern w:val="0"/>
          <w:szCs w:val="21"/>
        </w:rPr>
        <w:t> allows one </w:t>
      </w:r>
      <w:r w:rsidRPr="00A74DEC">
        <w:rPr>
          <w:rFonts w:eastAsia="SimSun" w:cs="Consolas"/>
          <w:color w:val="242729"/>
          <w:kern w:val="0"/>
          <w:szCs w:val="21"/>
          <w:bdr w:val="none" w:sz="0" w:space="0" w:color="auto" w:frame="1"/>
          <w:shd w:val="clear" w:color="auto" w:fill="EFF0F1"/>
        </w:rPr>
        <w:t>null</w:t>
      </w:r>
      <w:r w:rsidRPr="00A74DEC">
        <w:rPr>
          <w:rFonts w:eastAsia="SimSun" w:cs="Arial"/>
          <w:color w:val="242729"/>
          <w:kern w:val="0"/>
          <w:szCs w:val="21"/>
        </w:rPr>
        <w:t> key and any number of </w:t>
      </w:r>
      <w:r w:rsidRPr="00A74DEC">
        <w:rPr>
          <w:rFonts w:eastAsia="SimSun" w:cs="Consolas"/>
          <w:color w:val="242729"/>
          <w:kern w:val="0"/>
          <w:szCs w:val="21"/>
          <w:bdr w:val="none" w:sz="0" w:space="0" w:color="auto" w:frame="1"/>
          <w:shd w:val="clear" w:color="auto" w:fill="EFF0F1"/>
        </w:rPr>
        <w:t>null</w:t>
      </w:r>
      <w:r w:rsidRPr="00A74DEC">
        <w:rPr>
          <w:rFonts w:eastAsia="SimSun" w:cs="Arial"/>
          <w:color w:val="242729"/>
          <w:kern w:val="0"/>
          <w:szCs w:val="21"/>
        </w:rPr>
        <w:t> values.</w:t>
      </w:r>
    </w:p>
    <w:p w:rsidR="00A74DEC" w:rsidRDefault="00A74DEC" w:rsidP="008315F6">
      <w:pPr>
        <w:widowControl/>
        <w:numPr>
          <w:ilvl w:val="0"/>
          <w:numId w:val="36"/>
        </w:numPr>
        <w:shd w:val="clear" w:color="auto" w:fill="FFFFFF"/>
        <w:spacing w:line="293" w:lineRule="atLeast"/>
        <w:ind w:leftChars="243" w:left="870"/>
        <w:jc w:val="left"/>
        <w:rPr>
          <w:rFonts w:eastAsia="SimSun" w:cs="Arial"/>
          <w:color w:val="242729"/>
          <w:kern w:val="0"/>
          <w:szCs w:val="21"/>
        </w:rPr>
      </w:pPr>
      <w:r w:rsidRPr="00A74DEC">
        <w:rPr>
          <w:rFonts w:eastAsia="SimSun" w:cs="Arial"/>
          <w:color w:val="242729"/>
          <w:kern w:val="0"/>
          <w:szCs w:val="21"/>
        </w:rPr>
        <w:t>One of HashMap's subclasses is </w:t>
      </w:r>
      <w:hyperlink r:id="rId92" w:history="1">
        <w:r w:rsidRPr="00A74DEC">
          <w:rPr>
            <w:rFonts w:eastAsia="SimSun" w:cs="Consolas"/>
            <w:color w:val="005999"/>
            <w:kern w:val="0"/>
            <w:szCs w:val="21"/>
            <w:bdr w:val="none" w:sz="0" w:space="0" w:color="auto" w:frame="1"/>
            <w:shd w:val="clear" w:color="auto" w:fill="EFF0F1"/>
          </w:rPr>
          <w:t>LinkedHashMap</w:t>
        </w:r>
      </w:hyperlink>
      <w:r w:rsidRPr="00A74DEC">
        <w:rPr>
          <w:rFonts w:eastAsia="SimSun" w:cs="Arial"/>
          <w:color w:val="242729"/>
          <w:kern w:val="0"/>
          <w:szCs w:val="21"/>
        </w:rPr>
        <w:t>, so in the event that you'd want predictable iteration order (which is insertion order by default), you could easily swap out the </w:t>
      </w:r>
      <w:r w:rsidRPr="00A74DEC">
        <w:rPr>
          <w:rFonts w:eastAsia="SimSun" w:cs="Consolas"/>
          <w:color w:val="242729"/>
          <w:kern w:val="0"/>
          <w:szCs w:val="21"/>
          <w:bdr w:val="none" w:sz="0" w:space="0" w:color="auto" w:frame="1"/>
          <w:shd w:val="clear" w:color="auto" w:fill="EFF0F1"/>
        </w:rPr>
        <w:t>HashMap</w:t>
      </w:r>
      <w:r w:rsidRPr="00A74DEC">
        <w:rPr>
          <w:rFonts w:eastAsia="SimSun" w:cs="Arial"/>
          <w:color w:val="242729"/>
          <w:kern w:val="0"/>
          <w:szCs w:val="21"/>
        </w:rPr>
        <w:t> for a </w:t>
      </w:r>
      <w:r w:rsidRPr="00A74DEC">
        <w:rPr>
          <w:rFonts w:eastAsia="SimSun" w:cs="Consolas"/>
          <w:color w:val="242729"/>
          <w:kern w:val="0"/>
          <w:szCs w:val="21"/>
          <w:bdr w:val="none" w:sz="0" w:space="0" w:color="auto" w:frame="1"/>
          <w:shd w:val="clear" w:color="auto" w:fill="EFF0F1"/>
        </w:rPr>
        <w:t>LinkedHashMap</w:t>
      </w:r>
      <w:r w:rsidRPr="00A74DEC">
        <w:rPr>
          <w:rFonts w:eastAsia="SimSun" w:cs="Arial"/>
          <w:color w:val="242729"/>
          <w:kern w:val="0"/>
          <w:szCs w:val="21"/>
        </w:rPr>
        <w:t>. This wouldn't be as easy if you were using </w:t>
      </w:r>
      <w:r w:rsidRPr="00A74DEC">
        <w:rPr>
          <w:rFonts w:eastAsia="SimSun" w:cs="Consolas"/>
          <w:color w:val="242729"/>
          <w:kern w:val="0"/>
          <w:szCs w:val="21"/>
          <w:bdr w:val="none" w:sz="0" w:space="0" w:color="auto" w:frame="1"/>
          <w:shd w:val="clear" w:color="auto" w:fill="EFF0F1"/>
        </w:rPr>
        <w:t>Hashtable</w:t>
      </w:r>
      <w:r w:rsidRPr="00A74DEC">
        <w:rPr>
          <w:rFonts w:eastAsia="SimSun" w:cs="Arial"/>
          <w:color w:val="242729"/>
          <w:kern w:val="0"/>
          <w:szCs w:val="21"/>
        </w:rPr>
        <w:t>.</w:t>
      </w:r>
    </w:p>
    <w:p w:rsidR="002D41EC" w:rsidRPr="00A74DEC" w:rsidRDefault="002D41EC" w:rsidP="008315F6">
      <w:pPr>
        <w:widowControl/>
        <w:shd w:val="clear" w:color="auto" w:fill="FFFFFF"/>
        <w:spacing w:line="293" w:lineRule="atLeast"/>
        <w:ind w:leftChars="414" w:left="869"/>
        <w:jc w:val="left"/>
        <w:rPr>
          <w:rFonts w:eastAsia="SimSun" w:cs="Arial"/>
          <w:color w:val="242729"/>
          <w:kern w:val="0"/>
          <w:szCs w:val="21"/>
        </w:rPr>
      </w:pPr>
      <w:r>
        <w:rPr>
          <w:rFonts w:eastAsia="SimSun" w:cs="Arial" w:hint="eastAsia"/>
          <w:color w:val="242729"/>
          <w:kern w:val="0"/>
          <w:szCs w:val="21"/>
        </w:rPr>
        <w:t>Hashtable maintain similar mechanism as</w:t>
      </w:r>
      <w:r w:rsidR="00DA09CE">
        <w:rPr>
          <w:rFonts w:eastAsia="SimSun" w:cs="Arial" w:hint="eastAsia"/>
          <w:color w:val="242729"/>
          <w:kern w:val="0"/>
          <w:szCs w:val="21"/>
        </w:rPr>
        <w:t xml:space="preserve"> Enumerator</w:t>
      </w:r>
      <w:r>
        <w:rPr>
          <w:rFonts w:eastAsia="SimSun" w:cs="Arial" w:hint="eastAsia"/>
          <w:color w:val="242729"/>
          <w:kern w:val="0"/>
          <w:szCs w:val="21"/>
        </w:rPr>
        <w:t>.</w:t>
      </w:r>
    </w:p>
    <w:p w:rsidR="00DF422B" w:rsidRDefault="00A74DEC" w:rsidP="008315F6">
      <w:pPr>
        <w:widowControl/>
        <w:shd w:val="clear" w:color="auto" w:fill="FFFFFF"/>
        <w:spacing w:line="293" w:lineRule="atLeast"/>
        <w:ind w:leftChars="200" w:left="420"/>
        <w:jc w:val="left"/>
        <w:rPr>
          <w:rFonts w:eastAsia="SimSun" w:cs="Arial"/>
          <w:color w:val="242729"/>
          <w:kern w:val="0"/>
          <w:szCs w:val="21"/>
        </w:rPr>
      </w:pPr>
      <w:r w:rsidRPr="00A74DEC">
        <w:rPr>
          <w:rFonts w:eastAsia="SimSun" w:cs="Arial"/>
          <w:color w:val="242729"/>
          <w:kern w:val="0"/>
          <w:szCs w:val="21"/>
        </w:rPr>
        <w:t>Since synchronization is not an issue for you, I'd recommend </w:t>
      </w:r>
      <w:r w:rsidRPr="00A74DEC">
        <w:rPr>
          <w:rFonts w:eastAsia="SimSun" w:cs="Consolas"/>
          <w:color w:val="242729"/>
          <w:kern w:val="0"/>
          <w:szCs w:val="21"/>
          <w:bdr w:val="none" w:sz="0" w:space="0" w:color="auto" w:frame="1"/>
          <w:shd w:val="clear" w:color="auto" w:fill="EFF0F1"/>
        </w:rPr>
        <w:t>HashMap</w:t>
      </w:r>
      <w:r w:rsidRPr="00A74DEC">
        <w:rPr>
          <w:rFonts w:eastAsia="SimSun" w:cs="Arial"/>
          <w:color w:val="242729"/>
          <w:kern w:val="0"/>
          <w:szCs w:val="21"/>
        </w:rPr>
        <w:t>. If synchronization becomes an issue, you may also look at </w:t>
      </w:r>
      <w:hyperlink r:id="rId93" w:history="1">
        <w:r w:rsidRPr="00A74DEC">
          <w:rPr>
            <w:rFonts w:eastAsia="SimSun" w:cs="Consolas"/>
            <w:color w:val="005999"/>
            <w:kern w:val="0"/>
            <w:szCs w:val="21"/>
            <w:bdr w:val="none" w:sz="0" w:space="0" w:color="auto" w:frame="1"/>
            <w:shd w:val="clear" w:color="auto" w:fill="EFF0F1"/>
          </w:rPr>
          <w:t>ConcurrentHashMap</w:t>
        </w:r>
      </w:hyperlink>
      <w:r w:rsidRPr="00A74DEC">
        <w:rPr>
          <w:rFonts w:eastAsia="SimSun" w:cs="Arial"/>
          <w:color w:val="242729"/>
          <w:kern w:val="0"/>
          <w:szCs w:val="21"/>
        </w:rPr>
        <w:t>.</w:t>
      </w:r>
    </w:p>
    <w:p w:rsidR="009A4067" w:rsidRPr="009A4067" w:rsidRDefault="009A4067" w:rsidP="008315F6">
      <w:pPr>
        <w:pStyle w:val="Heading1"/>
        <w:shd w:val="clear" w:color="auto" w:fill="FFFFFF"/>
        <w:spacing w:line="375" w:lineRule="atLeast"/>
        <w:ind w:leftChars="200" w:left="420"/>
        <w:rPr>
          <w:rFonts w:asciiTheme="minorHAnsi" w:hAnsiTheme="minorHAnsi"/>
          <w:kern w:val="0"/>
          <w:sz w:val="21"/>
          <w:szCs w:val="21"/>
        </w:rPr>
      </w:pPr>
      <w:r w:rsidRPr="00DF422B">
        <w:rPr>
          <w:rFonts w:asciiTheme="minorHAnsi" w:hAnsiTheme="minorHAnsi"/>
          <w:b w:val="0"/>
          <w:bCs w:val="0"/>
          <w:kern w:val="0"/>
          <w:sz w:val="21"/>
          <w:szCs w:val="21"/>
        </w:rPr>
        <w:t>Note</w:t>
      </w:r>
      <w:r w:rsidRPr="00DF422B">
        <w:rPr>
          <w:rFonts w:asciiTheme="minorHAnsi" w:hAnsiTheme="minorHAnsi"/>
          <w:kern w:val="0"/>
          <w:sz w:val="21"/>
          <w:szCs w:val="21"/>
        </w:rPr>
        <w:t xml:space="preserve">: </w:t>
      </w:r>
      <w:r w:rsidRPr="00DF422B">
        <w:rPr>
          <w:rFonts w:asciiTheme="minorHAnsi" w:hAnsiTheme="minorHAnsi"/>
          <w:color w:val="FF0000"/>
          <w:kern w:val="0"/>
          <w:sz w:val="21"/>
          <w:szCs w:val="21"/>
        </w:rPr>
        <w:t>Only one NULL is allowed as a key in HashMap. HashMap does not allow multiple keys to be NULL. Nevertheless, it can have multiple NULL</w:t>
      </w:r>
      <w:r w:rsidRPr="00DF422B">
        <w:rPr>
          <w:rFonts w:asciiTheme="minorHAnsi" w:hAnsiTheme="minorHAnsi" w:hint="eastAsia"/>
          <w:kern w:val="0"/>
          <w:sz w:val="21"/>
          <w:szCs w:val="21"/>
        </w:rPr>
        <w:t xml:space="preserve"> </w:t>
      </w:r>
    </w:p>
    <w:p w:rsidR="00C91B58" w:rsidRPr="00392ADA" w:rsidRDefault="006F4566" w:rsidP="008315F6">
      <w:pPr>
        <w:pStyle w:val="Heading1"/>
        <w:shd w:val="clear" w:color="auto" w:fill="FFFFFF"/>
        <w:spacing w:line="375" w:lineRule="atLeast"/>
        <w:ind w:leftChars="300" w:left="630"/>
        <w:rPr>
          <w:rFonts w:asciiTheme="minorHAnsi" w:hAnsiTheme="minorHAnsi"/>
          <w:kern w:val="0"/>
          <w:sz w:val="21"/>
          <w:szCs w:val="21"/>
        </w:rPr>
      </w:pPr>
      <w:r w:rsidRPr="00392ADA">
        <w:rPr>
          <w:rFonts w:asciiTheme="minorHAnsi" w:hAnsiTheme="minorHAnsi"/>
          <w:bCs w:val="0"/>
          <w:kern w:val="0"/>
          <w:sz w:val="21"/>
          <w:szCs w:val="21"/>
        </w:rPr>
        <w:t>(7)</w:t>
      </w:r>
      <w:r w:rsidR="00C91B58" w:rsidRPr="00392ADA">
        <w:rPr>
          <w:rFonts w:asciiTheme="minorHAnsi" w:hAnsiTheme="minorHAnsi"/>
          <w:bCs w:val="0"/>
          <w:color w:val="000000"/>
          <w:sz w:val="21"/>
          <w:szCs w:val="21"/>
        </w:rPr>
        <w:t xml:space="preserve"> ArrayList Vs. Vector?</w:t>
      </w:r>
    </w:p>
    <w:p w:rsidR="00FD3A3E" w:rsidRPr="00392ADA" w:rsidRDefault="00FD3A3E" w:rsidP="008315F6">
      <w:pPr>
        <w:widowControl/>
        <w:shd w:val="clear" w:color="auto" w:fill="FFFFF6"/>
        <w:spacing w:before="225" w:after="225" w:line="270" w:lineRule="atLeast"/>
        <w:ind w:leftChars="300" w:left="630"/>
        <w:jc w:val="left"/>
        <w:rPr>
          <w:rFonts w:eastAsia="SimSun" w:cs="SimSun"/>
          <w:kern w:val="0"/>
          <w:szCs w:val="21"/>
        </w:rPr>
      </w:pPr>
      <w:r w:rsidRPr="00392ADA">
        <w:rPr>
          <w:rFonts w:eastAsia="SimSun" w:cs="SimSun"/>
          <w:kern w:val="0"/>
          <w:szCs w:val="21"/>
        </w:rPr>
        <w:t xml:space="preserve">1) </w:t>
      </w:r>
      <w:r w:rsidRPr="00392ADA">
        <w:rPr>
          <w:rFonts w:eastAsia="SimSun" w:cs="SimSun"/>
          <w:b/>
          <w:kern w:val="0"/>
          <w:szCs w:val="21"/>
        </w:rPr>
        <w:t>Synchronization</w:t>
      </w:r>
      <w:r w:rsidRPr="00392ADA">
        <w:rPr>
          <w:rFonts w:eastAsia="SimSun" w:cs="SimSun"/>
          <w:kern w:val="0"/>
          <w:szCs w:val="21"/>
        </w:rPr>
        <w:t xml:space="preserve"> - </w:t>
      </w:r>
      <w:r w:rsidRPr="00392ADA">
        <w:rPr>
          <w:rFonts w:eastAsia="SimSun" w:cs="SimSun"/>
          <w:color w:val="FF0000"/>
          <w:kern w:val="0"/>
          <w:szCs w:val="21"/>
        </w:rPr>
        <w:t>ArrayList is not thread-safe whereas Vector is thread-safe.</w:t>
      </w:r>
      <w:r w:rsidRPr="00392ADA">
        <w:rPr>
          <w:rFonts w:eastAsia="SimSun" w:cs="SimSun"/>
          <w:kern w:val="0"/>
          <w:szCs w:val="21"/>
        </w:rPr>
        <w:t xml:space="preserve"> In Vector class each method like add(), get(int i) is surrounded with a synchronized block and thus making Vector class thread-safe.</w:t>
      </w:r>
    </w:p>
    <w:p w:rsidR="00FD3A3E" w:rsidRPr="00392ADA" w:rsidRDefault="00FD3A3E" w:rsidP="008315F6">
      <w:pPr>
        <w:widowControl/>
        <w:shd w:val="clear" w:color="auto" w:fill="FFFFF6"/>
        <w:spacing w:before="225" w:after="225" w:line="270" w:lineRule="atLeast"/>
        <w:ind w:leftChars="300" w:left="630"/>
        <w:jc w:val="left"/>
        <w:rPr>
          <w:rFonts w:eastAsia="SimSun" w:cs="SimSun"/>
          <w:kern w:val="0"/>
          <w:szCs w:val="21"/>
        </w:rPr>
      </w:pPr>
      <w:r w:rsidRPr="00392ADA">
        <w:rPr>
          <w:rFonts w:eastAsia="SimSun" w:cs="SimSun"/>
          <w:kern w:val="0"/>
          <w:szCs w:val="21"/>
        </w:rPr>
        <w:t xml:space="preserve">2) </w:t>
      </w:r>
      <w:r w:rsidRPr="00392ADA">
        <w:rPr>
          <w:rFonts w:eastAsia="SimSun" w:cs="SimSun"/>
          <w:b/>
          <w:kern w:val="0"/>
          <w:szCs w:val="21"/>
        </w:rPr>
        <w:t>Data growth</w:t>
      </w:r>
      <w:r w:rsidRPr="00392ADA">
        <w:rPr>
          <w:rFonts w:eastAsia="SimSun" w:cs="SimSun"/>
          <w:kern w:val="0"/>
          <w:szCs w:val="21"/>
        </w:rPr>
        <w:t xml:space="preserve"> - Internally, both the ArrayList and Vector hold onto their contents using an Array. When an element is inserted into an ArrayList or a Vector, the object will need to expand its internal array if it runs out of room. </w:t>
      </w:r>
      <w:r w:rsidRPr="00392ADA">
        <w:rPr>
          <w:rFonts w:eastAsia="SimSun" w:cs="SimSun"/>
          <w:color w:val="FF0000"/>
          <w:kern w:val="0"/>
          <w:szCs w:val="21"/>
        </w:rPr>
        <w:t>A Vector defaults to doubling the size of its array, while the ArrayList increases its array size by 50 percent.</w:t>
      </w:r>
    </w:p>
    <w:p w:rsidR="00C91B58" w:rsidRPr="00392ADA" w:rsidRDefault="00C91B58" w:rsidP="008315F6">
      <w:pPr>
        <w:widowControl/>
        <w:shd w:val="clear" w:color="auto" w:fill="FFFFF6"/>
        <w:spacing w:before="225" w:after="225" w:line="270" w:lineRule="atLeast"/>
        <w:ind w:leftChars="300" w:left="630"/>
        <w:jc w:val="left"/>
        <w:rPr>
          <w:rFonts w:eastAsia="SimSun" w:cs="SimSun"/>
          <w:color w:val="333333"/>
          <w:kern w:val="0"/>
          <w:szCs w:val="21"/>
        </w:rPr>
      </w:pPr>
      <w:r w:rsidRPr="00392ADA">
        <w:rPr>
          <w:color w:val="000000"/>
          <w:szCs w:val="21"/>
        </w:rPr>
        <w:lastRenderedPageBreak/>
        <w:t>3)</w:t>
      </w:r>
      <w:r w:rsidRPr="00392ADA">
        <w:rPr>
          <w:rStyle w:val="apple-converted-space"/>
          <w:color w:val="000000"/>
          <w:szCs w:val="21"/>
        </w:rPr>
        <w:t> </w:t>
      </w:r>
      <w:r w:rsidRPr="00392ADA">
        <w:rPr>
          <w:rStyle w:val="Strong"/>
          <w:color w:val="000000"/>
          <w:szCs w:val="21"/>
        </w:rPr>
        <w:t>Performance</w:t>
      </w:r>
      <w:r w:rsidRPr="00392ADA">
        <w:rPr>
          <w:color w:val="000000"/>
          <w:szCs w:val="21"/>
        </w:rPr>
        <w:t>: ArrayList gives better performance as it is non-synchronized. Vector operations gives poor performance as they are thread-safe, the thread which works on Vector gets a lock on it which makes other thread wait till the lock is released.</w:t>
      </w:r>
    </w:p>
    <w:p w:rsidR="00C91B58" w:rsidRPr="00392ADA" w:rsidRDefault="00C91B58" w:rsidP="008315F6">
      <w:pPr>
        <w:widowControl/>
        <w:shd w:val="clear" w:color="auto" w:fill="FFFFFF"/>
        <w:spacing w:line="260" w:lineRule="atLeast"/>
        <w:ind w:leftChars="252" w:left="529" w:firstLineChars="100" w:firstLine="210"/>
        <w:jc w:val="left"/>
        <w:rPr>
          <w:color w:val="000000"/>
          <w:szCs w:val="21"/>
        </w:rPr>
      </w:pPr>
      <w:r w:rsidRPr="00392ADA">
        <w:rPr>
          <w:color w:val="FF0000"/>
          <w:szCs w:val="21"/>
        </w:rPr>
        <w:t>When to use ArrayList and when to use vector?</w:t>
      </w:r>
    </w:p>
    <w:p w:rsidR="00810461" w:rsidRPr="00392ADA" w:rsidRDefault="00C91B58" w:rsidP="008315F6">
      <w:pPr>
        <w:pStyle w:val="NormalWeb"/>
        <w:shd w:val="clear" w:color="auto" w:fill="FFFFFF"/>
        <w:spacing w:before="0" w:beforeAutospacing="0" w:after="260" w:afterAutospacing="0" w:line="260" w:lineRule="atLeast"/>
        <w:ind w:leftChars="300" w:left="630"/>
        <w:rPr>
          <w:rFonts w:asciiTheme="minorHAnsi" w:hAnsiTheme="minorHAnsi"/>
          <w:color w:val="000000"/>
          <w:sz w:val="21"/>
          <w:szCs w:val="21"/>
        </w:rPr>
      </w:pPr>
      <w:r w:rsidRPr="00392ADA">
        <w:rPr>
          <w:rFonts w:asciiTheme="minorHAnsi" w:hAnsiTheme="minorHAnsi"/>
          <w:color w:val="000000"/>
          <w:sz w:val="21"/>
          <w:szCs w:val="21"/>
        </w:rPr>
        <w:t>It totally depends on the requirement. If there is a need to perform “thread-safe” operation the vector is your best bet as it ensures that only one thread access the collection at a time.</w:t>
      </w:r>
      <w:r w:rsidRPr="00392ADA">
        <w:rPr>
          <w:rStyle w:val="Strong"/>
          <w:rFonts w:asciiTheme="minorHAnsi" w:hAnsiTheme="minorHAnsi"/>
          <w:color w:val="000000"/>
          <w:sz w:val="21"/>
          <w:szCs w:val="21"/>
        </w:rPr>
        <w:t>Performance:</w:t>
      </w:r>
      <w:r w:rsidRPr="00392ADA">
        <w:rPr>
          <w:rStyle w:val="apple-converted-space"/>
          <w:rFonts w:asciiTheme="minorHAnsi" w:hAnsiTheme="minorHAnsi"/>
          <w:color w:val="000000"/>
          <w:sz w:val="21"/>
          <w:szCs w:val="21"/>
        </w:rPr>
        <w:t> </w:t>
      </w:r>
      <w:r w:rsidRPr="00392ADA">
        <w:rPr>
          <w:rFonts w:asciiTheme="minorHAnsi" w:hAnsiTheme="minorHAnsi"/>
          <w:color w:val="000000"/>
          <w:sz w:val="21"/>
          <w:szCs w:val="21"/>
        </w:rPr>
        <w:t>Synchronized operations consumes more time compared to non-synchronized ones so if there is no need for thread safe operation, ArrayList is a better choice as performance will be improved because of the concurrent processes.</w:t>
      </w:r>
    </w:p>
    <w:p w:rsidR="006F4566" w:rsidRPr="006F4566" w:rsidRDefault="006F4566" w:rsidP="008315F6">
      <w:pPr>
        <w:pStyle w:val="NormalWeb"/>
        <w:spacing w:before="225" w:beforeAutospacing="0" w:after="225" w:afterAutospacing="0" w:line="270" w:lineRule="atLeast"/>
        <w:ind w:leftChars="300" w:left="630"/>
        <w:rPr>
          <w:rFonts w:ascii="Verdana" w:hAnsi="Verdana"/>
          <w:b/>
          <w:bCs/>
          <w:sz w:val="18"/>
          <w:szCs w:val="18"/>
          <w:shd w:val="clear" w:color="auto" w:fill="FFFFF6"/>
        </w:rPr>
      </w:pPr>
      <w:r w:rsidRPr="006F4566">
        <w:rPr>
          <w:rFonts w:asciiTheme="minorHAnsi" w:hAnsiTheme="minorHAnsi"/>
          <w:sz w:val="22"/>
          <w:szCs w:val="22"/>
        </w:rPr>
        <w:t>(8)</w:t>
      </w:r>
      <w:r w:rsidRPr="006F4566">
        <w:rPr>
          <w:rFonts w:asciiTheme="minorHAnsi" w:hAnsiTheme="minorHAnsi"/>
          <w:b/>
          <w:bCs/>
          <w:sz w:val="22"/>
          <w:szCs w:val="22"/>
          <w:shd w:val="clear" w:color="auto" w:fill="FFFFF6"/>
        </w:rPr>
        <w:t xml:space="preserve"> If an Employee class is present and its objects are added in an arrayList. Now I want the list to be sorted on the basis of the employeeID of Employee class. What are the steps?</w:t>
      </w:r>
    </w:p>
    <w:p w:rsidR="006F4566" w:rsidRPr="00917757" w:rsidRDefault="006F4566" w:rsidP="008315F6">
      <w:pPr>
        <w:widowControl/>
        <w:shd w:val="clear" w:color="auto" w:fill="FFFFF6"/>
        <w:spacing w:before="225" w:after="225" w:line="270" w:lineRule="atLeast"/>
        <w:ind w:leftChars="300" w:left="630"/>
        <w:jc w:val="left"/>
        <w:rPr>
          <w:rFonts w:ascii="Verdana" w:eastAsia="SimSun" w:hAnsi="Verdana" w:cs="SimSun"/>
          <w:kern w:val="0"/>
          <w:sz w:val="18"/>
          <w:szCs w:val="18"/>
          <w:highlight w:val="green"/>
        </w:rPr>
      </w:pPr>
      <w:r w:rsidRPr="006F4566">
        <w:rPr>
          <w:rFonts w:ascii="Verdana" w:eastAsia="SimSun" w:hAnsi="Verdana" w:cs="SimSun"/>
          <w:kern w:val="0"/>
          <w:sz w:val="18"/>
          <w:szCs w:val="18"/>
        </w:rPr>
        <w:t xml:space="preserve">Ans) </w:t>
      </w:r>
      <w:r w:rsidRPr="00917757">
        <w:rPr>
          <w:rFonts w:ascii="Verdana" w:eastAsia="SimSun" w:hAnsi="Verdana" w:cs="SimSun"/>
          <w:kern w:val="0"/>
          <w:sz w:val="18"/>
          <w:szCs w:val="18"/>
          <w:highlight w:val="green"/>
        </w:rPr>
        <w:t xml:space="preserve">1) Implement </w:t>
      </w:r>
      <w:r w:rsidRPr="00EC4269">
        <w:rPr>
          <w:rFonts w:ascii="Verdana" w:eastAsia="SimSun" w:hAnsi="Verdana" w:cs="SimSun"/>
          <w:kern w:val="0"/>
          <w:sz w:val="18"/>
          <w:szCs w:val="18"/>
          <w:highlight w:val="yellow"/>
        </w:rPr>
        <w:t>Comparable interface</w:t>
      </w:r>
      <w:r w:rsidRPr="00917757">
        <w:rPr>
          <w:rFonts w:ascii="Verdana" w:eastAsia="SimSun" w:hAnsi="Verdana" w:cs="SimSun"/>
          <w:kern w:val="0"/>
          <w:sz w:val="18"/>
          <w:szCs w:val="18"/>
          <w:highlight w:val="green"/>
        </w:rPr>
        <w:t xml:space="preserve"> for the Employee class and override the compareTo(Object obj) method in which compare the employeeID</w:t>
      </w:r>
    </w:p>
    <w:p w:rsidR="006F4566" w:rsidRDefault="006F4566" w:rsidP="008315F6">
      <w:pPr>
        <w:widowControl/>
        <w:shd w:val="clear" w:color="auto" w:fill="FFFFF6"/>
        <w:spacing w:before="225" w:after="225" w:line="270" w:lineRule="atLeast"/>
        <w:ind w:leftChars="300" w:left="630"/>
        <w:jc w:val="left"/>
        <w:rPr>
          <w:rFonts w:ascii="Verdana" w:eastAsia="SimSun" w:hAnsi="Verdana" w:cs="SimSun"/>
          <w:kern w:val="0"/>
          <w:sz w:val="18"/>
          <w:szCs w:val="18"/>
        </w:rPr>
      </w:pPr>
      <w:r w:rsidRPr="00917757">
        <w:rPr>
          <w:rFonts w:ascii="Verdana" w:eastAsia="SimSun" w:hAnsi="Verdana" w:cs="SimSun"/>
          <w:kern w:val="0"/>
          <w:sz w:val="18"/>
          <w:szCs w:val="18"/>
          <w:highlight w:val="green"/>
        </w:rPr>
        <w:t>2) Now call Collections.sort() method and pass list as an argument.</w:t>
      </w:r>
    </w:p>
    <w:p w:rsidR="00464EBF" w:rsidRDefault="00464EBF" w:rsidP="008315F6">
      <w:pPr>
        <w:widowControl/>
        <w:shd w:val="clear" w:color="auto" w:fill="FFFFF6"/>
        <w:spacing w:before="225" w:after="225" w:line="270" w:lineRule="atLeast"/>
        <w:ind w:leftChars="300" w:left="630"/>
        <w:jc w:val="left"/>
        <w:rPr>
          <w:rFonts w:ascii="Verdana" w:eastAsia="SimSun" w:hAnsi="Verdana" w:cs="SimSun"/>
          <w:kern w:val="0"/>
          <w:sz w:val="18"/>
          <w:szCs w:val="18"/>
        </w:rPr>
      </w:pPr>
      <w:r>
        <w:rPr>
          <w:rFonts w:ascii="Verdana" w:eastAsia="SimSun" w:hAnsi="Verdana" w:cs="SimSun" w:hint="eastAsia"/>
          <w:kern w:val="0"/>
          <w:sz w:val="18"/>
          <w:szCs w:val="18"/>
        </w:rPr>
        <w:t>How to implement custom compareTo method</w:t>
      </w:r>
    </w:p>
    <w:p w:rsidR="00464EBF" w:rsidRPr="00464EBF" w:rsidRDefault="00464EBF" w:rsidP="008315F6">
      <w:pPr>
        <w:widowControl/>
        <w:shd w:val="clear" w:color="auto" w:fill="FFFFFF"/>
        <w:spacing w:after="240" w:line="267" w:lineRule="atLeast"/>
        <w:ind w:leftChars="300" w:left="630"/>
        <w:jc w:val="left"/>
        <w:textAlignment w:val="baseline"/>
        <w:rPr>
          <w:rFonts w:ascii="Arial" w:eastAsia="SimSun" w:hAnsi="Arial" w:cs="Arial"/>
          <w:color w:val="000000"/>
          <w:kern w:val="0"/>
          <w:sz w:val="20"/>
          <w:szCs w:val="20"/>
        </w:rPr>
      </w:pPr>
      <w:r w:rsidRPr="00464EBF">
        <w:rPr>
          <w:rFonts w:ascii="Arial" w:eastAsia="SimSun" w:hAnsi="Arial" w:cs="Arial" w:hint="eastAsia"/>
          <w:b/>
          <w:color w:val="FF0000"/>
          <w:kern w:val="0"/>
          <w:sz w:val="20"/>
          <w:szCs w:val="20"/>
        </w:rPr>
        <w:t>F</w:t>
      </w:r>
      <w:r w:rsidRPr="00464EBF">
        <w:rPr>
          <w:rFonts w:ascii="Arial" w:eastAsia="SimSun" w:hAnsi="Arial" w:cs="Arial"/>
          <w:b/>
          <w:color w:val="FF0000"/>
          <w:kern w:val="0"/>
          <w:sz w:val="20"/>
          <w:szCs w:val="20"/>
        </w:rPr>
        <w:t xml:space="preserve">irst you should type the Comparable interface you're implementing. </w:t>
      </w:r>
      <w:r w:rsidRPr="00464EBF">
        <w:rPr>
          <w:rFonts w:ascii="Arial" w:eastAsia="SimSun" w:hAnsi="Arial" w:cs="Arial"/>
          <w:color w:val="000000"/>
          <w:kern w:val="0"/>
          <w:sz w:val="20"/>
          <w:szCs w:val="20"/>
        </w:rPr>
        <w:t>Here's what it should look like: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8B"/>
          <w:kern w:val="0"/>
          <w:sz w:val="20"/>
          <w:szCs w:val="20"/>
          <w:bdr w:val="none" w:sz="0" w:space="0" w:color="auto" w:frame="1"/>
        </w:rPr>
        <w:t>public</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class</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2B91AF"/>
          <w:kern w:val="0"/>
          <w:sz w:val="20"/>
          <w:szCs w:val="20"/>
          <w:bdr w:val="none" w:sz="0" w:space="0" w:color="auto" w:frame="1"/>
        </w:rPr>
        <w:t>Student</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implements</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2B91AF"/>
          <w:kern w:val="0"/>
          <w:sz w:val="20"/>
          <w:szCs w:val="20"/>
          <w:bdr w:val="none" w:sz="0" w:space="0" w:color="auto" w:frame="1"/>
        </w:rPr>
        <w:t>Comparable</w:t>
      </w:r>
      <w:r w:rsidRPr="00464EBF">
        <w:rPr>
          <w:rFonts w:ascii="Consolas" w:eastAsia="SimSun" w:hAnsi="Consolas" w:cs="Consolas"/>
          <w:color w:val="000000"/>
          <w:kern w:val="0"/>
          <w:sz w:val="20"/>
          <w:szCs w:val="20"/>
          <w:bdr w:val="none" w:sz="0" w:space="0" w:color="auto" w:frame="1"/>
        </w:rPr>
        <w:t>&lt;</w:t>
      </w:r>
      <w:r w:rsidRPr="00464EBF">
        <w:rPr>
          <w:rFonts w:ascii="Consolas" w:eastAsia="SimSun" w:hAnsi="Consolas" w:cs="Consolas"/>
          <w:color w:val="2B91AF"/>
          <w:kern w:val="0"/>
          <w:sz w:val="20"/>
          <w:szCs w:val="20"/>
          <w:bdr w:val="none" w:sz="0" w:space="0" w:color="auto" w:frame="1"/>
        </w:rPr>
        <w:t>Student</w:t>
      </w:r>
      <w:r w:rsidRPr="00464EBF">
        <w:rPr>
          <w:rFonts w:ascii="Consolas" w:eastAsia="SimSun" w:hAnsi="Consolas" w:cs="Consolas"/>
          <w:color w:val="000000"/>
          <w:kern w:val="0"/>
          <w:sz w:val="20"/>
          <w:szCs w:val="20"/>
          <w:bdr w:val="none" w:sz="0" w:space="0" w:color="auto" w:frame="1"/>
        </w:rPr>
        <w:t>&gt; {</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private</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int</w:t>
      </w:r>
      <w:r w:rsidRPr="00464EBF">
        <w:rPr>
          <w:rFonts w:ascii="Consolas" w:eastAsia="SimSun" w:hAnsi="Consolas" w:cs="Consolas"/>
          <w:color w:val="000000"/>
          <w:kern w:val="0"/>
          <w:sz w:val="20"/>
          <w:szCs w:val="20"/>
          <w:bdr w:val="none" w:sz="0" w:space="0" w:color="auto" w:frame="1"/>
        </w:rPr>
        <w:t xml:space="preserve"> age;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private</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2B91AF"/>
          <w:kern w:val="0"/>
          <w:sz w:val="20"/>
          <w:szCs w:val="20"/>
          <w:bdr w:val="none" w:sz="0" w:space="0" w:color="auto" w:frame="1"/>
        </w:rPr>
        <w:t>String</w:t>
      </w:r>
      <w:r w:rsidRPr="00464EBF">
        <w:rPr>
          <w:rFonts w:ascii="Consolas" w:eastAsia="SimSun" w:hAnsi="Consolas" w:cs="Consolas"/>
          <w:color w:val="000000"/>
          <w:kern w:val="0"/>
          <w:sz w:val="20"/>
          <w:szCs w:val="20"/>
          <w:bdr w:val="none" w:sz="0" w:space="0" w:color="auto" w:frame="1"/>
        </w:rPr>
        <w:t xml:space="preserve"> name;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800000"/>
          <w:kern w:val="0"/>
          <w:sz w:val="20"/>
          <w:szCs w:val="20"/>
          <w:bdr w:val="none" w:sz="0" w:space="0" w:color="auto" w:frame="1"/>
        </w:rPr>
        <w:t>@Override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public</w:t>
      </w: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int</w:t>
      </w:r>
      <w:r w:rsidRPr="00464EBF">
        <w:rPr>
          <w:rFonts w:ascii="Consolas" w:eastAsia="SimSun" w:hAnsi="Consolas" w:cs="Consolas"/>
          <w:color w:val="000000"/>
          <w:kern w:val="0"/>
          <w:sz w:val="20"/>
          <w:szCs w:val="20"/>
          <w:bdr w:val="none" w:sz="0" w:space="0" w:color="auto" w:frame="1"/>
        </w:rPr>
        <w:t xml:space="preserve"> compareTo(</w:t>
      </w:r>
      <w:r w:rsidRPr="00464EBF">
        <w:rPr>
          <w:rFonts w:ascii="Consolas" w:eastAsia="SimSun" w:hAnsi="Consolas" w:cs="Consolas"/>
          <w:color w:val="2B91AF"/>
          <w:kern w:val="0"/>
          <w:sz w:val="20"/>
          <w:szCs w:val="20"/>
          <w:bdr w:val="none" w:sz="0" w:space="0" w:color="auto" w:frame="1"/>
        </w:rPr>
        <w:t>Student</w:t>
      </w:r>
      <w:r w:rsidRPr="00464EBF">
        <w:rPr>
          <w:rFonts w:ascii="Consolas" w:eastAsia="SimSun" w:hAnsi="Consolas" w:cs="Consolas"/>
          <w:color w:val="000000"/>
          <w:kern w:val="0"/>
          <w:sz w:val="20"/>
          <w:szCs w:val="20"/>
          <w:bdr w:val="none" w:sz="0" w:space="0" w:color="auto" w:frame="1"/>
        </w:rPr>
        <w:t xml:space="preserve"> s) {</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if</w:t>
      </w:r>
      <w:r w:rsidRPr="00464EBF">
        <w:rPr>
          <w:rFonts w:ascii="Consolas" w:eastAsia="SimSun" w:hAnsi="Consolas" w:cs="Consolas"/>
          <w:color w:val="000000"/>
          <w:kern w:val="0"/>
          <w:sz w:val="20"/>
          <w:szCs w:val="20"/>
          <w:bdr w:val="none" w:sz="0" w:space="0" w:color="auto" w:frame="1"/>
        </w:rPr>
        <w:t xml:space="preserve"> (name.equals(s.name))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return</w:t>
      </w:r>
      <w:r w:rsidRPr="00464EBF">
        <w:rPr>
          <w:rFonts w:ascii="Consolas" w:eastAsia="SimSun" w:hAnsi="Consolas" w:cs="Consolas"/>
          <w:color w:val="000000"/>
          <w:kern w:val="0"/>
          <w:sz w:val="20"/>
          <w:szCs w:val="20"/>
          <w:bdr w:val="none" w:sz="0" w:space="0" w:color="auto" w:frame="1"/>
        </w:rPr>
        <w:t xml:space="preserve"> age - s.age;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r w:rsidRPr="00464EBF">
        <w:rPr>
          <w:rFonts w:ascii="Consolas" w:eastAsia="SimSun" w:hAnsi="Consolas" w:cs="Consolas"/>
          <w:color w:val="00008B"/>
          <w:kern w:val="0"/>
          <w:sz w:val="20"/>
          <w:szCs w:val="20"/>
          <w:bdr w:val="none" w:sz="0" w:space="0" w:color="auto" w:frame="1"/>
        </w:rPr>
        <w:t>return</w:t>
      </w:r>
      <w:r w:rsidRPr="00464EBF">
        <w:rPr>
          <w:rFonts w:ascii="Consolas" w:eastAsia="SimSun" w:hAnsi="Consolas" w:cs="Consolas"/>
          <w:color w:val="000000"/>
          <w:kern w:val="0"/>
          <w:sz w:val="20"/>
          <w:szCs w:val="20"/>
          <w:bdr w:val="none" w:sz="0" w:space="0" w:color="auto" w:frame="1"/>
        </w:rPr>
        <w:t xml:space="preserve"> name.compareTo(s.name));</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bdr w:val="none" w:sz="0" w:space="0" w:color="auto" w:frame="1"/>
        </w:rPr>
      </w:pPr>
      <w:r w:rsidRPr="00464EBF">
        <w:rPr>
          <w:rFonts w:ascii="Consolas" w:eastAsia="SimSun" w:hAnsi="Consolas" w:cs="Consolas"/>
          <w:color w:val="000000"/>
          <w:kern w:val="0"/>
          <w:sz w:val="20"/>
          <w:szCs w:val="20"/>
          <w:bdr w:val="none" w:sz="0" w:space="0" w:color="auto" w:frame="1"/>
        </w:rPr>
        <w:t xml:space="preserve">    }</w:t>
      </w:r>
    </w:p>
    <w:p w:rsidR="00464EBF" w:rsidRPr="00464EBF" w:rsidRDefault="00464EBF"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ascii="Consolas" w:eastAsia="SimSun" w:hAnsi="Consolas" w:cs="Consolas"/>
          <w:color w:val="000000"/>
          <w:kern w:val="0"/>
          <w:sz w:val="20"/>
          <w:szCs w:val="20"/>
        </w:rPr>
      </w:pPr>
      <w:r w:rsidRPr="00464EBF">
        <w:rPr>
          <w:rFonts w:ascii="Consolas" w:eastAsia="SimSun" w:hAnsi="Consolas" w:cs="Consolas"/>
          <w:color w:val="000000"/>
          <w:kern w:val="0"/>
          <w:sz w:val="20"/>
          <w:szCs w:val="20"/>
          <w:bdr w:val="none" w:sz="0" w:space="0" w:color="auto" w:frame="1"/>
        </w:rPr>
        <w:t>}</w:t>
      </w:r>
    </w:p>
    <w:p w:rsidR="00464EBF" w:rsidRPr="00543441" w:rsidRDefault="00464EBF" w:rsidP="008315F6">
      <w:pPr>
        <w:widowControl/>
        <w:shd w:val="clear" w:color="auto" w:fill="FFFFFF"/>
        <w:spacing w:line="267" w:lineRule="atLeast"/>
        <w:ind w:leftChars="300" w:left="630"/>
        <w:jc w:val="left"/>
        <w:textAlignment w:val="baseline"/>
        <w:rPr>
          <w:rFonts w:ascii="Arial" w:eastAsia="SimSun" w:hAnsi="Arial" w:cs="Arial"/>
          <w:color w:val="000000"/>
          <w:kern w:val="0"/>
          <w:sz w:val="20"/>
          <w:szCs w:val="20"/>
        </w:rPr>
      </w:pPr>
      <w:r w:rsidRPr="00464EBF">
        <w:rPr>
          <w:rFonts w:ascii="Arial" w:eastAsia="SimSun" w:hAnsi="Arial" w:cs="Arial"/>
          <w:color w:val="000000"/>
          <w:kern w:val="0"/>
          <w:sz w:val="20"/>
          <w:szCs w:val="20"/>
        </w:rPr>
        <w:t>Notice how with the typed interface </w:t>
      </w:r>
      <w:r w:rsidRPr="00464EBF">
        <w:rPr>
          <w:rFonts w:ascii="Consolas" w:eastAsia="SimSun" w:hAnsi="Consolas" w:cs="Consolas"/>
          <w:color w:val="000000"/>
          <w:kern w:val="0"/>
          <w:sz w:val="20"/>
          <w:szCs w:val="20"/>
          <w:bdr w:val="none" w:sz="0" w:space="0" w:color="auto" w:frame="1"/>
          <w:shd w:val="clear" w:color="auto" w:fill="EEEEEE"/>
        </w:rPr>
        <w:t>Comparable&lt;Student&gt;</w:t>
      </w:r>
      <w:r w:rsidRPr="00464EBF">
        <w:rPr>
          <w:rFonts w:ascii="Arial" w:eastAsia="SimSun" w:hAnsi="Arial" w:cs="Arial"/>
          <w:color w:val="000000"/>
          <w:kern w:val="0"/>
          <w:sz w:val="20"/>
          <w:szCs w:val="20"/>
        </w:rPr>
        <w:t>, instead of the raw type </w:t>
      </w:r>
      <w:r w:rsidRPr="00464EBF">
        <w:rPr>
          <w:rFonts w:ascii="Consolas" w:eastAsia="SimSun" w:hAnsi="Consolas" w:cs="Consolas"/>
          <w:color w:val="000000"/>
          <w:kern w:val="0"/>
          <w:sz w:val="20"/>
          <w:szCs w:val="20"/>
          <w:bdr w:val="none" w:sz="0" w:space="0" w:color="auto" w:frame="1"/>
          <w:shd w:val="clear" w:color="auto" w:fill="EEEEEE"/>
        </w:rPr>
        <w:t>Comparable</w:t>
      </w:r>
      <w:r w:rsidRPr="00464EBF">
        <w:rPr>
          <w:rFonts w:ascii="Arial" w:eastAsia="SimSun" w:hAnsi="Arial" w:cs="Arial"/>
          <w:color w:val="000000"/>
          <w:kern w:val="0"/>
          <w:sz w:val="20"/>
          <w:szCs w:val="20"/>
        </w:rPr>
        <w:t>, there's no need to cast.</w:t>
      </w:r>
    </w:p>
    <w:p w:rsidR="006F4566" w:rsidRPr="0070747B" w:rsidRDefault="006F4566" w:rsidP="008315F6">
      <w:pPr>
        <w:widowControl/>
        <w:shd w:val="clear" w:color="auto" w:fill="FFFFF6"/>
        <w:spacing w:before="225" w:after="225" w:line="270" w:lineRule="atLeast"/>
        <w:ind w:leftChars="300" w:left="630"/>
        <w:jc w:val="left"/>
        <w:rPr>
          <w:rFonts w:ascii="Verdana" w:eastAsia="SimSun" w:hAnsi="Verdana" w:cs="SimSun"/>
          <w:b/>
          <w:color w:val="FF0000"/>
          <w:kern w:val="0"/>
          <w:sz w:val="18"/>
          <w:szCs w:val="18"/>
        </w:rPr>
      </w:pPr>
      <w:r w:rsidRPr="0070747B">
        <w:rPr>
          <w:rFonts w:ascii="Verdana" w:eastAsia="SimSun" w:hAnsi="Verdana" w:cs="SimSun"/>
          <w:b/>
          <w:i/>
          <w:iCs/>
          <w:color w:val="FF0000"/>
          <w:kern w:val="0"/>
          <w:sz w:val="18"/>
          <w:szCs w:val="18"/>
        </w:rPr>
        <w:t>Now consider that Employee class is a jar file.</w:t>
      </w:r>
    </w:p>
    <w:p w:rsidR="006F4566" w:rsidRPr="0070747B" w:rsidRDefault="006F4566" w:rsidP="008315F6">
      <w:pPr>
        <w:widowControl/>
        <w:shd w:val="clear" w:color="auto" w:fill="FFFFF6"/>
        <w:spacing w:before="225" w:after="225" w:line="270" w:lineRule="atLeast"/>
        <w:ind w:leftChars="300" w:left="630"/>
        <w:jc w:val="left"/>
        <w:rPr>
          <w:rFonts w:ascii="Verdana" w:eastAsia="SimSun" w:hAnsi="Verdana" w:cs="SimSun"/>
          <w:color w:val="FF0000"/>
          <w:kern w:val="0"/>
          <w:sz w:val="18"/>
          <w:szCs w:val="18"/>
        </w:rPr>
      </w:pPr>
      <w:r w:rsidRPr="0070747B">
        <w:rPr>
          <w:rFonts w:ascii="Verdana" w:eastAsia="SimSun" w:hAnsi="Verdana" w:cs="SimSun"/>
          <w:color w:val="FF0000"/>
          <w:kern w:val="0"/>
          <w:sz w:val="18"/>
          <w:szCs w:val="18"/>
        </w:rPr>
        <w:t xml:space="preserve">1) </w:t>
      </w:r>
      <w:r w:rsidRPr="00D81311">
        <w:rPr>
          <w:rFonts w:ascii="Verdana" w:eastAsia="SimSun" w:hAnsi="Verdana" w:cs="SimSun"/>
          <w:b/>
          <w:color w:val="FF0000"/>
          <w:kern w:val="0"/>
          <w:sz w:val="18"/>
          <w:szCs w:val="18"/>
        </w:rPr>
        <w:t>Since Comparable interface cannot be implemented</w:t>
      </w:r>
      <w:r w:rsidRPr="0070747B">
        <w:rPr>
          <w:rFonts w:ascii="Verdana" w:eastAsia="SimSun" w:hAnsi="Verdana" w:cs="SimSun"/>
          <w:color w:val="FF0000"/>
          <w:kern w:val="0"/>
          <w:sz w:val="18"/>
          <w:szCs w:val="18"/>
        </w:rPr>
        <w:t>, create Comparator and override the compare(Object obj, Object obj1) method .</w:t>
      </w:r>
    </w:p>
    <w:p w:rsidR="006F4566" w:rsidRPr="0070747B" w:rsidRDefault="006F4566" w:rsidP="008315F6">
      <w:pPr>
        <w:widowControl/>
        <w:shd w:val="clear" w:color="auto" w:fill="FFFFF6"/>
        <w:spacing w:before="225" w:after="225" w:line="270" w:lineRule="atLeast"/>
        <w:ind w:leftChars="300" w:left="630"/>
        <w:jc w:val="left"/>
        <w:rPr>
          <w:rFonts w:ascii="Verdana" w:eastAsia="SimSun" w:hAnsi="Verdana" w:cs="SimSun"/>
          <w:color w:val="FF0000"/>
          <w:kern w:val="0"/>
          <w:sz w:val="18"/>
          <w:szCs w:val="18"/>
        </w:rPr>
      </w:pPr>
      <w:r w:rsidRPr="0070747B">
        <w:rPr>
          <w:rFonts w:ascii="Verdana" w:eastAsia="SimSun" w:hAnsi="Verdana" w:cs="SimSun"/>
          <w:color w:val="FF0000"/>
          <w:kern w:val="0"/>
          <w:sz w:val="18"/>
          <w:szCs w:val="18"/>
        </w:rPr>
        <w:t>2) Call Collections.sort() on the list and pass comparator as an argument.</w:t>
      </w:r>
    </w:p>
    <w:p w:rsidR="006F4566" w:rsidRDefault="00BA47EA" w:rsidP="008315F6">
      <w:pPr>
        <w:pStyle w:val="NormalWeb"/>
        <w:shd w:val="clear" w:color="auto" w:fill="FFFFFF"/>
        <w:spacing w:before="0" w:beforeAutospacing="0" w:after="260" w:afterAutospacing="0" w:line="260" w:lineRule="atLeast"/>
        <w:ind w:leftChars="300" w:left="630"/>
        <w:rPr>
          <w:rFonts w:ascii="Trebuchet MS" w:hAnsi="Trebuchet MS"/>
          <w:color w:val="000000"/>
          <w:sz w:val="16"/>
          <w:szCs w:val="16"/>
        </w:rPr>
      </w:pPr>
      <w:hyperlink r:id="rId94" w:history="1">
        <w:r w:rsidR="00543441" w:rsidRPr="00995519">
          <w:rPr>
            <w:rStyle w:val="Hyperlink"/>
            <w:rFonts w:ascii="Trebuchet MS" w:hAnsi="Trebuchet MS"/>
            <w:sz w:val="16"/>
            <w:szCs w:val="16"/>
          </w:rPr>
          <w:t>http://stackoverflow.com/questions/18757805/implementing-custom-compareto</w:t>
        </w:r>
      </w:hyperlink>
    </w:p>
    <w:p w:rsidR="00D43510" w:rsidRPr="004D09C0" w:rsidRDefault="00D43510"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r w:rsidRPr="004D09C0">
        <w:rPr>
          <w:rFonts w:asciiTheme="minorHAnsi" w:hAnsiTheme="minorHAnsi"/>
          <w:b w:val="0"/>
          <w:bCs w:val="0"/>
          <w:color w:val="000000"/>
          <w:kern w:val="0"/>
          <w:sz w:val="21"/>
          <w:szCs w:val="21"/>
        </w:rPr>
        <w:lastRenderedPageBreak/>
        <w:t>(9) What is the importance of hashCode() and equals() methods? How they are used in Java?</w:t>
      </w:r>
    </w:p>
    <w:p w:rsidR="00D43510" w:rsidRPr="004D09C0" w:rsidRDefault="00BA47EA"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hyperlink r:id="rId95" w:history="1">
        <w:r w:rsidR="00D43510" w:rsidRPr="004D09C0">
          <w:rPr>
            <w:rStyle w:val="Hyperlink"/>
            <w:rFonts w:asciiTheme="minorHAnsi" w:hAnsiTheme="minorHAnsi"/>
            <w:b w:val="0"/>
            <w:bCs w:val="0"/>
            <w:kern w:val="0"/>
            <w:sz w:val="21"/>
            <w:szCs w:val="21"/>
          </w:rPr>
          <w:t>http://www.fromdev.com/2008/05/java-collections-questions.html</w:t>
        </w:r>
      </w:hyperlink>
      <w:r w:rsidR="00D43510" w:rsidRPr="004D09C0">
        <w:rPr>
          <w:rFonts w:asciiTheme="minorHAnsi" w:hAnsiTheme="minorHAnsi"/>
          <w:b w:val="0"/>
          <w:bCs w:val="0"/>
          <w:color w:val="000000"/>
          <w:kern w:val="0"/>
          <w:sz w:val="21"/>
          <w:szCs w:val="21"/>
        </w:rPr>
        <w:t xml:space="preserve"> </w:t>
      </w:r>
    </w:p>
    <w:p w:rsidR="00D43510" w:rsidRPr="004D09C0" w:rsidRDefault="00D43510" w:rsidP="008315F6">
      <w:pPr>
        <w:ind w:leftChars="300" w:left="630"/>
      </w:pPr>
      <w:r w:rsidRPr="004D09C0">
        <w:t xml:space="preserve">The java.lang.Object has two methods defined in it. They are </w:t>
      </w:r>
    </w:p>
    <w:p w:rsidR="00D43510" w:rsidRPr="004D09C0" w:rsidRDefault="00D43510" w:rsidP="008315F6">
      <w:pPr>
        <w:ind w:leftChars="300" w:left="630"/>
      </w:pPr>
      <w:r w:rsidRPr="004D09C0">
        <w:t>public boolean equals(Object obj)</w:t>
      </w:r>
    </w:p>
    <w:p w:rsidR="00D43510" w:rsidRPr="004D09C0" w:rsidRDefault="00D43510" w:rsidP="008315F6">
      <w:pPr>
        <w:ind w:leftChars="300" w:left="630"/>
      </w:pPr>
      <w:r w:rsidRPr="004D09C0">
        <w:t>public int hashCode().</w:t>
      </w:r>
    </w:p>
    <w:p w:rsidR="00D43510" w:rsidRPr="004D09C0" w:rsidRDefault="00D43510" w:rsidP="008315F6">
      <w:pPr>
        <w:ind w:leftChars="300" w:left="630"/>
      </w:pPr>
      <w:r w:rsidRPr="004D09C0">
        <w:t xml:space="preserve">These two methods are used heavily when objects are stored in collections. There is a contract between these two methods which should be kept in mind while overriding any of these methods. The Java API documentation describes it in detail. </w:t>
      </w:r>
    </w:p>
    <w:p w:rsidR="00D43510" w:rsidRPr="004D09C0" w:rsidRDefault="00D43510"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r w:rsidRPr="004D09C0">
        <w:rPr>
          <w:rFonts w:asciiTheme="minorHAnsi" w:hAnsiTheme="minorHAnsi"/>
          <w:b w:val="0"/>
          <w:bCs w:val="0"/>
          <w:color w:val="000000"/>
          <w:kern w:val="0"/>
          <w:sz w:val="21"/>
          <w:szCs w:val="21"/>
          <w:highlight w:val="yellow"/>
        </w:rPr>
        <w:t>The hashCode Method</w:t>
      </w:r>
    </w:p>
    <w:p w:rsidR="00D43510" w:rsidRPr="004D09C0" w:rsidRDefault="00D43510" w:rsidP="008315F6">
      <w:pPr>
        <w:ind w:leftChars="300" w:left="630"/>
      </w:pPr>
      <w:r w:rsidRPr="004D09C0">
        <w:t xml:space="preserve">The hashCode() method returns a hash code value for the object. This method is supported for the benefit of hashtables such as those provided by java.util.Hashtable or java.util.HashMap. </w:t>
      </w:r>
    </w:p>
    <w:p w:rsidR="00D43510" w:rsidRPr="004D09C0" w:rsidRDefault="00D43510" w:rsidP="008315F6">
      <w:pPr>
        <w:ind w:leftChars="300" w:left="630"/>
      </w:pPr>
      <w:r w:rsidRPr="004D09C0">
        <w:t xml:space="preserve">The general contract of hashCode is: Whenever it is invoked on the same object more than once during an execution of a Java application, the hashCode method must consistently return the same integer, provided no information used in equals comparisons on the object is modified. This integer need not remain consistent from one execution of an application to another execution of the same application. </w:t>
      </w:r>
    </w:p>
    <w:p w:rsidR="00D43510" w:rsidRPr="004D09C0" w:rsidRDefault="00D43510" w:rsidP="008315F6">
      <w:pPr>
        <w:ind w:leftChars="300" w:left="630"/>
      </w:pPr>
      <w:r w:rsidRPr="004D09C0">
        <w:rPr>
          <w:highlight w:val="yellow"/>
        </w:rPr>
        <w:t>If two objects are equal according to the equals(Object) method, then calling the hashCode method on each of the two objects must produce the same integer result.</w:t>
      </w:r>
      <w:r w:rsidRPr="004D09C0">
        <w:t xml:space="preserve"> </w:t>
      </w:r>
    </w:p>
    <w:p w:rsidR="00D43510" w:rsidRPr="004D09C0" w:rsidRDefault="00D43510" w:rsidP="008315F6">
      <w:pPr>
        <w:ind w:leftChars="300" w:left="630"/>
      </w:pPr>
      <w:r w:rsidRPr="004D09C0">
        <w:t xml:space="preserve">It is not required that if two objects are unequal according to the equals(java.lang.Object) method, then calling the hashCode method on each of the two objects must produce distinct integer results. </w:t>
      </w:r>
      <w:r w:rsidRPr="004D09C0">
        <w:rPr>
          <w:highlight w:val="magenta"/>
        </w:rPr>
        <w:t>However, the programmer should be aware that producing distinct integer results for unequal objects may improve the performance of hashtables.</w:t>
      </w:r>
      <w:r w:rsidRPr="004D09C0">
        <w:t xml:space="preserve"> </w:t>
      </w:r>
    </w:p>
    <w:p w:rsidR="00D43510" w:rsidRPr="004D09C0" w:rsidRDefault="00D43510" w:rsidP="008315F6">
      <w:pPr>
        <w:ind w:leftChars="300" w:left="630"/>
      </w:pPr>
      <w:r w:rsidRPr="004D09C0">
        <w:t xml:space="preserve">As much as is reasonably practical, the hashCode method defined by class Object does return distinct integers for distinct objects. The equals(Object obj) method indicates whether some other object is "equal to" this one. </w:t>
      </w:r>
    </w:p>
    <w:p w:rsidR="00D43510" w:rsidRPr="004D09C0" w:rsidRDefault="00D43510"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r w:rsidRPr="004D09C0">
        <w:rPr>
          <w:rFonts w:asciiTheme="minorHAnsi" w:hAnsiTheme="minorHAnsi"/>
          <w:b w:val="0"/>
          <w:bCs w:val="0"/>
          <w:color w:val="000000"/>
          <w:kern w:val="0"/>
          <w:sz w:val="21"/>
          <w:szCs w:val="21"/>
          <w:highlight w:val="yellow"/>
        </w:rPr>
        <w:t>The equals Method</w:t>
      </w:r>
    </w:p>
    <w:p w:rsidR="00D43510" w:rsidRPr="004D09C0" w:rsidRDefault="00D43510" w:rsidP="008315F6">
      <w:pPr>
        <w:ind w:leftChars="300" w:left="630"/>
      </w:pPr>
      <w:r w:rsidRPr="004D09C0">
        <w:t xml:space="preserve">The equals method implements an equivalence relation on non-null object references: </w:t>
      </w:r>
    </w:p>
    <w:p w:rsidR="00D43510" w:rsidRPr="004D09C0" w:rsidRDefault="00D43510" w:rsidP="008315F6">
      <w:pPr>
        <w:ind w:leftChars="300" w:left="630"/>
      </w:pPr>
      <w:r w:rsidRPr="004D09C0">
        <w:t xml:space="preserve">It is reflexive: for any non-null reference value x, x.equals(x) should return true. </w:t>
      </w:r>
    </w:p>
    <w:p w:rsidR="00D43510" w:rsidRPr="004D09C0" w:rsidRDefault="00D43510" w:rsidP="008315F6">
      <w:pPr>
        <w:ind w:leftChars="300" w:left="630"/>
      </w:pPr>
      <w:r w:rsidRPr="004D09C0">
        <w:t xml:space="preserve">It is symmetric: for any non-null reference values x and y, x.equals(y) should return true if and only if y.equals(x) returns true. </w:t>
      </w:r>
    </w:p>
    <w:p w:rsidR="00D43510" w:rsidRPr="004D09C0" w:rsidRDefault="00D43510" w:rsidP="008315F6">
      <w:pPr>
        <w:ind w:leftChars="300" w:left="630"/>
      </w:pPr>
      <w:r w:rsidRPr="004D09C0">
        <w:t xml:space="preserve">It is transitive: for any non-null reference values x, y, and z, if x.equals(y) returns true and y.equals(z) returns true, then x.equals(z) should return true. </w:t>
      </w:r>
    </w:p>
    <w:p w:rsidR="00D43510" w:rsidRPr="004D09C0" w:rsidRDefault="00D43510" w:rsidP="008315F6">
      <w:pPr>
        <w:ind w:leftChars="300" w:left="630"/>
      </w:pPr>
      <w:r w:rsidRPr="004D09C0">
        <w:t xml:space="preserve">It is consistent: for any non-null reference values x and y, multiple invocations of x.equals(y) consistently return true or consistently return false, provided no information used in equals comparisons on the objects is modified. </w:t>
      </w:r>
    </w:p>
    <w:p w:rsidR="00D43510" w:rsidRPr="004D09C0" w:rsidRDefault="00D43510" w:rsidP="008315F6">
      <w:pPr>
        <w:ind w:leftChars="300" w:left="630"/>
      </w:pPr>
      <w:r w:rsidRPr="004D09C0">
        <w:t xml:space="preserve">For any non-null reference value x, x.equals(null) should return false. The equals method </w:t>
      </w:r>
      <w:r w:rsidRPr="004D09C0">
        <w:lastRenderedPageBreak/>
        <w:t xml:space="preserve">for class Object implements the most discriminating possible equivalence relation on objects; that is, for any non-null reference values x and y, this method returns true if and only if x and y refer to the same object (x == y has the value true). Note that it is generally necessary to override the hashCode method whenever this method is overridden, </w:t>
      </w:r>
      <w:r w:rsidRPr="004D09C0">
        <w:rPr>
          <w:highlight w:val="magenta"/>
        </w:rPr>
        <w:t>so as to maintain the general contract for the hashCode method, which states that equal objects must have equal hash codes.</w:t>
      </w:r>
      <w:r w:rsidRPr="004D09C0">
        <w:t xml:space="preserve"> </w:t>
      </w:r>
    </w:p>
    <w:p w:rsidR="00D43510" w:rsidRPr="004D09C0" w:rsidRDefault="00D43510"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r w:rsidRPr="004D09C0">
        <w:rPr>
          <w:rFonts w:asciiTheme="minorHAnsi" w:hAnsiTheme="minorHAnsi"/>
          <w:b w:val="0"/>
          <w:bCs w:val="0"/>
          <w:color w:val="000000"/>
          <w:kern w:val="0"/>
          <w:sz w:val="21"/>
          <w:szCs w:val="21"/>
          <w:highlight w:val="yellow"/>
        </w:rPr>
        <w:t>A practical Example of hashcode() and equals():</w:t>
      </w:r>
    </w:p>
    <w:p w:rsidR="00D43510" w:rsidRPr="004D09C0" w:rsidRDefault="00D43510" w:rsidP="008315F6">
      <w:pPr>
        <w:ind w:leftChars="300" w:left="630"/>
      </w:pPr>
      <w:r w:rsidRPr="004D09C0">
        <w:t xml:space="preserve">This can be applied to classes that need to be stored in Set collections. </w:t>
      </w:r>
      <w:r w:rsidRPr="004D09C0">
        <w:rPr>
          <w:highlight w:val="green"/>
        </w:rPr>
        <w:t>Sets use equals() to enforce non-duplicates, and HashSet uses hashCode() as a first-cut test for equality.</w:t>
      </w:r>
      <w:r w:rsidRPr="004D09C0">
        <w:t xml:space="preserve"> Technically hashCode() isn't necessary then since equals() will always be used in the end, but providing a meaningful hashCode() will improve performance for very large sets or objects that take a long time to compare using equals().</w:t>
      </w:r>
    </w:p>
    <w:p w:rsidR="00C974BC" w:rsidRPr="004D09C0" w:rsidRDefault="00BA47EA"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hyperlink r:id="rId96" w:history="1">
        <w:r w:rsidR="00C974BC" w:rsidRPr="004D09C0">
          <w:rPr>
            <w:rStyle w:val="Hyperlink"/>
            <w:rFonts w:asciiTheme="minorHAnsi" w:hAnsiTheme="minorHAnsi"/>
            <w:b w:val="0"/>
            <w:bCs w:val="0"/>
            <w:kern w:val="0"/>
            <w:sz w:val="21"/>
            <w:szCs w:val="21"/>
          </w:rPr>
          <w:t>http://www.journaldev.com/1330/java-collections-interview-questions-and-answers</w:t>
        </w:r>
      </w:hyperlink>
      <w:r w:rsidR="00C974BC" w:rsidRPr="004D09C0">
        <w:rPr>
          <w:rFonts w:asciiTheme="minorHAnsi" w:hAnsiTheme="minorHAnsi"/>
          <w:b w:val="0"/>
          <w:bCs w:val="0"/>
          <w:color w:val="000000"/>
          <w:kern w:val="0"/>
          <w:sz w:val="21"/>
          <w:szCs w:val="21"/>
        </w:rPr>
        <w:t xml:space="preserve"> </w:t>
      </w:r>
    </w:p>
    <w:p w:rsidR="00C974BC" w:rsidRPr="004D09C0" w:rsidRDefault="00C974BC" w:rsidP="008315F6">
      <w:pPr>
        <w:widowControl/>
        <w:numPr>
          <w:ilvl w:val="0"/>
          <w:numId w:val="30"/>
        </w:numPr>
        <w:shd w:val="clear" w:color="auto" w:fill="FFFFFF"/>
        <w:spacing w:line="365" w:lineRule="atLeast"/>
        <w:ind w:leftChars="343" w:left="1080"/>
        <w:jc w:val="left"/>
        <w:textAlignment w:val="baseline"/>
        <w:rPr>
          <w:rFonts w:eastAsia="SimSun" w:cs="Arial"/>
          <w:color w:val="333333"/>
          <w:kern w:val="0"/>
          <w:szCs w:val="21"/>
        </w:rPr>
      </w:pPr>
      <w:r w:rsidRPr="004D09C0">
        <w:rPr>
          <w:rFonts w:eastAsia="SimSun" w:cs="Arial"/>
          <w:color w:val="333333"/>
          <w:kern w:val="0"/>
          <w:szCs w:val="21"/>
        </w:rPr>
        <w:t>If </w:t>
      </w:r>
      <w:r w:rsidRPr="004D09C0">
        <w:rPr>
          <w:rFonts w:eastAsia="SimSun" w:cs="Consolas"/>
          <w:color w:val="333333"/>
          <w:kern w:val="0"/>
          <w:szCs w:val="21"/>
          <w:bdr w:val="none" w:sz="0" w:space="0" w:color="auto" w:frame="1"/>
        </w:rPr>
        <w:t>o1.equals(o2)</w:t>
      </w:r>
      <w:r w:rsidRPr="004D09C0">
        <w:rPr>
          <w:rFonts w:eastAsia="SimSun" w:cs="Arial"/>
          <w:color w:val="333333"/>
          <w:kern w:val="0"/>
          <w:szCs w:val="21"/>
        </w:rPr>
        <w:t>, then </w:t>
      </w:r>
      <w:r w:rsidRPr="004D09C0">
        <w:rPr>
          <w:rFonts w:eastAsia="SimSun" w:cs="Consolas"/>
          <w:color w:val="333333"/>
          <w:kern w:val="0"/>
          <w:szCs w:val="21"/>
          <w:bdr w:val="none" w:sz="0" w:space="0" w:color="auto" w:frame="1"/>
        </w:rPr>
        <w:t>o1.hashCode() == o2.hashCode()</w:t>
      </w:r>
      <w:r w:rsidRPr="004D09C0">
        <w:rPr>
          <w:rFonts w:eastAsia="SimSun" w:cs="Arial"/>
          <w:color w:val="333333"/>
          <w:kern w:val="0"/>
          <w:szCs w:val="21"/>
        </w:rPr>
        <w:t>should always be </w:t>
      </w:r>
      <w:r w:rsidRPr="004D09C0">
        <w:rPr>
          <w:rFonts w:eastAsia="SimSun" w:cs="Consolas"/>
          <w:color w:val="333333"/>
          <w:kern w:val="0"/>
          <w:szCs w:val="21"/>
          <w:bdr w:val="none" w:sz="0" w:space="0" w:color="auto" w:frame="1"/>
        </w:rPr>
        <w:t>true</w:t>
      </w:r>
      <w:r w:rsidRPr="004D09C0">
        <w:rPr>
          <w:rFonts w:eastAsia="SimSun" w:cs="Arial"/>
          <w:color w:val="333333"/>
          <w:kern w:val="0"/>
          <w:szCs w:val="21"/>
        </w:rPr>
        <w:t>.</w:t>
      </w:r>
    </w:p>
    <w:p w:rsidR="00162FE5" w:rsidRPr="004D09C0" w:rsidRDefault="00C974BC" w:rsidP="008315F6">
      <w:pPr>
        <w:widowControl/>
        <w:numPr>
          <w:ilvl w:val="0"/>
          <w:numId w:val="30"/>
        </w:numPr>
        <w:shd w:val="clear" w:color="auto" w:fill="FFFFFF"/>
        <w:spacing w:line="365" w:lineRule="atLeast"/>
        <w:ind w:leftChars="343" w:left="1080"/>
        <w:jc w:val="left"/>
        <w:textAlignment w:val="baseline"/>
        <w:rPr>
          <w:rFonts w:eastAsia="SimSun" w:cs="Arial"/>
          <w:color w:val="333333"/>
          <w:kern w:val="0"/>
          <w:szCs w:val="21"/>
        </w:rPr>
      </w:pPr>
      <w:r w:rsidRPr="004D09C0">
        <w:rPr>
          <w:rFonts w:eastAsia="SimSun" w:cs="Arial"/>
          <w:color w:val="333333"/>
          <w:kern w:val="0"/>
          <w:szCs w:val="21"/>
        </w:rPr>
        <w:t>If </w:t>
      </w:r>
      <w:r w:rsidRPr="004D09C0">
        <w:rPr>
          <w:rFonts w:eastAsia="SimSun" w:cs="Consolas"/>
          <w:color w:val="333333"/>
          <w:kern w:val="0"/>
          <w:szCs w:val="21"/>
          <w:bdr w:val="none" w:sz="0" w:space="0" w:color="auto" w:frame="1"/>
        </w:rPr>
        <w:t>o1.hashCode() == o2.hashCode</w:t>
      </w:r>
      <w:r w:rsidRPr="004D09C0">
        <w:rPr>
          <w:rFonts w:eastAsia="SimSun" w:cs="Arial"/>
          <w:color w:val="333333"/>
          <w:kern w:val="0"/>
          <w:szCs w:val="21"/>
        </w:rPr>
        <w:t> is true, it doesn’t mean that </w:t>
      </w:r>
      <w:r w:rsidRPr="004D09C0">
        <w:rPr>
          <w:rFonts w:eastAsia="SimSun" w:cs="Consolas"/>
          <w:color w:val="333333"/>
          <w:kern w:val="0"/>
          <w:szCs w:val="21"/>
          <w:bdr w:val="none" w:sz="0" w:space="0" w:color="auto" w:frame="1"/>
        </w:rPr>
        <w:t>o1.equals(o2)</w:t>
      </w:r>
      <w:r w:rsidRPr="004D09C0">
        <w:rPr>
          <w:rFonts w:eastAsia="SimSun" w:cs="Arial"/>
          <w:color w:val="333333"/>
          <w:kern w:val="0"/>
          <w:szCs w:val="21"/>
        </w:rPr>
        <w:t> will be </w:t>
      </w:r>
      <w:r w:rsidRPr="004D09C0">
        <w:rPr>
          <w:rFonts w:eastAsia="SimSun" w:cs="Consolas"/>
          <w:color w:val="333333"/>
          <w:kern w:val="0"/>
          <w:szCs w:val="21"/>
          <w:bdr w:val="none" w:sz="0" w:space="0" w:color="auto" w:frame="1"/>
        </w:rPr>
        <w:t>true</w:t>
      </w:r>
      <w:r w:rsidRPr="004D09C0">
        <w:rPr>
          <w:rFonts w:eastAsia="SimSun" w:cs="Arial"/>
          <w:color w:val="333333"/>
          <w:kern w:val="0"/>
          <w:szCs w:val="21"/>
        </w:rPr>
        <w:t>.</w:t>
      </w:r>
    </w:p>
    <w:p w:rsidR="000E0263" w:rsidRPr="004D09C0" w:rsidRDefault="00BA47EA" w:rsidP="008315F6">
      <w:pPr>
        <w:pStyle w:val="Heading1"/>
        <w:shd w:val="clear" w:color="auto" w:fill="FFFFFF"/>
        <w:spacing w:line="375" w:lineRule="atLeast"/>
        <w:ind w:leftChars="300" w:left="630"/>
        <w:rPr>
          <w:rFonts w:asciiTheme="minorHAnsi" w:hAnsiTheme="minorHAnsi"/>
          <w:b w:val="0"/>
          <w:bCs w:val="0"/>
          <w:color w:val="000000"/>
          <w:kern w:val="0"/>
          <w:sz w:val="21"/>
          <w:szCs w:val="21"/>
        </w:rPr>
      </w:pPr>
      <w:hyperlink r:id="rId97" w:history="1">
        <w:r w:rsidR="000E0263" w:rsidRPr="004D09C0">
          <w:rPr>
            <w:rStyle w:val="Hyperlink"/>
            <w:rFonts w:asciiTheme="minorHAnsi" w:hAnsiTheme="minorHAnsi"/>
            <w:b w:val="0"/>
            <w:bCs w:val="0"/>
            <w:kern w:val="0"/>
            <w:sz w:val="21"/>
            <w:szCs w:val="21"/>
          </w:rPr>
          <w:t>http://www.java2blog.com/2014/02/hashcode-and-equals-method-in-java.html</w:t>
        </w:r>
      </w:hyperlink>
      <w:r w:rsidR="000E0263" w:rsidRPr="004D09C0">
        <w:rPr>
          <w:rFonts w:asciiTheme="minorHAnsi" w:hAnsiTheme="minorHAnsi"/>
          <w:b w:val="0"/>
          <w:bCs w:val="0"/>
          <w:color w:val="000000"/>
          <w:kern w:val="0"/>
          <w:sz w:val="21"/>
          <w:szCs w:val="21"/>
        </w:rPr>
        <w:t xml:space="preserve"> </w:t>
      </w:r>
    </w:p>
    <w:p w:rsidR="000E0263" w:rsidRPr="004D09C0" w:rsidRDefault="000E0263" w:rsidP="008315F6">
      <w:pPr>
        <w:ind w:leftChars="300" w:left="630"/>
      </w:pPr>
      <w:r w:rsidRPr="004D09C0">
        <w:t>(1)If you are overriding equals method then you should override hashcode() also.</w:t>
      </w:r>
    </w:p>
    <w:p w:rsidR="000E0263" w:rsidRPr="004D09C0" w:rsidRDefault="000E0263" w:rsidP="008315F6">
      <w:pPr>
        <w:ind w:leftChars="300" w:left="630"/>
      </w:pPr>
      <w:r w:rsidRPr="004D09C0">
        <w:t>(2)If two objects are equal then they must have same hashcode.</w:t>
      </w:r>
    </w:p>
    <w:p w:rsidR="000E0263" w:rsidRPr="004D09C0" w:rsidRDefault="000E0263" w:rsidP="008315F6">
      <w:pPr>
        <w:ind w:leftChars="300" w:left="630"/>
      </w:pPr>
      <w:r w:rsidRPr="004D09C0">
        <w:t>(3)If two objects have same hashcode then they may or may not be equal</w:t>
      </w:r>
    </w:p>
    <w:p w:rsidR="00DD5A6D" w:rsidRPr="004D09C0" w:rsidRDefault="000E0263" w:rsidP="008315F6">
      <w:pPr>
        <w:ind w:leftChars="300" w:left="630"/>
      </w:pPr>
      <w:r w:rsidRPr="004D09C0">
        <w:t>(4)Always use same attributes to generate equals and hashcode as in our case we have used name</w:t>
      </w:r>
    </w:p>
    <w:p w:rsidR="00AC6396" w:rsidRDefault="00AC6396" w:rsidP="008315F6">
      <w:pPr>
        <w:pStyle w:val="Heading1"/>
        <w:shd w:val="clear" w:color="auto" w:fill="FFFFFF"/>
        <w:spacing w:line="375" w:lineRule="atLeast"/>
        <w:ind w:leftChars="300" w:left="630"/>
        <w:rPr>
          <w:rFonts w:asciiTheme="minorHAnsi" w:hAnsiTheme="minorHAnsi"/>
          <w:b w:val="0"/>
          <w:bCs w:val="0"/>
          <w:color w:val="000000"/>
          <w:kern w:val="0"/>
          <w:sz w:val="22"/>
          <w:szCs w:val="22"/>
        </w:rPr>
      </w:pPr>
      <w:r>
        <w:rPr>
          <w:rFonts w:asciiTheme="minorHAnsi" w:hAnsiTheme="minorHAnsi" w:hint="eastAsia"/>
          <w:b w:val="0"/>
          <w:bCs w:val="0"/>
          <w:color w:val="000000"/>
          <w:kern w:val="0"/>
          <w:sz w:val="22"/>
          <w:szCs w:val="22"/>
        </w:rPr>
        <w:t xml:space="preserve">(10) </w:t>
      </w:r>
      <w:r w:rsidRPr="00AC6396">
        <w:rPr>
          <w:rFonts w:asciiTheme="minorHAnsi" w:hAnsiTheme="minorHAnsi"/>
          <w:b w:val="0"/>
          <w:bCs w:val="0"/>
          <w:color w:val="000000"/>
          <w:kern w:val="0"/>
          <w:sz w:val="22"/>
          <w:szCs w:val="22"/>
        </w:rPr>
        <w:t>What happens if equals() is not consistent with compareTo() method?</w:t>
      </w:r>
    </w:p>
    <w:p w:rsidR="00A85E10" w:rsidRDefault="00A85E10" w:rsidP="008315F6">
      <w:pPr>
        <w:ind w:leftChars="200" w:left="420"/>
      </w:pPr>
      <w:r>
        <w:rPr>
          <w:rFonts w:hint="eastAsia"/>
        </w:rPr>
        <w:t xml:space="preserve">  </w:t>
      </w:r>
      <w:hyperlink r:id="rId98" w:history="1">
        <w:r w:rsidRPr="00933142">
          <w:rPr>
            <w:rStyle w:val="Hyperlink"/>
          </w:rPr>
          <w:t>http://javarevisited.blogspot.com/2013/08/10-equals-and-hashcode-interview.html</w:t>
        </w:r>
      </w:hyperlink>
      <w:r>
        <w:rPr>
          <w:rFonts w:hint="eastAsia"/>
        </w:rPr>
        <w:t xml:space="preserve"> </w:t>
      </w:r>
    </w:p>
    <w:p w:rsidR="00AC6396" w:rsidRDefault="00C81542" w:rsidP="008315F6">
      <w:pPr>
        <w:ind w:leftChars="300" w:left="630"/>
      </w:pPr>
      <w:r>
        <w:t xml:space="preserve">This is an interesting questions, which asked along with equals() and hashCode() contract. Some java.util.Set implementation e.g. SortedSet or it's concrete implementation TreeSet uses compareTo() method for comparing objects. </w:t>
      </w:r>
      <w:r w:rsidRPr="006E7C86">
        <w:rPr>
          <w:highlight w:val="yellow"/>
        </w:rPr>
        <w:t>If compareTo() is not consistent means doesn't return zero, if equals() method returns true, it may break Set contract, which is not to avoid any duplicates</w:t>
      </w:r>
      <w:r w:rsidRPr="006E7C86">
        <w:rPr>
          <w:rFonts w:hint="eastAsia"/>
          <w:highlight w:val="yellow"/>
        </w:rPr>
        <w:t>.</w:t>
      </w:r>
    </w:p>
    <w:p w:rsidR="007E2F8B" w:rsidRDefault="007E2F8B" w:rsidP="008315F6">
      <w:pPr>
        <w:ind w:leftChars="300" w:left="630"/>
      </w:pPr>
      <w:r>
        <w:rPr>
          <w:rFonts w:hint="eastAsia"/>
        </w:rPr>
        <w:t>More explicit explain on this problem is</w:t>
      </w:r>
    </w:p>
    <w:p w:rsidR="007E2F8B" w:rsidRDefault="00BA47EA" w:rsidP="008315F6">
      <w:pPr>
        <w:ind w:leftChars="300" w:left="630"/>
      </w:pPr>
      <w:hyperlink r:id="rId99" w:history="1">
        <w:r w:rsidR="007E2F8B" w:rsidRPr="00933142">
          <w:rPr>
            <w:rStyle w:val="Hyperlink"/>
          </w:rPr>
          <w:t>http://stackoverflow.com/questions/12123960/what-does-comparison-being-consistent-with-equals-mean-what-can-possibly-happe</w:t>
        </w:r>
      </w:hyperlink>
      <w:r w:rsidR="007E2F8B">
        <w:rPr>
          <w:rFonts w:hint="eastAsia"/>
        </w:rPr>
        <w:t xml:space="preserve"> </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Say we have this simple </w:t>
      </w:r>
      <w:r w:rsidRPr="003114B9">
        <w:rPr>
          <w:rFonts w:eastAsia="SimSun" w:cs="Consolas"/>
          <w:color w:val="242729"/>
          <w:kern w:val="0"/>
          <w:szCs w:val="21"/>
          <w:bdr w:val="none" w:sz="0" w:space="0" w:color="auto" w:frame="1"/>
          <w:shd w:val="clear" w:color="auto" w:fill="EFF0F1"/>
        </w:rPr>
        <w:t>Student</w:t>
      </w:r>
      <w:r w:rsidRPr="003114B9">
        <w:rPr>
          <w:rFonts w:eastAsia="SimSun" w:cs="Arial"/>
          <w:color w:val="242729"/>
          <w:kern w:val="0"/>
          <w:szCs w:val="21"/>
        </w:rPr>
        <w:t> class implementing </w:t>
      </w:r>
      <w:r w:rsidRPr="003114B9">
        <w:rPr>
          <w:rFonts w:eastAsia="SimSun" w:cs="Consolas"/>
          <w:color w:val="242729"/>
          <w:kern w:val="0"/>
          <w:szCs w:val="21"/>
          <w:bdr w:val="none" w:sz="0" w:space="0" w:color="auto" w:frame="1"/>
          <w:shd w:val="clear" w:color="auto" w:fill="EFF0F1"/>
        </w:rPr>
        <w:t>Comparable&lt;Student&gt;</w:t>
      </w:r>
      <w:r w:rsidRPr="003114B9">
        <w:rPr>
          <w:rFonts w:eastAsia="SimSun" w:cs="Arial"/>
          <w:color w:val="242729"/>
          <w:kern w:val="0"/>
          <w:szCs w:val="21"/>
        </w:rPr>
        <w:t> but not overriding </w:t>
      </w:r>
      <w:r w:rsidRPr="003114B9">
        <w:rPr>
          <w:rFonts w:eastAsia="SimSun" w:cs="Consolas"/>
          <w:color w:val="242729"/>
          <w:kern w:val="0"/>
          <w:szCs w:val="21"/>
          <w:bdr w:val="none" w:sz="0" w:space="0" w:color="auto" w:frame="1"/>
          <w:shd w:val="clear" w:color="auto" w:fill="EFF0F1"/>
        </w:rPr>
        <w:t>equals()</w:t>
      </w:r>
      <w:r w:rsidRPr="003114B9">
        <w:rPr>
          <w:rFonts w:eastAsia="SimSun" w:cs="Arial"/>
          <w:color w:val="242729"/>
          <w:kern w:val="0"/>
          <w:szCs w:val="21"/>
        </w:rPr>
        <w:t>/</w:t>
      </w:r>
      <w:r w:rsidRPr="003114B9">
        <w:rPr>
          <w:rFonts w:eastAsia="SimSun" w:cs="Consolas"/>
          <w:color w:val="242729"/>
          <w:kern w:val="0"/>
          <w:szCs w:val="21"/>
          <w:bdr w:val="none" w:sz="0" w:space="0" w:color="auto" w:frame="1"/>
          <w:shd w:val="clear" w:color="auto" w:fill="EFF0F1"/>
        </w:rPr>
        <w:t>hashCode()</w:t>
      </w:r>
      <w:r w:rsidRPr="003114B9">
        <w:rPr>
          <w:rFonts w:eastAsia="SimSun" w:cs="Arial"/>
          <w:color w:val="242729"/>
          <w:kern w:val="0"/>
          <w:szCs w:val="21"/>
        </w:rPr>
        <w:t>. Of course </w:t>
      </w:r>
      <w:r w:rsidRPr="003114B9">
        <w:rPr>
          <w:rFonts w:eastAsia="SimSun" w:cs="Consolas"/>
          <w:color w:val="242729"/>
          <w:kern w:val="0"/>
          <w:szCs w:val="21"/>
          <w:bdr w:val="none" w:sz="0" w:space="0" w:color="auto" w:frame="1"/>
          <w:shd w:val="clear" w:color="auto" w:fill="EFF0F1"/>
        </w:rPr>
        <w:t>equals()</w:t>
      </w:r>
      <w:r w:rsidRPr="003114B9">
        <w:rPr>
          <w:rFonts w:eastAsia="SimSun" w:cs="Arial"/>
          <w:color w:val="242729"/>
          <w:kern w:val="0"/>
          <w:szCs w:val="21"/>
        </w:rPr>
        <w:t> is not consistent with </w:t>
      </w:r>
      <w:r w:rsidRPr="003114B9">
        <w:rPr>
          <w:rFonts w:eastAsia="SimSun" w:cs="Consolas"/>
          <w:color w:val="242729"/>
          <w:kern w:val="0"/>
          <w:szCs w:val="21"/>
          <w:bdr w:val="none" w:sz="0" w:space="0" w:color="auto" w:frame="1"/>
          <w:shd w:val="clear" w:color="auto" w:fill="EFF0F1"/>
        </w:rPr>
        <w:t>compareTo()</w:t>
      </w:r>
      <w:r w:rsidRPr="003114B9">
        <w:rPr>
          <w:rFonts w:eastAsia="SimSun" w:cs="Arial"/>
          <w:color w:val="242729"/>
          <w:kern w:val="0"/>
          <w:szCs w:val="21"/>
        </w:rPr>
        <w:t> - two different students with the same </w:t>
      </w:r>
      <w:r w:rsidRPr="003114B9">
        <w:rPr>
          <w:rFonts w:eastAsia="SimSun" w:cs="Consolas"/>
          <w:color w:val="242729"/>
          <w:kern w:val="0"/>
          <w:szCs w:val="21"/>
          <w:bdr w:val="none" w:sz="0" w:space="0" w:color="auto" w:frame="1"/>
          <w:shd w:val="clear" w:color="auto" w:fill="EFF0F1"/>
        </w:rPr>
        <w:t>age</w:t>
      </w:r>
      <w:r w:rsidRPr="003114B9">
        <w:rPr>
          <w:rFonts w:eastAsia="SimSun" w:cs="Arial"/>
          <w:color w:val="242729"/>
          <w:kern w:val="0"/>
          <w:szCs w:val="21"/>
        </w:rPr>
        <w:t> aren't equal:</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101094"/>
          <w:kern w:val="0"/>
          <w:szCs w:val="21"/>
          <w:bdr w:val="none" w:sz="0" w:space="0" w:color="auto" w:frame="1"/>
          <w:shd w:val="clear" w:color="auto" w:fill="EFF0F1"/>
        </w:rPr>
        <w:t>class</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implements</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Comparable</w:t>
      </w:r>
      <w:r w:rsidRPr="003114B9">
        <w:rPr>
          <w:rFonts w:eastAsia="SimSun" w:cs="Consolas"/>
          <w:color w:val="303336"/>
          <w:kern w:val="0"/>
          <w:szCs w:val="21"/>
          <w:bdr w:val="none" w:sz="0" w:space="0" w:color="auto" w:frame="1"/>
          <w:shd w:val="clear" w:color="auto" w:fill="EFF0F1"/>
        </w:rPr>
        <w:t>&lt;</w:t>
      </w:r>
      <w:r w:rsidRPr="003114B9">
        <w:rPr>
          <w:rFonts w:eastAsia="SimSun" w:cs="Consolas"/>
          <w:color w:val="2B91AF"/>
          <w:kern w:val="0"/>
          <w:szCs w:val="21"/>
          <w:bdr w:val="none" w:sz="0" w:space="0" w:color="auto" w:frame="1"/>
          <w:shd w:val="clear" w:color="auto" w:fill="EFF0F1"/>
        </w:rPr>
        <w:t>Student</w:t>
      </w:r>
      <w:r w:rsidR="003114B9">
        <w:rPr>
          <w:rFonts w:eastAsia="SimSun" w:cs="Consolas"/>
          <w:color w:val="303336"/>
          <w:kern w:val="0"/>
          <w:szCs w:val="21"/>
          <w:bdr w:val="none" w:sz="0" w:space="0" w:color="auto" w:frame="1"/>
          <w:shd w:val="clear" w:color="auto" w:fill="EFF0F1"/>
        </w:rPr>
        <w:t>&gt;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lastRenderedPageBreak/>
        <w:t xml:space="preserve">    </w:t>
      </w:r>
      <w:r w:rsidRPr="003114B9">
        <w:rPr>
          <w:rFonts w:eastAsia="SimSun" w:cs="Consolas"/>
          <w:color w:val="101094"/>
          <w:kern w:val="0"/>
          <w:szCs w:val="21"/>
          <w:bdr w:val="none" w:sz="0" w:space="0" w:color="auto" w:frame="1"/>
          <w:shd w:val="clear" w:color="auto" w:fill="EFF0F1"/>
        </w:rPr>
        <w:t>private</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final</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int</w:t>
      </w:r>
      <w:r w:rsidR="003114B9">
        <w:rPr>
          <w:rFonts w:eastAsia="SimSun" w:cs="Consolas"/>
          <w:color w:val="303336"/>
          <w:kern w:val="0"/>
          <w:szCs w:val="21"/>
          <w:bdr w:val="none" w:sz="0" w:space="0" w:color="auto" w:frame="1"/>
          <w:shd w:val="clear" w:color="auto" w:fill="EFF0F1"/>
        </w:rPr>
        <w:t xml:space="preserve"> age;</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w:t>
      </w:r>
      <w:r w:rsidRPr="003114B9">
        <w:rPr>
          <w:rFonts w:eastAsia="SimSun" w:cs="Consolas"/>
          <w:color w:val="101094"/>
          <w:kern w:val="0"/>
          <w:szCs w:val="21"/>
          <w:bdr w:val="none" w:sz="0" w:space="0" w:color="auto" w:frame="1"/>
          <w:shd w:val="clear" w:color="auto" w:fill="EFF0F1"/>
        </w:rPr>
        <w:t>int</w:t>
      </w:r>
      <w:r w:rsidRPr="003114B9">
        <w:rPr>
          <w:rFonts w:eastAsia="SimSun" w:cs="Consolas"/>
          <w:color w:val="303336"/>
          <w:kern w:val="0"/>
          <w:szCs w:val="21"/>
          <w:bdr w:val="none" w:sz="0" w:space="0" w:color="auto" w:frame="1"/>
          <w:shd w:val="clear" w:color="auto" w:fill="EFF0F1"/>
        </w:rPr>
        <w:t xml:space="preserve"> age)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this</w:t>
      </w:r>
      <w:r w:rsidRPr="003114B9">
        <w:rPr>
          <w:rFonts w:eastAsia="SimSun" w:cs="Consolas"/>
          <w:color w:val="303336"/>
          <w:kern w:val="0"/>
          <w:szCs w:val="21"/>
          <w:bdr w:val="none" w:sz="0" w:space="0" w:color="auto" w:frame="1"/>
          <w:shd w:val="clear" w:color="auto" w:fill="EFF0F1"/>
        </w:rPr>
        <w:t>.age = age;</w:t>
      </w:r>
    </w:p>
    <w:p w:rsidR="00C92DC2" w:rsidRPr="003114B9" w:rsidRDefault="003114B9"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Pr>
          <w:rFonts w:eastAsia="SimSun" w:cs="Consolas"/>
          <w:color w:val="303336"/>
          <w:kern w:val="0"/>
          <w:szCs w:val="21"/>
          <w:bdr w:val="none" w:sz="0" w:space="0" w:color="auto" w:frame="1"/>
          <w:shd w:val="clear" w:color="auto" w:fill="EFF0F1"/>
        </w:rPr>
        <w:t xml:space="preserve">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7D2727"/>
          <w:kern w:val="0"/>
          <w:szCs w:val="21"/>
          <w:bdr w:val="none" w:sz="0" w:space="0" w:color="auto" w:frame="1"/>
          <w:shd w:val="clear" w:color="auto" w:fill="EFF0F1"/>
        </w:rPr>
        <w:t>@Override</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public</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int</w:t>
      </w:r>
      <w:r w:rsidRPr="003114B9">
        <w:rPr>
          <w:rFonts w:eastAsia="SimSun" w:cs="Consolas"/>
          <w:color w:val="303336"/>
          <w:kern w:val="0"/>
          <w:szCs w:val="21"/>
          <w:bdr w:val="none" w:sz="0" w:space="0" w:color="auto" w:frame="1"/>
          <w:shd w:val="clear" w:color="auto" w:fill="EFF0F1"/>
        </w:rPr>
        <w:t xml:space="preserve"> compareTo(</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o)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return</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this</w:t>
      </w:r>
      <w:r w:rsidRPr="003114B9">
        <w:rPr>
          <w:rFonts w:eastAsia="SimSun" w:cs="Consolas"/>
          <w:color w:val="303336"/>
          <w:kern w:val="0"/>
          <w:szCs w:val="21"/>
          <w:bdr w:val="none" w:sz="0" w:space="0" w:color="auto" w:frame="1"/>
          <w:shd w:val="clear" w:color="auto" w:fill="EFF0F1"/>
        </w:rPr>
        <w:t>.age - o.age;</w:t>
      </w:r>
    </w:p>
    <w:p w:rsidR="00C92DC2" w:rsidRPr="003114B9" w:rsidRDefault="003114B9"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Pr>
          <w:rFonts w:eastAsia="SimSun" w:cs="Consolas"/>
          <w:color w:val="303336"/>
          <w:kern w:val="0"/>
          <w:szCs w:val="21"/>
          <w:bdr w:val="none" w:sz="0" w:space="0" w:color="auto" w:frame="1"/>
          <w:shd w:val="clear" w:color="auto" w:fill="EFF0F1"/>
        </w:rPr>
        <w:t xml:space="preserve">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7D2727"/>
          <w:kern w:val="0"/>
          <w:szCs w:val="21"/>
          <w:bdr w:val="none" w:sz="0" w:space="0" w:color="auto" w:frame="1"/>
          <w:shd w:val="clear" w:color="auto" w:fill="EFF0F1"/>
        </w:rPr>
        <w:t>@Override</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public</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String</w:t>
      </w:r>
      <w:r w:rsidRPr="003114B9">
        <w:rPr>
          <w:rFonts w:eastAsia="SimSun" w:cs="Consolas"/>
          <w:color w:val="303336"/>
          <w:kern w:val="0"/>
          <w:szCs w:val="21"/>
          <w:bdr w:val="none" w:sz="0" w:space="0" w:color="auto" w:frame="1"/>
          <w:shd w:val="clear" w:color="auto" w:fill="EFF0F1"/>
        </w:rPr>
        <w:t xml:space="preserve"> toString()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101094"/>
          <w:kern w:val="0"/>
          <w:szCs w:val="21"/>
          <w:bdr w:val="none" w:sz="0" w:space="0" w:color="auto" w:frame="1"/>
          <w:shd w:val="clear" w:color="auto" w:fill="EFF0F1"/>
        </w:rPr>
        <w:t>return</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7D2727"/>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 age + </w:t>
      </w:r>
      <w:r w:rsidRPr="003114B9">
        <w:rPr>
          <w:rFonts w:eastAsia="SimSun" w:cs="Consolas"/>
          <w:color w:val="7D2727"/>
          <w:kern w:val="0"/>
          <w:szCs w:val="21"/>
          <w:bdr w:val="none" w:sz="0" w:space="0" w:color="auto" w:frame="1"/>
          <w:shd w:val="clear" w:color="auto" w:fill="EFF0F1"/>
        </w:rPr>
        <w:t>")"</w:t>
      </w: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93318"/>
          <w:kern w:val="0"/>
          <w:szCs w:val="21"/>
        </w:rPr>
      </w:pP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We can safely use it in </w:t>
      </w:r>
      <w:r w:rsidRPr="003114B9">
        <w:rPr>
          <w:rFonts w:eastAsia="SimSun" w:cs="Consolas"/>
          <w:color w:val="242729"/>
          <w:kern w:val="0"/>
          <w:szCs w:val="21"/>
          <w:bdr w:val="none" w:sz="0" w:space="0" w:color="auto" w:frame="1"/>
          <w:shd w:val="clear" w:color="auto" w:fill="EFF0F1"/>
        </w:rPr>
        <w:t>TreeMap&lt;Student, String&gt;</w:t>
      </w:r>
      <w:r w:rsidRPr="003114B9">
        <w:rPr>
          <w:rFonts w:eastAsia="SimSun" w:cs="Arial"/>
          <w:color w:val="242729"/>
          <w:kern w:val="0"/>
          <w:szCs w:val="21"/>
        </w:rPr>
        <w: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2B91AF"/>
          <w:kern w:val="0"/>
          <w:szCs w:val="21"/>
          <w:bdr w:val="none" w:sz="0" w:space="0" w:color="auto" w:frame="1"/>
          <w:shd w:val="clear" w:color="auto" w:fill="EFF0F1"/>
        </w:rPr>
        <w:t>Map</w:t>
      </w:r>
      <w:r w:rsidRPr="003114B9">
        <w:rPr>
          <w:rFonts w:eastAsia="SimSun" w:cs="Consolas"/>
          <w:color w:val="303336"/>
          <w:kern w:val="0"/>
          <w:szCs w:val="21"/>
          <w:bdr w:val="none" w:sz="0" w:space="0" w:color="auto" w:frame="1"/>
          <w:shd w:val="clear" w:color="auto" w:fill="EFF0F1"/>
        </w:rPr>
        <w:t>&lt;</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String</w:t>
      </w:r>
      <w:r w:rsidRPr="003114B9">
        <w:rPr>
          <w:rFonts w:eastAsia="SimSun" w:cs="Consolas"/>
          <w:color w:val="303336"/>
          <w:kern w:val="0"/>
          <w:szCs w:val="21"/>
          <w:bdr w:val="none" w:sz="0" w:space="0" w:color="auto" w:frame="1"/>
          <w:shd w:val="clear" w:color="auto" w:fill="EFF0F1"/>
        </w:rPr>
        <w:t xml:space="preserve">&gt; students = </w:t>
      </w:r>
      <w:r w:rsidRPr="003114B9">
        <w:rPr>
          <w:rFonts w:eastAsia="SimSun" w:cs="Consolas"/>
          <w:color w:val="101094"/>
          <w:kern w:val="0"/>
          <w:szCs w:val="21"/>
          <w:bdr w:val="none" w:sz="0" w:space="0" w:color="auto" w:frame="1"/>
          <w:shd w:val="clear" w:color="auto" w:fill="EFF0F1"/>
        </w:rPr>
        <w:t>new</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TreeMap</w:t>
      </w:r>
      <w:r w:rsidRPr="003114B9">
        <w:rPr>
          <w:rFonts w:eastAsia="SimSun" w:cs="Consolas"/>
          <w:color w:val="303336"/>
          <w:kern w:val="0"/>
          <w:szCs w:val="21"/>
          <w:bdr w:val="none" w:sz="0" w:space="0" w:color="auto" w:frame="1"/>
          <w:shd w:val="clear" w:color="auto" w:fill="EFF0F1"/>
        </w:rPr>
        <w:t>&lt;</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String</w:t>
      </w:r>
      <w:r w:rsidRPr="003114B9">
        <w:rPr>
          <w:rFonts w:eastAsia="SimSun" w:cs="Consolas"/>
          <w:color w:val="303336"/>
          <w:kern w:val="0"/>
          <w:szCs w:val="21"/>
          <w:bdr w:val="none" w:sz="0" w:space="0" w:color="auto" w:frame="1"/>
          <w:shd w:val="clear" w:color="auto" w:fill="EFF0F1"/>
        </w:rPr>
        <w:t>&gt;();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students.put(</w:t>
      </w:r>
      <w:r w:rsidRPr="003114B9">
        <w:rPr>
          <w:rFonts w:eastAsia="SimSun" w:cs="Consolas"/>
          <w:color w:val="101094"/>
          <w:kern w:val="0"/>
          <w:szCs w:val="21"/>
          <w:bdr w:val="none" w:sz="0" w:space="0" w:color="auto" w:frame="1"/>
          <w:shd w:val="clear" w:color="auto" w:fill="EFF0F1"/>
        </w:rPr>
        <w:t>new</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w:t>
      </w:r>
      <w:r w:rsidRPr="003114B9">
        <w:rPr>
          <w:rFonts w:eastAsia="SimSun" w:cs="Consolas"/>
          <w:color w:val="7D2727"/>
          <w:kern w:val="0"/>
          <w:szCs w:val="21"/>
          <w:bdr w:val="none" w:sz="0" w:space="0" w:color="auto" w:frame="1"/>
          <w:shd w:val="clear" w:color="auto" w:fill="EFF0F1"/>
        </w:rPr>
        <w:t>25</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7D2727"/>
          <w:kern w:val="0"/>
          <w:szCs w:val="21"/>
          <w:bdr w:val="none" w:sz="0" w:space="0" w:color="auto" w:frame="1"/>
          <w:shd w:val="clear" w:color="auto" w:fill="EFF0F1"/>
        </w:rPr>
        <w:t>"twenty five"</w:t>
      </w: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students.put(</w:t>
      </w:r>
      <w:r w:rsidRPr="003114B9">
        <w:rPr>
          <w:rFonts w:eastAsia="SimSun" w:cs="Consolas"/>
          <w:color w:val="101094"/>
          <w:kern w:val="0"/>
          <w:szCs w:val="21"/>
          <w:bdr w:val="none" w:sz="0" w:space="0" w:color="auto" w:frame="1"/>
          <w:shd w:val="clear" w:color="auto" w:fill="EFF0F1"/>
        </w:rPr>
        <w:t>new</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w:t>
      </w:r>
      <w:r w:rsidRPr="003114B9">
        <w:rPr>
          <w:rFonts w:eastAsia="SimSun" w:cs="Consolas"/>
          <w:color w:val="7D2727"/>
          <w:kern w:val="0"/>
          <w:szCs w:val="21"/>
          <w:bdr w:val="none" w:sz="0" w:space="0" w:color="auto" w:frame="1"/>
          <w:shd w:val="clear" w:color="auto" w:fill="EFF0F1"/>
        </w:rPr>
        <w:t>22</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7D2727"/>
          <w:kern w:val="0"/>
          <w:szCs w:val="21"/>
          <w:bdr w:val="none" w:sz="0" w:space="0" w:color="auto" w:frame="1"/>
          <w:shd w:val="clear" w:color="auto" w:fill="EFF0F1"/>
        </w:rPr>
        <w:t>"twenty two"</w:t>
      </w: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students.put(</w:t>
      </w:r>
      <w:r w:rsidRPr="003114B9">
        <w:rPr>
          <w:rFonts w:eastAsia="SimSun" w:cs="Consolas"/>
          <w:color w:val="101094"/>
          <w:kern w:val="0"/>
          <w:szCs w:val="21"/>
          <w:bdr w:val="none" w:sz="0" w:space="0" w:color="auto" w:frame="1"/>
          <w:shd w:val="clear" w:color="auto" w:fill="EFF0F1"/>
        </w:rPr>
        <w:t>new</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w:t>
      </w:r>
      <w:r w:rsidRPr="003114B9">
        <w:rPr>
          <w:rFonts w:eastAsia="SimSun" w:cs="Consolas"/>
          <w:color w:val="7D2727"/>
          <w:kern w:val="0"/>
          <w:szCs w:val="21"/>
          <w:bdr w:val="none" w:sz="0" w:space="0" w:color="auto" w:frame="1"/>
          <w:shd w:val="clear" w:color="auto" w:fill="EFF0F1"/>
        </w:rPr>
        <w:t>26</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7D2727"/>
          <w:kern w:val="0"/>
          <w:szCs w:val="21"/>
          <w:bdr w:val="none" w:sz="0" w:space="0" w:color="auto" w:frame="1"/>
          <w:shd w:val="clear" w:color="auto" w:fill="EFF0F1"/>
        </w:rPr>
        <w:t>"twenty six"</w:t>
      </w: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101094"/>
          <w:kern w:val="0"/>
          <w:szCs w:val="21"/>
          <w:bdr w:val="none" w:sz="0" w:space="0" w:color="auto" w:frame="1"/>
          <w:shd w:val="clear" w:color="auto" w:fill="EFF0F1"/>
        </w:rPr>
        <w:t>for</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Map</w:t>
      </w:r>
      <w:r w:rsidRPr="003114B9">
        <w:rPr>
          <w:rFonts w:eastAsia="SimSun" w:cs="Consolas"/>
          <w:color w:val="303336"/>
          <w:kern w:val="0"/>
          <w:szCs w:val="21"/>
          <w:bdr w:val="none" w:sz="0" w:space="0" w:color="auto" w:frame="1"/>
          <w:shd w:val="clear" w:color="auto" w:fill="EFF0F1"/>
        </w:rPr>
        <w:t>.</w:t>
      </w:r>
      <w:r w:rsidRPr="003114B9">
        <w:rPr>
          <w:rFonts w:eastAsia="SimSun" w:cs="Consolas"/>
          <w:color w:val="2B91AF"/>
          <w:kern w:val="0"/>
          <w:szCs w:val="21"/>
          <w:bdr w:val="none" w:sz="0" w:space="0" w:color="auto" w:frame="1"/>
          <w:shd w:val="clear" w:color="auto" w:fill="EFF0F1"/>
        </w:rPr>
        <w:t>Entry</w:t>
      </w:r>
      <w:r w:rsidRPr="003114B9">
        <w:rPr>
          <w:rFonts w:eastAsia="SimSun" w:cs="Consolas"/>
          <w:color w:val="303336"/>
          <w:kern w:val="0"/>
          <w:szCs w:val="21"/>
          <w:bdr w:val="none" w:sz="0" w:space="0" w:color="auto" w:frame="1"/>
          <w:shd w:val="clear" w:color="auto" w:fill="EFF0F1"/>
        </w:rPr>
        <w:t>&lt;</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String</w:t>
      </w:r>
      <w:r w:rsidRPr="003114B9">
        <w:rPr>
          <w:rFonts w:eastAsia="SimSun" w:cs="Consolas"/>
          <w:color w:val="303336"/>
          <w:kern w:val="0"/>
          <w:szCs w:val="21"/>
          <w:bdr w:val="none" w:sz="0" w:space="0" w:color="auto" w:frame="1"/>
          <w:shd w:val="clear" w:color="auto" w:fill="EFF0F1"/>
        </w:rPr>
        <w:t>&gt; entry : students.entrySet()) {</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System</w:t>
      </w:r>
      <w:r w:rsidRPr="003114B9">
        <w:rPr>
          <w:rFonts w:eastAsia="SimSun" w:cs="Consolas"/>
          <w:color w:val="303336"/>
          <w:kern w:val="0"/>
          <w:szCs w:val="21"/>
          <w:bdr w:val="none" w:sz="0" w:space="0" w:color="auto" w:frame="1"/>
          <w:shd w:val="clear" w:color="auto" w:fill="EFF0F1"/>
        </w:rPr>
        <w:t>.out.println(entry);</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03336"/>
          <w:kern w:val="0"/>
          <w:szCs w:val="21"/>
          <w:bdr w:val="none" w:sz="0" w:space="0" w:color="auto" w:frame="1"/>
          <w:shd w:val="clear" w:color="auto" w:fill="EFF0F1"/>
        </w:rPr>
      </w:pP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93318"/>
          <w:kern w:val="0"/>
          <w:szCs w:val="21"/>
        </w:rPr>
      </w:pPr>
      <w:r w:rsidRPr="003114B9">
        <w:rPr>
          <w:rFonts w:eastAsia="SimSun" w:cs="Consolas"/>
          <w:color w:val="2B91AF"/>
          <w:kern w:val="0"/>
          <w:szCs w:val="21"/>
          <w:bdr w:val="none" w:sz="0" w:space="0" w:color="auto" w:frame="1"/>
          <w:shd w:val="clear" w:color="auto" w:fill="EFF0F1"/>
        </w:rPr>
        <w:t>System</w:t>
      </w:r>
      <w:r w:rsidRPr="003114B9">
        <w:rPr>
          <w:rFonts w:eastAsia="SimSun" w:cs="Consolas"/>
          <w:color w:val="303336"/>
          <w:kern w:val="0"/>
          <w:szCs w:val="21"/>
          <w:bdr w:val="none" w:sz="0" w:space="0" w:color="auto" w:frame="1"/>
          <w:shd w:val="clear" w:color="auto" w:fill="EFF0F1"/>
        </w:rPr>
        <w:t>.out.println(students.get(</w:t>
      </w:r>
      <w:r w:rsidRPr="003114B9">
        <w:rPr>
          <w:rFonts w:eastAsia="SimSun" w:cs="Consolas"/>
          <w:color w:val="101094"/>
          <w:kern w:val="0"/>
          <w:szCs w:val="21"/>
          <w:bdr w:val="none" w:sz="0" w:space="0" w:color="auto" w:frame="1"/>
          <w:shd w:val="clear" w:color="auto" w:fill="EFF0F1"/>
        </w:rPr>
        <w:t>new</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w:t>
      </w:r>
      <w:r w:rsidRPr="003114B9">
        <w:rPr>
          <w:rFonts w:eastAsia="SimSun" w:cs="Consolas"/>
          <w:color w:val="7D2727"/>
          <w:kern w:val="0"/>
          <w:szCs w:val="21"/>
          <w:bdr w:val="none" w:sz="0" w:space="0" w:color="auto" w:frame="1"/>
          <w:shd w:val="clear" w:color="auto" w:fill="EFF0F1"/>
        </w:rPr>
        <w:t>22</w:t>
      </w:r>
      <w:r w:rsidRPr="003114B9">
        <w:rPr>
          <w:rFonts w:eastAsia="SimSun" w:cs="Consolas"/>
          <w:color w:val="303336"/>
          <w:kern w:val="0"/>
          <w:szCs w:val="21"/>
          <w:bdr w:val="none" w:sz="0" w:space="0" w:color="auto" w:frame="1"/>
          <w:shd w:val="clear" w:color="auto" w:fill="EFF0F1"/>
        </w:rPr>
        <w:t>)));</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The results are easy to predict: students are nicely sorted according to their age (despite being inserted in different order) and fetching student using </w:t>
      </w:r>
      <w:r w:rsidRPr="003114B9">
        <w:rPr>
          <w:rFonts w:eastAsia="SimSun" w:cs="Consolas"/>
          <w:color w:val="242729"/>
          <w:kern w:val="0"/>
          <w:szCs w:val="21"/>
          <w:bdr w:val="none" w:sz="0" w:space="0" w:color="auto" w:frame="1"/>
          <w:shd w:val="clear" w:color="auto" w:fill="EFF0F1"/>
        </w:rPr>
        <w:t>new Student(22)</w:t>
      </w:r>
      <w:r w:rsidRPr="003114B9">
        <w:rPr>
          <w:rFonts w:eastAsia="SimSun" w:cs="Arial"/>
          <w:color w:val="242729"/>
          <w:kern w:val="0"/>
          <w:szCs w:val="21"/>
        </w:rPr>
        <w:t> key works as well and returns</w:t>
      </w:r>
      <w:r w:rsidRPr="003114B9">
        <w:rPr>
          <w:rFonts w:eastAsia="SimSun" w:cs="Consolas"/>
          <w:color w:val="242729"/>
          <w:kern w:val="0"/>
          <w:szCs w:val="21"/>
          <w:bdr w:val="none" w:sz="0" w:space="0" w:color="auto" w:frame="1"/>
          <w:shd w:val="clear" w:color="auto" w:fill="EFF0F1"/>
        </w:rPr>
        <w:t>"twenty two"</w:t>
      </w:r>
      <w:r w:rsidRPr="003114B9">
        <w:rPr>
          <w:rFonts w:eastAsia="SimSun" w:cs="Arial"/>
          <w:color w:val="242729"/>
          <w:kern w:val="0"/>
          <w:szCs w:val="21"/>
        </w:rPr>
        <w:t>. This means we can safely use </w:t>
      </w:r>
      <w:r w:rsidRPr="003114B9">
        <w:rPr>
          <w:rFonts w:eastAsia="SimSun" w:cs="Consolas"/>
          <w:color w:val="242729"/>
          <w:kern w:val="0"/>
          <w:szCs w:val="21"/>
          <w:bdr w:val="none" w:sz="0" w:space="0" w:color="auto" w:frame="1"/>
          <w:shd w:val="clear" w:color="auto" w:fill="EFF0F1"/>
        </w:rPr>
        <w:t>Student</w:t>
      </w:r>
      <w:r w:rsidRPr="003114B9">
        <w:rPr>
          <w:rFonts w:eastAsia="SimSun" w:cs="Arial"/>
          <w:color w:val="242729"/>
          <w:kern w:val="0"/>
          <w:szCs w:val="21"/>
        </w:rPr>
        <w:t> class in </w:t>
      </w:r>
      <w:r w:rsidRPr="003114B9">
        <w:rPr>
          <w:rFonts w:eastAsia="SimSun" w:cs="Consolas"/>
          <w:color w:val="242729"/>
          <w:kern w:val="0"/>
          <w:szCs w:val="21"/>
          <w:bdr w:val="none" w:sz="0" w:space="0" w:color="auto" w:frame="1"/>
          <w:shd w:val="clear" w:color="auto" w:fill="EFF0F1"/>
        </w:rPr>
        <w:t>TreeMap</w:t>
      </w:r>
      <w:r w:rsidRPr="003114B9">
        <w:rPr>
          <w:rFonts w:eastAsia="SimSun" w:cs="Arial"/>
          <w:color w:val="242729"/>
          <w:kern w:val="0"/>
          <w:szCs w:val="21"/>
        </w:rPr>
        <w:t>.</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However change </w:t>
      </w:r>
      <w:r w:rsidRPr="003114B9">
        <w:rPr>
          <w:rFonts w:eastAsia="SimSun" w:cs="Consolas"/>
          <w:color w:val="242729"/>
          <w:kern w:val="0"/>
          <w:szCs w:val="21"/>
          <w:bdr w:val="none" w:sz="0" w:space="0" w:color="auto" w:frame="1"/>
          <w:shd w:val="clear" w:color="auto" w:fill="EFF0F1"/>
        </w:rPr>
        <w:t>students</w:t>
      </w:r>
      <w:r w:rsidRPr="003114B9">
        <w:rPr>
          <w:rFonts w:eastAsia="SimSun" w:cs="Arial"/>
          <w:color w:val="242729"/>
          <w:kern w:val="0"/>
          <w:szCs w:val="21"/>
        </w:rPr>
        <w:t> to </w:t>
      </w:r>
      <w:r w:rsidRPr="003114B9">
        <w:rPr>
          <w:rFonts w:eastAsia="SimSun" w:cs="Consolas"/>
          <w:color w:val="242729"/>
          <w:kern w:val="0"/>
          <w:szCs w:val="21"/>
          <w:bdr w:val="none" w:sz="0" w:space="0" w:color="auto" w:frame="1"/>
          <w:shd w:val="clear" w:color="auto" w:fill="EFF0F1"/>
        </w:rPr>
        <w:t>HashMap</w:t>
      </w:r>
      <w:r w:rsidRPr="003114B9">
        <w:rPr>
          <w:rFonts w:eastAsia="SimSun" w:cs="Arial"/>
          <w:color w:val="242729"/>
          <w:kern w:val="0"/>
          <w:szCs w:val="21"/>
        </w:rPr>
        <w:t> and things go bad:</w:t>
      </w:r>
    </w:p>
    <w:p w:rsidR="00C92DC2" w:rsidRPr="003114B9" w:rsidRDefault="00C92DC2"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eastAsia="SimSun" w:cs="Consolas"/>
          <w:color w:val="393318"/>
          <w:kern w:val="0"/>
          <w:szCs w:val="21"/>
        </w:rPr>
      </w:pPr>
      <w:r w:rsidRPr="003114B9">
        <w:rPr>
          <w:rFonts w:eastAsia="SimSun" w:cs="Consolas"/>
          <w:color w:val="2B91AF"/>
          <w:kern w:val="0"/>
          <w:szCs w:val="21"/>
          <w:bdr w:val="none" w:sz="0" w:space="0" w:color="auto" w:frame="1"/>
          <w:shd w:val="clear" w:color="auto" w:fill="EFF0F1"/>
        </w:rPr>
        <w:t>Map</w:t>
      </w:r>
      <w:r w:rsidRPr="003114B9">
        <w:rPr>
          <w:rFonts w:eastAsia="SimSun" w:cs="Consolas"/>
          <w:color w:val="303336"/>
          <w:kern w:val="0"/>
          <w:szCs w:val="21"/>
          <w:bdr w:val="none" w:sz="0" w:space="0" w:color="auto" w:frame="1"/>
          <w:shd w:val="clear" w:color="auto" w:fill="EFF0F1"/>
        </w:rPr>
        <w:t>&lt;</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String</w:t>
      </w:r>
      <w:r w:rsidRPr="003114B9">
        <w:rPr>
          <w:rFonts w:eastAsia="SimSun" w:cs="Consolas"/>
          <w:color w:val="303336"/>
          <w:kern w:val="0"/>
          <w:szCs w:val="21"/>
          <w:bdr w:val="none" w:sz="0" w:space="0" w:color="auto" w:frame="1"/>
          <w:shd w:val="clear" w:color="auto" w:fill="EFF0F1"/>
        </w:rPr>
        <w:t xml:space="preserve">&gt; students = </w:t>
      </w:r>
      <w:r w:rsidRPr="003114B9">
        <w:rPr>
          <w:rFonts w:eastAsia="SimSun" w:cs="Consolas"/>
          <w:color w:val="101094"/>
          <w:kern w:val="0"/>
          <w:szCs w:val="21"/>
          <w:bdr w:val="none" w:sz="0" w:space="0" w:color="auto" w:frame="1"/>
          <w:shd w:val="clear" w:color="auto" w:fill="EFF0F1"/>
        </w:rPr>
        <w:t>new</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HashMap</w:t>
      </w:r>
      <w:r w:rsidRPr="003114B9">
        <w:rPr>
          <w:rFonts w:eastAsia="SimSun" w:cs="Consolas"/>
          <w:color w:val="303336"/>
          <w:kern w:val="0"/>
          <w:szCs w:val="21"/>
          <w:bdr w:val="none" w:sz="0" w:space="0" w:color="auto" w:frame="1"/>
          <w:shd w:val="clear" w:color="auto" w:fill="EFF0F1"/>
        </w:rPr>
        <w:t>&lt;</w:t>
      </w:r>
      <w:r w:rsidRPr="003114B9">
        <w:rPr>
          <w:rFonts w:eastAsia="SimSun" w:cs="Consolas"/>
          <w:color w:val="2B91AF"/>
          <w:kern w:val="0"/>
          <w:szCs w:val="21"/>
          <w:bdr w:val="none" w:sz="0" w:space="0" w:color="auto" w:frame="1"/>
          <w:shd w:val="clear" w:color="auto" w:fill="EFF0F1"/>
        </w:rPr>
        <w:t>Student</w:t>
      </w:r>
      <w:r w:rsidRPr="003114B9">
        <w:rPr>
          <w:rFonts w:eastAsia="SimSun" w:cs="Consolas"/>
          <w:color w:val="303336"/>
          <w:kern w:val="0"/>
          <w:szCs w:val="21"/>
          <w:bdr w:val="none" w:sz="0" w:space="0" w:color="auto" w:frame="1"/>
          <w:shd w:val="clear" w:color="auto" w:fill="EFF0F1"/>
        </w:rPr>
        <w:t xml:space="preserve">, </w:t>
      </w:r>
      <w:r w:rsidRPr="003114B9">
        <w:rPr>
          <w:rFonts w:eastAsia="SimSun" w:cs="Consolas"/>
          <w:color w:val="2B91AF"/>
          <w:kern w:val="0"/>
          <w:szCs w:val="21"/>
          <w:bdr w:val="none" w:sz="0" w:space="0" w:color="auto" w:frame="1"/>
          <w:shd w:val="clear" w:color="auto" w:fill="EFF0F1"/>
        </w:rPr>
        <w:t>String</w:t>
      </w:r>
      <w:r w:rsidRPr="003114B9">
        <w:rPr>
          <w:rFonts w:eastAsia="SimSun" w:cs="Consolas"/>
          <w:color w:val="303336"/>
          <w:kern w:val="0"/>
          <w:szCs w:val="21"/>
          <w:bdr w:val="none" w:sz="0" w:space="0" w:color="auto" w:frame="1"/>
          <w:shd w:val="clear" w:color="auto" w:fill="EFF0F1"/>
        </w:rPr>
        <w:t>&gt;();</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Obviously the enumeration of items returns "random" order due to hashing - that's fine, it doesn't violate any </w:t>
      </w:r>
      <w:r w:rsidRPr="003114B9">
        <w:rPr>
          <w:rFonts w:eastAsia="SimSun" w:cs="Consolas"/>
          <w:color w:val="242729"/>
          <w:kern w:val="0"/>
          <w:szCs w:val="21"/>
          <w:bdr w:val="none" w:sz="0" w:space="0" w:color="auto" w:frame="1"/>
          <w:shd w:val="clear" w:color="auto" w:fill="EFF0F1"/>
        </w:rPr>
        <w:t>Map</w:t>
      </w:r>
      <w:r w:rsidRPr="003114B9">
        <w:rPr>
          <w:rFonts w:eastAsia="SimSun" w:cs="Arial"/>
          <w:color w:val="242729"/>
          <w:kern w:val="0"/>
          <w:szCs w:val="21"/>
        </w:rPr>
        <w:t> contract. But the last statement is completely broken. Because </w:t>
      </w:r>
      <w:r w:rsidRPr="003114B9">
        <w:rPr>
          <w:rFonts w:eastAsia="SimSun" w:cs="Consolas"/>
          <w:color w:val="242729"/>
          <w:kern w:val="0"/>
          <w:szCs w:val="21"/>
          <w:bdr w:val="none" w:sz="0" w:space="0" w:color="auto" w:frame="1"/>
          <w:shd w:val="clear" w:color="auto" w:fill="EFF0F1"/>
        </w:rPr>
        <w:t>HashMap</w:t>
      </w:r>
      <w:r w:rsidRPr="003114B9">
        <w:rPr>
          <w:rFonts w:eastAsia="SimSun" w:cs="Arial"/>
          <w:color w:val="242729"/>
          <w:kern w:val="0"/>
          <w:szCs w:val="21"/>
        </w:rPr>
        <w:t> uses </w:t>
      </w:r>
      <w:r w:rsidRPr="003114B9">
        <w:rPr>
          <w:rFonts w:eastAsia="SimSun" w:cs="Consolas"/>
          <w:color w:val="242729"/>
          <w:kern w:val="0"/>
          <w:szCs w:val="21"/>
          <w:bdr w:val="none" w:sz="0" w:space="0" w:color="auto" w:frame="1"/>
          <w:shd w:val="clear" w:color="auto" w:fill="EFF0F1"/>
        </w:rPr>
        <w:t>equals()</w:t>
      </w:r>
      <w:r w:rsidRPr="003114B9">
        <w:rPr>
          <w:rFonts w:eastAsia="SimSun" w:cs="Arial"/>
          <w:color w:val="242729"/>
          <w:kern w:val="0"/>
          <w:szCs w:val="21"/>
        </w:rPr>
        <w:t>/</w:t>
      </w:r>
      <w:r w:rsidRPr="003114B9">
        <w:rPr>
          <w:rFonts w:eastAsia="SimSun" w:cs="Consolas"/>
          <w:color w:val="242729"/>
          <w:kern w:val="0"/>
          <w:szCs w:val="21"/>
          <w:bdr w:val="none" w:sz="0" w:space="0" w:color="auto" w:frame="1"/>
          <w:shd w:val="clear" w:color="auto" w:fill="EFF0F1"/>
        </w:rPr>
        <w:t>hashCode()</w:t>
      </w:r>
      <w:r w:rsidRPr="003114B9">
        <w:rPr>
          <w:rFonts w:eastAsia="SimSun" w:cs="Arial"/>
          <w:color w:val="242729"/>
          <w:kern w:val="0"/>
          <w:szCs w:val="21"/>
        </w:rPr>
        <w:t> to compare instances, fetching value by </w:t>
      </w:r>
      <w:r w:rsidRPr="003114B9">
        <w:rPr>
          <w:rFonts w:eastAsia="SimSun" w:cs="Consolas"/>
          <w:color w:val="242729"/>
          <w:kern w:val="0"/>
          <w:szCs w:val="21"/>
          <w:bdr w:val="none" w:sz="0" w:space="0" w:color="auto" w:frame="1"/>
          <w:shd w:val="clear" w:color="auto" w:fill="EFF0F1"/>
        </w:rPr>
        <w:t>new Student(22)</w:t>
      </w:r>
      <w:r w:rsidRPr="003114B9">
        <w:rPr>
          <w:rFonts w:eastAsia="SimSun" w:cs="Arial"/>
          <w:color w:val="242729"/>
          <w:kern w:val="0"/>
          <w:szCs w:val="21"/>
        </w:rPr>
        <w:t> key fails and returns </w:t>
      </w:r>
      <w:r w:rsidRPr="003114B9">
        <w:rPr>
          <w:rFonts w:eastAsia="SimSun" w:cs="Consolas"/>
          <w:color w:val="242729"/>
          <w:kern w:val="0"/>
          <w:szCs w:val="21"/>
          <w:bdr w:val="none" w:sz="0" w:space="0" w:color="auto" w:frame="1"/>
          <w:shd w:val="clear" w:color="auto" w:fill="EFF0F1"/>
        </w:rPr>
        <w:t>null</w:t>
      </w:r>
      <w:r w:rsidRPr="003114B9">
        <w:rPr>
          <w:rFonts w:eastAsia="SimSun" w:cs="Arial"/>
          <w:color w:val="242729"/>
          <w:kern w:val="0"/>
          <w:szCs w:val="21"/>
        </w:rPr>
        <w:t>!</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This is what the JavaDoc tries to explain: such classes will work with </w:t>
      </w:r>
      <w:r w:rsidRPr="003114B9">
        <w:rPr>
          <w:rFonts w:eastAsia="SimSun" w:cs="Consolas"/>
          <w:color w:val="242729"/>
          <w:kern w:val="0"/>
          <w:szCs w:val="21"/>
          <w:bdr w:val="none" w:sz="0" w:space="0" w:color="auto" w:frame="1"/>
          <w:shd w:val="clear" w:color="auto" w:fill="EFF0F1"/>
        </w:rPr>
        <w:t>TreeMap</w:t>
      </w:r>
      <w:r w:rsidRPr="003114B9">
        <w:rPr>
          <w:rFonts w:eastAsia="SimSun" w:cs="Arial"/>
          <w:color w:val="242729"/>
          <w:kern w:val="0"/>
          <w:szCs w:val="21"/>
        </w:rPr>
        <w:t> but might fail to work with other </w:t>
      </w:r>
      <w:r w:rsidRPr="003114B9">
        <w:rPr>
          <w:rFonts w:eastAsia="SimSun" w:cs="Consolas"/>
          <w:color w:val="242729"/>
          <w:kern w:val="0"/>
          <w:szCs w:val="21"/>
          <w:bdr w:val="none" w:sz="0" w:space="0" w:color="auto" w:frame="1"/>
          <w:shd w:val="clear" w:color="auto" w:fill="EFF0F1"/>
        </w:rPr>
        <w:t>Map</w:t>
      </w:r>
      <w:r w:rsidRPr="003114B9">
        <w:rPr>
          <w:rFonts w:eastAsia="SimSun" w:cs="Arial"/>
          <w:color w:val="242729"/>
          <w:kern w:val="0"/>
          <w:szCs w:val="21"/>
        </w:rPr>
        <w:t> implementations. Note that </w:t>
      </w:r>
      <w:r w:rsidRPr="003114B9">
        <w:rPr>
          <w:rFonts w:eastAsia="SimSun" w:cs="Consolas"/>
          <w:color w:val="242729"/>
          <w:kern w:val="0"/>
          <w:szCs w:val="21"/>
          <w:bdr w:val="none" w:sz="0" w:space="0" w:color="auto" w:frame="1"/>
          <w:shd w:val="clear" w:color="auto" w:fill="EFF0F1"/>
        </w:rPr>
        <w:t>Map</w:t>
      </w:r>
      <w:r w:rsidRPr="003114B9">
        <w:rPr>
          <w:rFonts w:eastAsia="SimSun" w:cs="Arial"/>
          <w:color w:val="242729"/>
          <w:kern w:val="0"/>
          <w:szCs w:val="21"/>
        </w:rPr>
        <w:t> operations are documented and defined in terms of </w:t>
      </w:r>
      <w:r w:rsidRPr="003114B9">
        <w:rPr>
          <w:rFonts w:eastAsia="SimSun" w:cs="Consolas"/>
          <w:color w:val="242729"/>
          <w:kern w:val="0"/>
          <w:szCs w:val="21"/>
          <w:bdr w:val="none" w:sz="0" w:space="0" w:color="auto" w:frame="1"/>
          <w:shd w:val="clear" w:color="auto" w:fill="EFF0F1"/>
        </w:rPr>
        <w:t>equals()</w:t>
      </w:r>
      <w:r w:rsidRPr="003114B9">
        <w:rPr>
          <w:rFonts w:eastAsia="SimSun" w:cs="Arial"/>
          <w:color w:val="242729"/>
          <w:kern w:val="0"/>
          <w:szCs w:val="21"/>
        </w:rPr>
        <w:t>/</w:t>
      </w:r>
      <w:r w:rsidRPr="003114B9">
        <w:rPr>
          <w:rFonts w:eastAsia="SimSun" w:cs="Consolas"/>
          <w:color w:val="242729"/>
          <w:kern w:val="0"/>
          <w:szCs w:val="21"/>
          <w:bdr w:val="none" w:sz="0" w:space="0" w:color="auto" w:frame="1"/>
          <w:shd w:val="clear" w:color="auto" w:fill="EFF0F1"/>
        </w:rPr>
        <w:t>hashCode()</w:t>
      </w:r>
      <w:r w:rsidRPr="003114B9">
        <w:rPr>
          <w:rFonts w:eastAsia="SimSun" w:cs="Arial"/>
          <w:color w:val="242729"/>
          <w:kern w:val="0"/>
          <w:szCs w:val="21"/>
        </w:rPr>
        <w:t>, e.g. </w:t>
      </w:r>
      <w:hyperlink r:id="rId100" w:anchor="containsKey%28java.lang.Object%29" w:history="1">
        <w:r w:rsidRPr="003114B9">
          <w:rPr>
            <w:rFonts w:eastAsia="SimSun" w:cs="Consolas"/>
            <w:color w:val="005999"/>
            <w:kern w:val="0"/>
            <w:szCs w:val="21"/>
            <w:bdr w:val="none" w:sz="0" w:space="0" w:color="auto" w:frame="1"/>
            <w:shd w:val="clear" w:color="auto" w:fill="EFF0F1"/>
          </w:rPr>
          <w:t>containsKey()</w:t>
        </w:r>
      </w:hyperlink>
      <w:r w:rsidRPr="003114B9">
        <w:rPr>
          <w:rFonts w:eastAsia="SimSun" w:cs="Arial"/>
          <w:color w:val="242729"/>
          <w:kern w:val="0"/>
          <w:szCs w:val="21"/>
        </w:rPr>
        <w:t>:</w:t>
      </w:r>
    </w:p>
    <w:p w:rsidR="00C92DC2" w:rsidRPr="003114B9" w:rsidRDefault="00C92DC2" w:rsidP="008315F6">
      <w:pPr>
        <w:widowControl/>
        <w:shd w:val="clear" w:color="auto" w:fill="FFF8DC"/>
        <w:spacing w:line="293" w:lineRule="atLeast"/>
        <w:ind w:leftChars="300" w:left="630"/>
        <w:jc w:val="left"/>
        <w:rPr>
          <w:rFonts w:eastAsia="SimSun" w:cs="Arial"/>
          <w:color w:val="242729"/>
          <w:kern w:val="0"/>
          <w:szCs w:val="21"/>
        </w:rPr>
      </w:pPr>
      <w:r w:rsidRPr="003114B9">
        <w:rPr>
          <w:rFonts w:eastAsia="SimSun" w:cs="Arial"/>
          <w:color w:val="242729"/>
          <w:kern w:val="0"/>
          <w:szCs w:val="21"/>
        </w:rPr>
        <w:t>[...] returns true if and only if this map contains a mapping for a key k such that </w:t>
      </w:r>
      <w:r w:rsidRPr="003114B9">
        <w:rPr>
          <w:rFonts w:eastAsia="SimSun" w:cs="Consolas"/>
          <w:color w:val="242729"/>
          <w:kern w:val="0"/>
          <w:szCs w:val="21"/>
          <w:bdr w:val="none" w:sz="0" w:space="0" w:color="auto" w:frame="1"/>
          <w:shd w:val="clear" w:color="auto" w:fill="EFF0F1"/>
        </w:rPr>
        <w:t>(key==null ? k==null : key.equals(k))</w:t>
      </w:r>
    </w:p>
    <w:p w:rsidR="00C92DC2" w:rsidRPr="003114B9" w:rsidRDefault="00C92DC2" w:rsidP="008315F6">
      <w:pPr>
        <w:widowControl/>
        <w:shd w:val="clear" w:color="auto" w:fill="FFFFFF"/>
        <w:spacing w:line="293" w:lineRule="atLeast"/>
        <w:ind w:leftChars="300" w:left="630"/>
        <w:jc w:val="left"/>
        <w:rPr>
          <w:rFonts w:eastAsia="SimSun" w:cs="Arial"/>
          <w:color w:val="242729"/>
          <w:kern w:val="0"/>
          <w:szCs w:val="21"/>
        </w:rPr>
      </w:pPr>
      <w:r w:rsidRPr="003114B9">
        <w:rPr>
          <w:rFonts w:eastAsia="SimSun" w:cs="Arial"/>
          <w:color w:val="242729"/>
          <w:kern w:val="0"/>
          <w:szCs w:val="21"/>
        </w:rPr>
        <w:t>Thus I don't believe there are any standard JDK classes that implemente </w:t>
      </w:r>
      <w:r w:rsidRPr="003114B9">
        <w:rPr>
          <w:rFonts w:eastAsia="SimSun" w:cs="Consolas"/>
          <w:color w:val="242729"/>
          <w:kern w:val="0"/>
          <w:szCs w:val="21"/>
          <w:bdr w:val="none" w:sz="0" w:space="0" w:color="auto" w:frame="1"/>
          <w:shd w:val="clear" w:color="auto" w:fill="EFF0F1"/>
        </w:rPr>
        <w:t>Comparable</w:t>
      </w:r>
      <w:r w:rsidRPr="003114B9">
        <w:rPr>
          <w:rFonts w:eastAsia="SimSun" w:cs="Arial"/>
          <w:color w:val="242729"/>
          <w:kern w:val="0"/>
          <w:szCs w:val="21"/>
        </w:rPr>
        <w:t> but fail to implement </w:t>
      </w:r>
      <w:r w:rsidRPr="003114B9">
        <w:rPr>
          <w:rFonts w:eastAsia="SimSun" w:cs="Consolas"/>
          <w:color w:val="242729"/>
          <w:kern w:val="0"/>
          <w:szCs w:val="21"/>
          <w:bdr w:val="none" w:sz="0" w:space="0" w:color="auto" w:frame="1"/>
          <w:shd w:val="clear" w:color="auto" w:fill="EFF0F1"/>
        </w:rPr>
        <w:t>equals()</w:t>
      </w:r>
      <w:r w:rsidRPr="003114B9">
        <w:rPr>
          <w:rFonts w:eastAsia="SimSun" w:cs="Arial"/>
          <w:color w:val="242729"/>
          <w:kern w:val="0"/>
          <w:szCs w:val="21"/>
        </w:rPr>
        <w:t>/</w:t>
      </w:r>
      <w:r w:rsidRPr="003114B9">
        <w:rPr>
          <w:rFonts w:eastAsia="SimSun" w:cs="Consolas"/>
          <w:color w:val="242729"/>
          <w:kern w:val="0"/>
          <w:szCs w:val="21"/>
          <w:bdr w:val="none" w:sz="0" w:space="0" w:color="auto" w:frame="1"/>
          <w:shd w:val="clear" w:color="auto" w:fill="EFF0F1"/>
        </w:rPr>
        <w:t>hashCode()</w:t>
      </w:r>
      <w:r w:rsidRPr="003114B9">
        <w:rPr>
          <w:rFonts w:eastAsia="SimSun" w:cs="Arial"/>
          <w:color w:val="242729"/>
          <w:kern w:val="0"/>
          <w:szCs w:val="21"/>
        </w:rPr>
        <w:t> pair.</w:t>
      </w:r>
    </w:p>
    <w:p w:rsidR="007E2F8B" w:rsidRDefault="007E2F8B" w:rsidP="008315F6">
      <w:pPr>
        <w:ind w:leftChars="300" w:left="630"/>
      </w:pPr>
    </w:p>
    <w:p w:rsidR="0006394F" w:rsidRDefault="0006394F" w:rsidP="008315F6">
      <w:pPr>
        <w:ind w:leftChars="300" w:left="630"/>
      </w:pPr>
      <w:r>
        <w:rPr>
          <w:rFonts w:hint="eastAsia"/>
        </w:rPr>
        <w:t xml:space="preserve">(11) </w:t>
      </w:r>
      <w:r>
        <w:t>What happens if you compare an object to null using equals()?</w:t>
      </w:r>
    </w:p>
    <w:p w:rsidR="0006394F" w:rsidRDefault="0006394F" w:rsidP="008315F6">
      <w:pPr>
        <w:ind w:leftChars="500" w:left="1050"/>
      </w:pPr>
      <w:r>
        <w:t>When a null object is passed as an argument to equals() method</w:t>
      </w:r>
      <w:r w:rsidR="00555A87">
        <w:rPr>
          <w:rFonts w:hint="eastAsia"/>
        </w:rPr>
        <w:t xml:space="preserve"> as </w:t>
      </w:r>
      <w:r w:rsidR="00555A87" w:rsidRPr="00555A87">
        <w:rPr>
          <w:rFonts w:hint="eastAsia"/>
          <w:highlight w:val="yellow"/>
        </w:rPr>
        <w:t>equals(null)</w:t>
      </w:r>
      <w:r w:rsidRPr="00555A87">
        <w:rPr>
          <w:highlight w:val="yellow"/>
        </w:rPr>
        <w:t>, it should return false, it must not throw NullPointerException</w:t>
      </w:r>
      <w:r>
        <w:t xml:space="preserve">, </w:t>
      </w:r>
      <w:r w:rsidRPr="00555A87">
        <w:rPr>
          <w:highlight w:val="cyan"/>
        </w:rPr>
        <w:t xml:space="preserve">but if you call equals method on reference, which is null </w:t>
      </w:r>
      <w:r w:rsidR="00555A87" w:rsidRPr="00555A87">
        <w:rPr>
          <w:rFonts w:hint="eastAsia"/>
          <w:highlight w:val="cyan"/>
        </w:rPr>
        <w:t xml:space="preserve">as null.equals(), </w:t>
      </w:r>
      <w:r w:rsidRPr="00555A87">
        <w:rPr>
          <w:highlight w:val="cyan"/>
        </w:rPr>
        <w:t>it will throw NullPointerException.</w:t>
      </w:r>
      <w:r>
        <w:t xml:space="preserve"> That’s why it’s better to use == operator for comparing null e.g. if(object != null) </w:t>
      </w:r>
      <w:r>
        <w:lastRenderedPageBreak/>
        <w:t>object.equals(anohterObject). By the way, if you comparing String literal with another String object then you better call equals() method on the String literal rather than known object to avoid NPE</w:t>
      </w:r>
    </w:p>
    <w:p w:rsidR="0006394F" w:rsidRDefault="0006394F" w:rsidP="008315F6">
      <w:pPr>
        <w:ind w:leftChars="500" w:left="1050"/>
      </w:pPr>
    </w:p>
    <w:p w:rsidR="0006394F" w:rsidRDefault="0006394F" w:rsidP="008315F6">
      <w:pPr>
        <w:ind w:leftChars="200" w:left="420"/>
      </w:pPr>
      <w:r>
        <w:rPr>
          <w:rFonts w:hint="eastAsia"/>
        </w:rPr>
        <w:t xml:space="preserve">  (12) </w:t>
      </w:r>
    </w:p>
    <w:p w:rsidR="0006394F" w:rsidRDefault="0006394F" w:rsidP="008315F6">
      <w:pPr>
        <w:ind w:leftChars="200" w:left="420"/>
      </w:pPr>
      <w:r>
        <w:rPr>
          <w:rFonts w:hint="eastAsia"/>
        </w:rPr>
        <w:t xml:space="preserve">   </w:t>
      </w:r>
    </w:p>
    <w:p w:rsidR="0006394F" w:rsidRPr="000E0263" w:rsidRDefault="0006394F" w:rsidP="008315F6">
      <w:pPr>
        <w:ind w:leftChars="200" w:left="420"/>
      </w:pPr>
    </w:p>
    <w:p w:rsidR="00444786" w:rsidRDefault="00B03002" w:rsidP="00444786">
      <w:pPr>
        <w:pStyle w:val="NormalWeb"/>
        <w:shd w:val="clear" w:color="auto" w:fill="FFFFFF"/>
        <w:spacing w:before="0" w:beforeAutospacing="0" w:after="260" w:afterAutospacing="0" w:line="260" w:lineRule="atLeast"/>
        <w:ind w:leftChars="300" w:left="630"/>
        <w:rPr>
          <w:rFonts w:asciiTheme="minorHAnsi" w:hAnsiTheme="minorHAnsi"/>
          <w:b/>
          <w:color w:val="FF0000"/>
          <w:sz w:val="40"/>
          <w:szCs w:val="40"/>
        </w:rPr>
      </w:pPr>
      <w:r w:rsidRPr="00955E7D">
        <w:rPr>
          <w:rFonts w:asciiTheme="minorHAnsi" w:hAnsiTheme="minorHAnsi"/>
          <w:b/>
          <w:color w:val="FF0000"/>
          <w:sz w:val="40"/>
          <w:szCs w:val="40"/>
        </w:rPr>
        <w:t xml:space="preserve">Java Multi-Thread </w:t>
      </w:r>
      <w:r w:rsidR="00955E7D" w:rsidRPr="00955E7D">
        <w:rPr>
          <w:rFonts w:asciiTheme="minorHAnsi" w:hAnsiTheme="minorHAnsi" w:hint="eastAsia"/>
          <w:b/>
          <w:color w:val="FF0000"/>
          <w:sz w:val="40"/>
          <w:szCs w:val="40"/>
        </w:rPr>
        <w:t>Questions</w:t>
      </w:r>
    </w:p>
    <w:p w:rsidR="00444786" w:rsidRDefault="00444786" w:rsidP="00444786">
      <w:pPr>
        <w:pStyle w:val="NormalWeb"/>
        <w:shd w:val="clear" w:color="auto" w:fill="FFFFFF"/>
        <w:spacing w:before="0" w:beforeAutospacing="0" w:after="260" w:afterAutospacing="0" w:line="260" w:lineRule="atLeast"/>
        <w:ind w:leftChars="300" w:left="630"/>
        <w:rPr>
          <w:rFonts w:asciiTheme="minorHAnsi" w:hAnsiTheme="minorHAnsi"/>
          <w:b/>
          <w:color w:val="FF0000"/>
          <w:sz w:val="21"/>
          <w:szCs w:val="21"/>
        </w:rPr>
      </w:pPr>
      <w:r w:rsidRPr="00444786">
        <w:rPr>
          <w:rFonts w:asciiTheme="minorHAnsi" w:hAnsiTheme="minorHAnsi"/>
          <w:b/>
          <w:color w:val="FF0000"/>
          <w:sz w:val="21"/>
          <w:szCs w:val="21"/>
        </w:rPr>
        <w:t>Why we need multiple thread ?</w:t>
      </w:r>
    </w:p>
    <w:p w:rsidR="00444786" w:rsidRDefault="00BA47EA" w:rsidP="00444786">
      <w:pPr>
        <w:pStyle w:val="NormalWeb"/>
        <w:shd w:val="clear" w:color="auto" w:fill="FFFFFF"/>
        <w:spacing w:before="0" w:beforeAutospacing="0" w:after="260" w:afterAutospacing="0" w:line="260" w:lineRule="atLeast"/>
        <w:ind w:leftChars="300" w:left="630"/>
        <w:rPr>
          <w:rFonts w:asciiTheme="minorHAnsi" w:hAnsiTheme="minorHAnsi"/>
          <w:b/>
          <w:color w:val="FF0000"/>
          <w:sz w:val="21"/>
          <w:szCs w:val="21"/>
        </w:rPr>
      </w:pPr>
      <w:hyperlink r:id="rId101" w:history="1">
        <w:r w:rsidR="00444786" w:rsidRPr="007B5874">
          <w:rPr>
            <w:rStyle w:val="Hyperlink"/>
            <w:rFonts w:asciiTheme="minorHAnsi" w:hAnsiTheme="minorHAnsi"/>
            <w:b/>
            <w:sz w:val="21"/>
            <w:szCs w:val="21"/>
          </w:rPr>
          <w:t>https://www.quora.com/What-are-some-real-life-examples-of-multi-threading-as-we-study-in-Java</w:t>
        </w:r>
      </w:hyperlink>
      <w:r w:rsidR="00444786">
        <w:rPr>
          <w:rFonts w:asciiTheme="minorHAnsi" w:hAnsiTheme="minorHAnsi"/>
          <w:b/>
          <w:color w:val="FF0000"/>
          <w:sz w:val="21"/>
          <w:szCs w:val="21"/>
        </w:rPr>
        <w:t xml:space="preserve"> </w:t>
      </w:r>
    </w:p>
    <w:p w:rsidR="008E1516" w:rsidRPr="008E1516" w:rsidRDefault="008E1516" w:rsidP="008E1516">
      <w:pPr>
        <w:pStyle w:val="NormalWeb"/>
        <w:shd w:val="clear" w:color="auto" w:fill="FFFFFF"/>
        <w:spacing w:after="260" w:line="260" w:lineRule="atLeast"/>
        <w:ind w:leftChars="300" w:left="630"/>
        <w:rPr>
          <w:rFonts w:asciiTheme="minorHAnsi" w:hAnsiTheme="minorHAnsi"/>
          <w:sz w:val="21"/>
          <w:szCs w:val="21"/>
        </w:rPr>
      </w:pPr>
      <w:r w:rsidRPr="00D5427E">
        <w:rPr>
          <w:rFonts w:asciiTheme="minorHAnsi" w:hAnsiTheme="minorHAnsi"/>
          <w:sz w:val="21"/>
          <w:szCs w:val="21"/>
          <w:highlight w:val="yellow"/>
        </w:rPr>
        <w:t>A common multithreading example is that I often have a reader thread where it could be blocking (e.g., while reading from a database) and a worker thread where it’s more performance-efficient to process work in batches instead of polling one item at a time.</w:t>
      </w:r>
    </w:p>
    <w:p w:rsidR="008E1516" w:rsidRDefault="008E1516" w:rsidP="008E151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sidRPr="008E1516">
        <w:rPr>
          <w:rFonts w:asciiTheme="minorHAnsi" w:hAnsiTheme="minorHAnsi"/>
          <w:sz w:val="21"/>
          <w:szCs w:val="21"/>
        </w:rPr>
        <w:t>I’m not a Java expert, but here’s Java6 complaint code that might demonstrate this:</w:t>
      </w:r>
    </w:p>
    <w:p w:rsidR="008E1516" w:rsidRDefault="008E1516" w:rsidP="008E151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Pr>
          <w:noProof/>
        </w:rPr>
        <w:drawing>
          <wp:inline distT="0" distB="0" distL="0" distR="0" wp14:anchorId="1B5ACA10" wp14:editId="7B3A16BD">
            <wp:extent cx="3904432" cy="3700173"/>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08200" cy="3703744"/>
                    </a:xfrm>
                    <a:prstGeom prst="rect">
                      <a:avLst/>
                    </a:prstGeom>
                  </pic:spPr>
                </pic:pic>
              </a:graphicData>
            </a:graphic>
          </wp:inline>
        </w:drawing>
      </w:r>
    </w:p>
    <w:p w:rsidR="008E1516" w:rsidRDefault="008E1516" w:rsidP="008E151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Pr>
          <w:noProof/>
        </w:rPr>
        <w:lastRenderedPageBreak/>
        <w:drawing>
          <wp:inline distT="0" distB="0" distL="0" distR="0" wp14:anchorId="03CB3B28" wp14:editId="41419CF3">
            <wp:extent cx="3881993" cy="4411273"/>
            <wp:effectExtent l="0" t="0" r="444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881768" cy="4411017"/>
                    </a:xfrm>
                    <a:prstGeom prst="rect">
                      <a:avLst/>
                    </a:prstGeom>
                  </pic:spPr>
                </pic:pic>
              </a:graphicData>
            </a:graphic>
          </wp:inline>
        </w:drawing>
      </w:r>
    </w:p>
    <w:p w:rsidR="008E1516" w:rsidRPr="008E1516" w:rsidRDefault="008E1516" w:rsidP="008E151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Pr>
          <w:noProof/>
        </w:rPr>
        <w:drawing>
          <wp:inline distT="0" distB="0" distL="0" distR="0" wp14:anchorId="68BDD8FA" wp14:editId="0599711D">
            <wp:extent cx="3390800" cy="5718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93510" cy="572262"/>
                    </a:xfrm>
                    <a:prstGeom prst="rect">
                      <a:avLst/>
                    </a:prstGeom>
                  </pic:spPr>
                </pic:pic>
              </a:graphicData>
            </a:graphic>
          </wp:inline>
        </w:drawing>
      </w:r>
    </w:p>
    <w:p w:rsidR="00261E78" w:rsidRPr="00261E78" w:rsidRDefault="00261E78"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sz w:val="21"/>
          <w:szCs w:val="21"/>
        </w:rPr>
        <w:t>(1)</w:t>
      </w:r>
      <w:r w:rsidRPr="00261E78">
        <w:rPr>
          <w:rFonts w:asciiTheme="minorHAnsi" w:hAnsiTheme="minorHAnsi" w:hint="eastAsia"/>
          <w:sz w:val="21"/>
          <w:szCs w:val="21"/>
        </w:rPr>
        <w:t xml:space="preserve"> </w:t>
      </w:r>
      <w:r w:rsidRPr="00261E78">
        <w:rPr>
          <w:rFonts w:asciiTheme="minorHAnsi" w:hAnsiTheme="minorHAnsi"/>
          <w:color w:val="000000"/>
          <w:sz w:val="21"/>
          <w:szCs w:val="21"/>
        </w:rPr>
        <w:t>Java Synchronization and concurrency</w:t>
      </w:r>
    </w:p>
    <w:p w:rsidR="00261E78" w:rsidRPr="00261E78" w:rsidRDefault="00261E78" w:rsidP="008315F6">
      <w:pPr>
        <w:pStyle w:val="NormalWeb"/>
        <w:shd w:val="clear" w:color="auto" w:fill="FFFFFF"/>
        <w:spacing w:before="0" w:beforeAutospacing="0" w:after="260" w:afterAutospacing="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The words synchronization and concurrency are overlapping and sometimes synonymous terms. The word synchronization generally means sharing data between multiple processors or threads, while concurrency refers to a measure of– or the art of improving– how effectively an application allows multiple jobs required by that application (e.g. serving web page requests from a web server) to run simultaneously.</w:t>
      </w:r>
    </w:p>
    <w:p w:rsidR="006572F4" w:rsidRPr="006572F4" w:rsidRDefault="00BA47EA" w:rsidP="008315F6">
      <w:pPr>
        <w:pStyle w:val="NormalWeb"/>
        <w:shd w:val="clear" w:color="auto" w:fill="FFFFFF"/>
        <w:spacing w:before="0" w:beforeAutospacing="0" w:after="260" w:afterAutospacing="0" w:line="260" w:lineRule="atLeast"/>
        <w:ind w:leftChars="300" w:left="630"/>
        <w:rPr>
          <w:rFonts w:asciiTheme="minorHAnsi" w:hAnsiTheme="minorHAnsi"/>
          <w:color w:val="0000FF" w:themeColor="hyperlink"/>
          <w:sz w:val="21"/>
          <w:szCs w:val="21"/>
          <w:u w:val="single"/>
        </w:rPr>
      </w:pPr>
      <w:hyperlink r:id="rId105" w:history="1">
        <w:r w:rsidR="00261E78" w:rsidRPr="00261E78">
          <w:rPr>
            <w:rStyle w:val="Hyperlink"/>
            <w:rFonts w:asciiTheme="minorHAnsi" w:hAnsiTheme="minorHAnsi"/>
            <w:sz w:val="21"/>
            <w:szCs w:val="21"/>
          </w:rPr>
          <w:t>http://www.javamex.com/tutorials/synchronization_concurrency_1.shtml</w:t>
        </w:r>
      </w:hyperlink>
    </w:p>
    <w:p w:rsidR="00AB7FB7" w:rsidRPr="00261E78" w:rsidRDefault="00261E78" w:rsidP="008315F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Pr>
          <w:rFonts w:asciiTheme="minorHAnsi" w:hAnsiTheme="minorHAnsi"/>
          <w:sz w:val="21"/>
          <w:szCs w:val="21"/>
        </w:rPr>
        <w:t>(</w:t>
      </w:r>
      <w:r>
        <w:rPr>
          <w:rFonts w:asciiTheme="minorHAnsi" w:hAnsiTheme="minorHAnsi" w:hint="eastAsia"/>
          <w:sz w:val="21"/>
          <w:szCs w:val="21"/>
        </w:rPr>
        <w:t>2</w:t>
      </w:r>
      <w:r>
        <w:rPr>
          <w:rFonts w:asciiTheme="minorHAnsi" w:hAnsiTheme="minorHAnsi"/>
          <w:sz w:val="21"/>
          <w:szCs w:val="21"/>
        </w:rPr>
        <w:t>)</w:t>
      </w:r>
      <w:r>
        <w:rPr>
          <w:rFonts w:asciiTheme="minorHAnsi" w:hAnsiTheme="minorHAnsi" w:hint="eastAsia"/>
          <w:sz w:val="21"/>
          <w:szCs w:val="21"/>
        </w:rPr>
        <w:t xml:space="preserve"> </w:t>
      </w:r>
      <w:r w:rsidR="001C17B0" w:rsidRPr="00261E78">
        <w:rPr>
          <w:rFonts w:asciiTheme="minorHAnsi" w:hAnsiTheme="minorHAnsi"/>
          <w:sz w:val="21"/>
          <w:szCs w:val="21"/>
        </w:rPr>
        <w:t>Two ways to create a thread</w:t>
      </w:r>
    </w:p>
    <w:p w:rsidR="001C17B0" w:rsidRPr="00261E78" w:rsidRDefault="00BA47EA" w:rsidP="008315F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hyperlink r:id="rId106" w:history="1">
        <w:r w:rsidR="00A53C78" w:rsidRPr="00261E78">
          <w:rPr>
            <w:rStyle w:val="Hyperlink"/>
            <w:rFonts w:asciiTheme="minorHAnsi" w:hAnsiTheme="minorHAnsi"/>
            <w:sz w:val="21"/>
            <w:szCs w:val="21"/>
          </w:rPr>
          <w:t>http://tutorials.jenkov.com/java-concurrency/creating-and-starting-threads.html</w:t>
        </w:r>
      </w:hyperlink>
      <w:r w:rsidR="00A53C78" w:rsidRPr="00261E78">
        <w:rPr>
          <w:rFonts w:asciiTheme="minorHAnsi" w:hAnsiTheme="minorHAnsi"/>
          <w:sz w:val="21"/>
          <w:szCs w:val="21"/>
        </w:rPr>
        <w:t xml:space="preserve"> </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highlight w:val="yellow"/>
        </w:rPr>
        <w:t>Thread Subclass</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lastRenderedPageBreak/>
        <w:t xml:space="preserve">The first way to specify what code a thread is to run, is to create a subclass of Thread and override the run() method. </w:t>
      </w:r>
      <w:r w:rsidRPr="00261E78">
        <w:rPr>
          <w:rFonts w:asciiTheme="minorHAnsi" w:hAnsiTheme="minorHAnsi"/>
          <w:sz w:val="21"/>
          <w:szCs w:val="21"/>
          <w:highlight w:val="yellow"/>
        </w:rPr>
        <w:t>The run() method is what is executed by the thread after you call start().</w:t>
      </w:r>
      <w:r w:rsidRPr="00261E78">
        <w:rPr>
          <w:rFonts w:asciiTheme="minorHAnsi" w:hAnsiTheme="minorHAnsi"/>
          <w:sz w:val="21"/>
          <w:szCs w:val="21"/>
        </w:rPr>
        <w:t xml:space="preserve"> Here is an example of c</w:t>
      </w:r>
      <w:r w:rsidR="00F66ABC" w:rsidRPr="00261E78">
        <w:rPr>
          <w:rFonts w:asciiTheme="minorHAnsi" w:hAnsiTheme="minorHAnsi"/>
          <w:sz w:val="21"/>
          <w:szCs w:val="21"/>
        </w:rPr>
        <w:t>reating a Java Thread subclass:</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public </w:t>
      </w:r>
      <w:r w:rsidR="00F66ABC" w:rsidRPr="00261E78">
        <w:rPr>
          <w:rFonts w:asciiTheme="minorHAnsi" w:hAnsiTheme="minorHAnsi"/>
          <w:sz w:val="21"/>
          <w:szCs w:val="21"/>
        </w:rPr>
        <w:t>class MyThread extends Thread {</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highlight w:val="green"/>
        </w:rPr>
      </w:pPr>
      <w:r w:rsidRPr="00261E78">
        <w:rPr>
          <w:rFonts w:asciiTheme="minorHAnsi" w:hAnsiTheme="minorHAnsi"/>
          <w:sz w:val="21"/>
          <w:szCs w:val="21"/>
        </w:rPr>
        <w:t xml:space="preserve">    </w:t>
      </w:r>
      <w:r w:rsidRPr="00261E78">
        <w:rPr>
          <w:rFonts w:asciiTheme="minorHAnsi" w:hAnsiTheme="minorHAnsi"/>
          <w:sz w:val="21"/>
          <w:szCs w:val="21"/>
          <w:highlight w:val="green"/>
        </w:rPr>
        <w:t>public void run(){</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highlight w:val="green"/>
        </w:rPr>
      </w:pPr>
      <w:r w:rsidRPr="00261E78">
        <w:rPr>
          <w:rFonts w:asciiTheme="minorHAnsi" w:hAnsiTheme="minorHAnsi"/>
          <w:sz w:val="21"/>
          <w:szCs w:val="21"/>
          <w:highlight w:val="green"/>
        </w:rPr>
        <w:t xml:space="preserve">       System.out.println("MyThread running");</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highlight w:val="green"/>
        </w:rPr>
        <w:t xml:space="preserve">    }</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To create and start the abo</w:t>
      </w:r>
      <w:r w:rsidR="00E77467" w:rsidRPr="00261E78">
        <w:rPr>
          <w:rFonts w:asciiTheme="minorHAnsi" w:hAnsiTheme="minorHAnsi"/>
          <w:sz w:val="21"/>
          <w:szCs w:val="21"/>
        </w:rPr>
        <w:t>ve thread you can do like this:</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MyThread myThread = new MyThread();</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myTread.start();</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The start() call will return as soon as the thread is started. It will not wait until the run() method is done. The run() method will execute as if executed by a different CPU. When the run() method executes it will print o</w:t>
      </w:r>
      <w:r w:rsidR="00E77467" w:rsidRPr="00261E78">
        <w:rPr>
          <w:rFonts w:asciiTheme="minorHAnsi" w:hAnsiTheme="minorHAnsi"/>
          <w:sz w:val="21"/>
          <w:szCs w:val="21"/>
        </w:rPr>
        <w:t>ut the text "MyThread running".</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You can also create an anonymou</w:t>
      </w:r>
      <w:r w:rsidR="00E77467" w:rsidRPr="00261E78">
        <w:rPr>
          <w:rFonts w:asciiTheme="minorHAnsi" w:hAnsiTheme="minorHAnsi"/>
          <w:sz w:val="21"/>
          <w:szCs w:val="21"/>
        </w:rPr>
        <w:t>s subclass of Thread like this:</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Thread thread = new Thread(){</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public void run(){</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System.out.println("Thread Running");</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w:t>
      </w:r>
    </w:p>
    <w:p w:rsidR="007772E0" w:rsidRPr="00261E78" w:rsidRDefault="00E77467"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w:t>
      </w:r>
    </w:p>
    <w:p w:rsidR="007772E0" w:rsidRPr="00261E78" w:rsidRDefault="007772E0"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thread.start();</w:t>
      </w:r>
    </w:p>
    <w:p w:rsidR="00937EFB" w:rsidRPr="00261E78" w:rsidRDefault="007772E0" w:rsidP="008315F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sidRPr="00261E78">
        <w:rPr>
          <w:rFonts w:asciiTheme="minorHAnsi" w:hAnsiTheme="minorHAnsi"/>
          <w:sz w:val="21"/>
          <w:szCs w:val="21"/>
        </w:rPr>
        <w:t>This example will print out the text "Thread running" once the run() method is executed by the new thread.</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highlight w:val="yellow"/>
        </w:rPr>
        <w:t>Runnable Interface Implementation</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The second way to specify what code a thread should run is by creating a class that implements java.lang.Runnable. </w:t>
      </w:r>
      <w:r w:rsidRPr="00261E78">
        <w:rPr>
          <w:rFonts w:asciiTheme="minorHAnsi" w:hAnsiTheme="minorHAnsi"/>
          <w:sz w:val="21"/>
          <w:szCs w:val="21"/>
          <w:highlight w:val="yellow"/>
        </w:rPr>
        <w:t>The Runnable object can be executed by a Thread.</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lastRenderedPageBreak/>
        <w:t>Here is a Java Runnable example:</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highlight w:val="green"/>
        </w:rPr>
      </w:pPr>
      <w:r w:rsidRPr="00261E78">
        <w:rPr>
          <w:rFonts w:asciiTheme="minorHAnsi" w:hAnsiTheme="minorHAnsi"/>
          <w:sz w:val="21"/>
          <w:szCs w:val="21"/>
        </w:rPr>
        <w:t xml:space="preserve">  </w:t>
      </w:r>
      <w:r w:rsidRPr="00261E78">
        <w:rPr>
          <w:rFonts w:asciiTheme="minorHAnsi" w:hAnsiTheme="minorHAnsi"/>
          <w:sz w:val="21"/>
          <w:szCs w:val="21"/>
          <w:highlight w:val="green"/>
        </w:rPr>
        <w:t xml:space="preserve">public class </w:t>
      </w:r>
      <w:r w:rsidRPr="00261E78">
        <w:rPr>
          <w:rFonts w:asciiTheme="minorHAnsi" w:hAnsiTheme="minorHAnsi"/>
          <w:sz w:val="21"/>
          <w:szCs w:val="21"/>
          <w:highlight w:val="magenta"/>
        </w:rPr>
        <w:t xml:space="preserve">MyRunnable </w:t>
      </w:r>
      <w:r w:rsidRPr="00261E78">
        <w:rPr>
          <w:rFonts w:asciiTheme="minorHAnsi" w:hAnsiTheme="minorHAnsi"/>
          <w:sz w:val="21"/>
          <w:szCs w:val="21"/>
          <w:highlight w:val="green"/>
        </w:rPr>
        <w:t>implements Runnable {</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highlight w:val="green"/>
        </w:rPr>
      </w:pPr>
      <w:r w:rsidRPr="00261E78">
        <w:rPr>
          <w:rFonts w:asciiTheme="minorHAnsi" w:hAnsiTheme="minorHAnsi"/>
          <w:sz w:val="21"/>
          <w:szCs w:val="21"/>
          <w:highlight w:val="green"/>
        </w:rPr>
        <w:t xml:space="preserve">    public void run(){</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highlight w:val="green"/>
        </w:rPr>
      </w:pPr>
      <w:r w:rsidRPr="00261E78">
        <w:rPr>
          <w:rFonts w:asciiTheme="minorHAnsi" w:hAnsiTheme="minorHAnsi"/>
          <w:sz w:val="21"/>
          <w:szCs w:val="21"/>
          <w:highlight w:val="green"/>
        </w:rPr>
        <w:t xml:space="preserve">       System.out.println("MyRunnable running");</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highlight w:val="green"/>
        </w:rPr>
      </w:pPr>
      <w:r w:rsidRPr="00261E78">
        <w:rPr>
          <w:rFonts w:asciiTheme="minorHAnsi" w:hAnsiTheme="minorHAnsi"/>
          <w:sz w:val="21"/>
          <w:szCs w:val="21"/>
          <w:highlight w:val="green"/>
        </w:rPr>
        <w:t xml:space="preserve">    }</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highlight w:val="green"/>
        </w:rPr>
        <w:t xml:space="preserve">  }</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To have the run() method executed by a thread, pass an instance of MyRunnable to a Thread in its constructor. Here is how that is done:</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Thread thread = new Thread(new </w:t>
      </w:r>
      <w:r w:rsidRPr="00261E78">
        <w:rPr>
          <w:rFonts w:asciiTheme="minorHAnsi" w:hAnsiTheme="minorHAnsi"/>
          <w:sz w:val="21"/>
          <w:szCs w:val="21"/>
          <w:highlight w:val="magenta"/>
        </w:rPr>
        <w:t>MyRunnable</w:t>
      </w:r>
      <w:r w:rsidRPr="00261E78">
        <w:rPr>
          <w:rFonts w:asciiTheme="minorHAnsi" w:hAnsiTheme="minorHAnsi"/>
          <w:sz w:val="21"/>
          <w:szCs w:val="21"/>
        </w:rPr>
        <w:t>());</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thread.start();</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highlight w:val="yellow"/>
        </w:rPr>
        <w:t>When the thread is started it will call the run() method of the MyRunnable instance instead of executing it's own run() method.</w:t>
      </w:r>
      <w:r w:rsidRPr="00261E78">
        <w:rPr>
          <w:rFonts w:asciiTheme="minorHAnsi" w:hAnsiTheme="minorHAnsi"/>
          <w:sz w:val="21"/>
          <w:szCs w:val="21"/>
        </w:rPr>
        <w:t xml:space="preserve"> The above example would print out the text "MyRunnable running".</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You can also create an anonymous implementation of Runnable, like this:</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Runnable myRunnable = new Runnable(){</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public void run(){</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System.out.println("Runnable running");</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w:t>
      </w:r>
    </w:p>
    <w:p w:rsidR="00826F5E" w:rsidRPr="00261E78" w:rsidRDefault="00826F5E"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   Thread thread = new Thread(myRunnable);</w:t>
      </w:r>
    </w:p>
    <w:p w:rsidR="00826F5E" w:rsidRPr="00261E78" w:rsidRDefault="00826F5E" w:rsidP="008315F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sidRPr="00261E78">
        <w:rPr>
          <w:rFonts w:asciiTheme="minorHAnsi" w:hAnsiTheme="minorHAnsi"/>
          <w:sz w:val="21"/>
          <w:szCs w:val="21"/>
        </w:rPr>
        <w:t xml:space="preserve">   thread.start();</w:t>
      </w:r>
    </w:p>
    <w:p w:rsidR="004D7576" w:rsidRPr="00261E78" w:rsidRDefault="004D7576"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highlight w:val="yellow"/>
        </w:rPr>
        <w:t>Subclass or Runnable?</w:t>
      </w:r>
    </w:p>
    <w:p w:rsidR="004D7576" w:rsidRPr="00261E78" w:rsidRDefault="004D7576" w:rsidP="008315F6">
      <w:pPr>
        <w:pStyle w:val="NormalWeb"/>
        <w:shd w:val="clear" w:color="auto" w:fill="FFFFFF"/>
        <w:spacing w:after="260" w:line="260" w:lineRule="atLeast"/>
        <w:ind w:leftChars="300" w:left="630"/>
        <w:rPr>
          <w:rFonts w:asciiTheme="minorHAnsi" w:hAnsiTheme="minorHAnsi"/>
          <w:sz w:val="21"/>
          <w:szCs w:val="21"/>
        </w:rPr>
      </w:pPr>
      <w:r w:rsidRPr="00261E78">
        <w:rPr>
          <w:rFonts w:asciiTheme="minorHAnsi" w:hAnsiTheme="minorHAnsi"/>
          <w:sz w:val="21"/>
          <w:szCs w:val="21"/>
        </w:rPr>
        <w:t xml:space="preserve">There are no rules about which of the two methods that is the best. Both methods works. Personally though, I prefer implementing Runnable, and handing an instance of the implementation to a Thread instance. </w:t>
      </w:r>
      <w:r w:rsidRPr="00261E78">
        <w:rPr>
          <w:rFonts w:asciiTheme="minorHAnsi" w:hAnsiTheme="minorHAnsi"/>
          <w:sz w:val="21"/>
          <w:szCs w:val="21"/>
          <w:highlight w:val="green"/>
        </w:rPr>
        <w:t>When having the Runnable's executed by a thread pool it is easy to queue up the Runnable instances until a thread from the pool is idle.</w:t>
      </w:r>
      <w:r w:rsidRPr="00261E78">
        <w:rPr>
          <w:rFonts w:asciiTheme="minorHAnsi" w:hAnsiTheme="minorHAnsi"/>
          <w:sz w:val="21"/>
          <w:szCs w:val="21"/>
        </w:rPr>
        <w:t xml:space="preserve"> This is a little harder to do with Thread subclasses.</w:t>
      </w:r>
    </w:p>
    <w:p w:rsidR="00826F5E" w:rsidRPr="00261E78" w:rsidRDefault="004D7576" w:rsidP="008315F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r w:rsidRPr="00261E78">
        <w:rPr>
          <w:rFonts w:asciiTheme="minorHAnsi" w:hAnsiTheme="minorHAnsi"/>
          <w:sz w:val="21"/>
          <w:szCs w:val="21"/>
        </w:rPr>
        <w:lastRenderedPageBreak/>
        <w:t>Sometimes you may have to implement Runnable as well as subclass Thread. For instance, if creating a subclass of Thread that can execute more than one Runnable. This is typically the case when implementing a thread pool.</w:t>
      </w:r>
    </w:p>
    <w:p w:rsidR="004D7576" w:rsidRPr="00261E78" w:rsidRDefault="004D7576" w:rsidP="008315F6">
      <w:pPr>
        <w:pStyle w:val="NormalWeb"/>
        <w:shd w:val="clear" w:color="auto" w:fill="FFFFFF"/>
        <w:spacing w:before="0" w:beforeAutospacing="0" w:after="260" w:afterAutospacing="0" w:line="260" w:lineRule="atLeast"/>
        <w:ind w:leftChars="300" w:left="630"/>
        <w:rPr>
          <w:rFonts w:asciiTheme="minorHAnsi" w:hAnsiTheme="minorHAnsi"/>
          <w:sz w:val="21"/>
          <w:szCs w:val="21"/>
        </w:rPr>
      </w:pPr>
    </w:p>
    <w:p w:rsidR="00B03002" w:rsidRPr="00261E78" w:rsidRDefault="00AB7FB7"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w:t>
      </w:r>
      <w:r w:rsidR="008B25D0">
        <w:rPr>
          <w:rFonts w:asciiTheme="minorHAnsi" w:hAnsiTheme="minorHAnsi" w:hint="eastAsia"/>
          <w:color w:val="000000"/>
          <w:sz w:val="21"/>
          <w:szCs w:val="21"/>
        </w:rPr>
        <w:t>3</w:t>
      </w:r>
      <w:r w:rsidR="00B03002" w:rsidRPr="00261E78">
        <w:rPr>
          <w:rFonts w:asciiTheme="minorHAnsi" w:hAnsiTheme="minorHAnsi"/>
          <w:color w:val="000000"/>
          <w:sz w:val="21"/>
          <w:szCs w:val="21"/>
        </w:rPr>
        <w:t>)</w:t>
      </w:r>
      <w:r w:rsidRPr="00261E78">
        <w:rPr>
          <w:rFonts w:asciiTheme="minorHAnsi" w:hAnsiTheme="minorHAnsi"/>
          <w:color w:val="000000"/>
          <w:sz w:val="21"/>
          <w:szCs w:val="21"/>
        </w:rPr>
        <w:t xml:space="preserve"> </w:t>
      </w:r>
      <w:r w:rsidR="00B03002" w:rsidRPr="00261E78">
        <w:rPr>
          <w:rFonts w:asciiTheme="minorHAnsi" w:hAnsiTheme="minorHAnsi"/>
          <w:color w:val="000000"/>
          <w:sz w:val="21"/>
          <w:szCs w:val="21"/>
        </w:rPr>
        <w:t xml:space="preserve"> class X implements Runnable { </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 xml:space="preserve">    public static void main(String args[]) {</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 xml:space="preserve">        /* Missing code? */} </w:t>
      </w:r>
    </w:p>
    <w:p w:rsidR="00B03002" w:rsidRPr="00261E78" w:rsidRDefault="00B03002" w:rsidP="008315F6">
      <w:pPr>
        <w:pStyle w:val="NormalWeb"/>
        <w:shd w:val="clear" w:color="auto" w:fill="FFFFFF"/>
        <w:spacing w:after="260" w:line="260" w:lineRule="atLeast"/>
        <w:ind w:leftChars="300" w:left="630" w:firstLine="315"/>
        <w:rPr>
          <w:rFonts w:asciiTheme="minorHAnsi" w:hAnsiTheme="minorHAnsi"/>
          <w:color w:val="000000"/>
          <w:sz w:val="21"/>
          <w:szCs w:val="21"/>
        </w:rPr>
      </w:pPr>
      <w:r w:rsidRPr="00261E78">
        <w:rPr>
          <w:rFonts w:asciiTheme="minorHAnsi" w:hAnsiTheme="minorHAnsi"/>
          <w:color w:val="000000"/>
          <w:sz w:val="21"/>
          <w:szCs w:val="21"/>
        </w:rPr>
        <w:t xml:space="preserve">public void run() {} </w:t>
      </w:r>
    </w:p>
    <w:p w:rsidR="00B03002" w:rsidRPr="00261E78" w:rsidRDefault="00B03002" w:rsidP="008315F6">
      <w:pPr>
        <w:pStyle w:val="NormalWeb"/>
        <w:shd w:val="clear" w:color="auto" w:fill="FFFFFF"/>
        <w:spacing w:after="260" w:line="260" w:lineRule="atLeast"/>
        <w:ind w:leftChars="300" w:left="630" w:firstLine="315"/>
        <w:rPr>
          <w:rFonts w:asciiTheme="minorHAnsi" w:hAnsiTheme="minorHAnsi"/>
          <w:color w:val="000000"/>
          <w:sz w:val="21"/>
          <w:szCs w:val="21"/>
        </w:rPr>
      </w:pPr>
      <w:r w:rsidRPr="00261E78">
        <w:rPr>
          <w:rFonts w:asciiTheme="minorHAnsi" w:hAnsiTheme="minorHAnsi"/>
          <w:color w:val="000000"/>
          <w:sz w:val="21"/>
          <w:szCs w:val="21"/>
        </w:rPr>
        <w:t>}</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Which of the following line of code is suitable to start a thread ?</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ab/>
        <w:t>A.</w:t>
      </w:r>
      <w:r w:rsidRPr="00261E78">
        <w:rPr>
          <w:rFonts w:asciiTheme="minorHAnsi" w:hAnsiTheme="minorHAnsi"/>
          <w:color w:val="000000"/>
          <w:sz w:val="21"/>
          <w:szCs w:val="21"/>
        </w:rPr>
        <w:tab/>
        <w:t>Thread t = new Thread(X);</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ab/>
        <w:t>B.</w:t>
      </w:r>
      <w:r w:rsidRPr="00261E78">
        <w:rPr>
          <w:rFonts w:asciiTheme="minorHAnsi" w:hAnsiTheme="minorHAnsi"/>
          <w:color w:val="000000"/>
          <w:sz w:val="21"/>
          <w:szCs w:val="21"/>
        </w:rPr>
        <w:tab/>
        <w:t>Thread t = new Thread(X); t.start();</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ab/>
        <w:t>C.</w:t>
      </w:r>
      <w:r w:rsidRPr="00261E78">
        <w:rPr>
          <w:rFonts w:asciiTheme="minorHAnsi" w:hAnsiTheme="minorHAnsi"/>
          <w:color w:val="000000"/>
          <w:sz w:val="21"/>
          <w:szCs w:val="21"/>
        </w:rPr>
        <w:tab/>
        <w:t>X run = new X(); Thread t = new Thread(run); t.start();</w:t>
      </w:r>
    </w:p>
    <w:p w:rsidR="00B03002" w:rsidRPr="00261E78" w:rsidRDefault="00B03002" w:rsidP="008315F6">
      <w:pPr>
        <w:pStyle w:val="NormalWeb"/>
        <w:shd w:val="clear" w:color="auto" w:fill="FFFFFF"/>
        <w:spacing w:after="260" w:line="260" w:lineRule="atLeast"/>
        <w:ind w:leftChars="300" w:left="630"/>
        <w:rPr>
          <w:rFonts w:asciiTheme="minorHAnsi" w:hAnsiTheme="minorHAnsi"/>
          <w:color w:val="000000"/>
          <w:sz w:val="21"/>
          <w:szCs w:val="21"/>
        </w:rPr>
      </w:pPr>
      <w:r w:rsidRPr="00261E78">
        <w:rPr>
          <w:rFonts w:asciiTheme="minorHAnsi" w:hAnsiTheme="minorHAnsi"/>
          <w:color w:val="000000"/>
          <w:sz w:val="21"/>
          <w:szCs w:val="21"/>
        </w:rPr>
        <w:tab/>
        <w:t>D.</w:t>
      </w:r>
      <w:r w:rsidRPr="00261E78">
        <w:rPr>
          <w:rFonts w:asciiTheme="minorHAnsi" w:hAnsiTheme="minorHAnsi"/>
          <w:color w:val="000000"/>
          <w:sz w:val="21"/>
          <w:szCs w:val="21"/>
        </w:rPr>
        <w:tab/>
        <w:t>Thread t = new Thread(); x.run();</w:t>
      </w:r>
    </w:p>
    <w:p w:rsidR="00DD5A6D" w:rsidRPr="00261E78" w:rsidRDefault="00B03002" w:rsidP="008315F6">
      <w:pPr>
        <w:pStyle w:val="Heading1"/>
        <w:shd w:val="clear" w:color="auto" w:fill="FFFFFF"/>
        <w:spacing w:line="375" w:lineRule="atLeast"/>
        <w:ind w:leftChars="300" w:left="630"/>
        <w:rPr>
          <w:rFonts w:asciiTheme="minorHAnsi" w:hAnsiTheme="minorHAnsi"/>
          <w:b w:val="0"/>
          <w:color w:val="000000"/>
          <w:sz w:val="21"/>
          <w:szCs w:val="21"/>
        </w:rPr>
      </w:pPr>
      <w:r w:rsidRPr="00261E78">
        <w:rPr>
          <w:rFonts w:asciiTheme="minorHAnsi" w:hAnsiTheme="minorHAnsi"/>
          <w:b w:val="0"/>
          <w:color w:val="000000"/>
          <w:sz w:val="21"/>
          <w:szCs w:val="21"/>
          <w:shd w:val="clear" w:color="auto" w:fill="FFFFFF"/>
        </w:rPr>
        <w:t>X run = new X(); //Creates objects that implements run() as per Runnable interface</w:t>
      </w:r>
      <w:r w:rsidRPr="00261E78">
        <w:rPr>
          <w:rFonts w:asciiTheme="minorHAnsi" w:hAnsiTheme="minorHAnsi"/>
          <w:b w:val="0"/>
          <w:color w:val="000000"/>
          <w:sz w:val="21"/>
          <w:szCs w:val="21"/>
        </w:rPr>
        <w:br/>
      </w:r>
      <w:r w:rsidRPr="00261E78">
        <w:rPr>
          <w:rFonts w:asciiTheme="minorHAnsi" w:hAnsiTheme="minorHAnsi"/>
          <w:b w:val="0"/>
          <w:color w:val="000000"/>
          <w:sz w:val="21"/>
          <w:szCs w:val="21"/>
          <w:shd w:val="clear" w:color="auto" w:fill="FFFFFF"/>
        </w:rPr>
        <w:t>Thread t = new Thread(run); // Creates thread</w:t>
      </w:r>
      <w:r w:rsidRPr="00261E78">
        <w:rPr>
          <w:rFonts w:asciiTheme="minorHAnsi" w:hAnsiTheme="minorHAnsi"/>
          <w:b w:val="0"/>
          <w:color w:val="000000"/>
          <w:sz w:val="21"/>
          <w:szCs w:val="21"/>
        </w:rPr>
        <w:br/>
      </w:r>
      <w:r w:rsidRPr="00261E78">
        <w:rPr>
          <w:rFonts w:asciiTheme="minorHAnsi" w:hAnsiTheme="minorHAnsi"/>
          <w:b w:val="0"/>
          <w:color w:val="000000"/>
          <w:sz w:val="21"/>
          <w:szCs w:val="21"/>
          <w:shd w:val="clear" w:color="auto" w:fill="FFFFFF"/>
        </w:rPr>
        <w:t>t.start(); // Starts the thread.</w:t>
      </w:r>
      <w:r w:rsidRPr="00261E78">
        <w:rPr>
          <w:rFonts w:asciiTheme="minorHAnsi" w:hAnsiTheme="minorHAnsi"/>
          <w:b w:val="0"/>
          <w:color w:val="000000"/>
          <w:sz w:val="21"/>
          <w:szCs w:val="21"/>
        </w:rPr>
        <w:br/>
      </w:r>
      <w:r w:rsidRPr="00261E78">
        <w:rPr>
          <w:rFonts w:asciiTheme="minorHAnsi" w:hAnsiTheme="minorHAnsi"/>
          <w:b w:val="0"/>
          <w:color w:val="000000"/>
          <w:sz w:val="21"/>
          <w:szCs w:val="21"/>
          <w:shd w:val="clear" w:color="auto" w:fill="FFFFFF"/>
        </w:rPr>
        <w:t>Note: The above three statements can be written as simply</w:t>
      </w:r>
      <w:r w:rsidRPr="00261E78">
        <w:rPr>
          <w:rFonts w:asciiTheme="minorHAnsi" w:hAnsiTheme="minorHAnsi"/>
          <w:b w:val="0"/>
          <w:color w:val="000000"/>
          <w:sz w:val="21"/>
          <w:szCs w:val="21"/>
        </w:rPr>
        <w:t xml:space="preserve">  </w:t>
      </w:r>
      <w:r w:rsidRPr="00261E78">
        <w:rPr>
          <w:rFonts w:asciiTheme="minorHAnsi" w:hAnsiTheme="minorHAnsi" w:cs="Courier New"/>
          <w:b w:val="0"/>
          <w:color w:val="DD0000"/>
          <w:sz w:val="21"/>
          <w:szCs w:val="21"/>
          <w:shd w:val="clear" w:color="auto" w:fill="FFFFFF"/>
        </w:rPr>
        <w:t>(new Thread(new X()).start();</w:t>
      </w:r>
      <w:r w:rsidRPr="00261E78">
        <w:rPr>
          <w:rFonts w:asciiTheme="minorHAnsi" w:hAnsiTheme="minorHAnsi"/>
          <w:b w:val="0"/>
          <w:color w:val="000000"/>
          <w:sz w:val="21"/>
          <w:szCs w:val="21"/>
        </w:rPr>
        <w:br/>
      </w:r>
      <w:r w:rsidRPr="00261E78">
        <w:rPr>
          <w:rFonts w:asciiTheme="minorHAnsi" w:hAnsiTheme="minorHAnsi"/>
          <w:b w:val="0"/>
          <w:color w:val="000000"/>
          <w:sz w:val="21"/>
          <w:szCs w:val="21"/>
          <w:shd w:val="clear" w:color="auto" w:fill="FFFFFF"/>
        </w:rPr>
        <w:t>Hope this help you. Have a nice day!</w:t>
      </w:r>
    </w:p>
    <w:p w:rsidR="0045467D" w:rsidRPr="00261E78" w:rsidRDefault="008B25D0" w:rsidP="008315F6">
      <w:pPr>
        <w:pStyle w:val="NormalWeb"/>
        <w:shd w:val="clear" w:color="auto" w:fill="FFFFFF"/>
        <w:spacing w:before="0" w:beforeAutospacing="0" w:after="0" w:afterAutospacing="0" w:line="267" w:lineRule="atLeast"/>
        <w:ind w:leftChars="300" w:left="630"/>
        <w:textAlignment w:val="baseline"/>
        <w:rPr>
          <w:rFonts w:asciiTheme="minorHAnsi" w:hAnsiTheme="minorHAnsi" w:cs="Arial"/>
          <w:color w:val="000000"/>
          <w:sz w:val="21"/>
          <w:szCs w:val="21"/>
        </w:rPr>
      </w:pPr>
      <w:r>
        <w:rPr>
          <w:rFonts w:asciiTheme="minorHAnsi" w:hAnsiTheme="minorHAnsi" w:cs="Arial"/>
          <w:color w:val="000000"/>
          <w:sz w:val="21"/>
          <w:szCs w:val="21"/>
        </w:rPr>
        <w:t>(</w:t>
      </w:r>
      <w:r>
        <w:rPr>
          <w:rFonts w:asciiTheme="minorHAnsi" w:hAnsiTheme="minorHAnsi" w:cs="Arial" w:hint="eastAsia"/>
          <w:color w:val="000000"/>
          <w:sz w:val="21"/>
          <w:szCs w:val="21"/>
        </w:rPr>
        <w:t>4</w:t>
      </w:r>
      <w:r w:rsidR="0045467D" w:rsidRPr="00261E78">
        <w:rPr>
          <w:rFonts w:asciiTheme="minorHAnsi" w:hAnsiTheme="minorHAnsi" w:cs="Arial"/>
          <w:color w:val="000000"/>
          <w:sz w:val="21"/>
          <w:szCs w:val="21"/>
        </w:rPr>
        <w:t>)</w:t>
      </w:r>
      <w:r w:rsidR="0045467D" w:rsidRPr="00261E78">
        <w:rPr>
          <w:rFonts w:asciiTheme="minorHAnsi" w:hAnsiTheme="minorHAnsi" w:cs="Arial"/>
          <w:b/>
          <w:color w:val="000000"/>
          <w:sz w:val="21"/>
          <w:szCs w:val="21"/>
        </w:rPr>
        <w:t xml:space="preserve"> Runnable Vs. Thread </w:t>
      </w:r>
    </w:p>
    <w:p w:rsidR="0045467D" w:rsidRPr="00261E78" w:rsidRDefault="0045467D" w:rsidP="008315F6">
      <w:pPr>
        <w:pStyle w:val="NormalWeb"/>
        <w:shd w:val="clear" w:color="auto" w:fill="FFFFFF"/>
        <w:spacing w:before="0" w:beforeAutospacing="0" w:after="0" w:afterAutospacing="0" w:line="267" w:lineRule="atLeast"/>
        <w:ind w:leftChars="300" w:left="630"/>
        <w:textAlignment w:val="baseline"/>
        <w:rPr>
          <w:rFonts w:asciiTheme="minorHAnsi" w:hAnsiTheme="minorHAnsi" w:cs="Arial"/>
          <w:color w:val="000000"/>
          <w:sz w:val="21"/>
          <w:szCs w:val="21"/>
        </w:rPr>
      </w:pPr>
      <w:r w:rsidRPr="00261E78">
        <w:rPr>
          <w:rFonts w:asciiTheme="minorHAnsi" w:hAnsiTheme="minorHAnsi" w:cs="Arial"/>
          <w:color w:val="000000"/>
          <w:sz w:val="21"/>
          <w:szCs w:val="21"/>
        </w:rPr>
        <w:t>Well so many good Answers, i want to add more on this, This will help to understand </w:t>
      </w:r>
      <w:r w:rsidRPr="00261E78">
        <w:rPr>
          <w:rFonts w:asciiTheme="minorHAnsi" w:hAnsiTheme="minorHAnsi" w:cs="Consolas"/>
          <w:color w:val="000000"/>
          <w:sz w:val="21"/>
          <w:szCs w:val="21"/>
          <w:bdr w:val="none" w:sz="0" w:space="0" w:color="auto" w:frame="1"/>
          <w:shd w:val="clear" w:color="auto" w:fill="EEEEEE"/>
        </w:rPr>
        <w:t>Extending v/s Implementing Thread_</w:t>
      </w:r>
      <w:r w:rsidRPr="00261E78">
        <w:rPr>
          <w:rFonts w:asciiTheme="minorHAnsi" w:hAnsiTheme="minorHAnsi" w:cs="Arial"/>
          <w:color w:val="000000"/>
          <w:sz w:val="21"/>
          <w:szCs w:val="21"/>
        </w:rPr>
        <w:br/>
        <w:t>Extends binds two class files very closely and can cause some pretty hard to deal with code.</w:t>
      </w:r>
    </w:p>
    <w:p w:rsidR="0045467D" w:rsidRPr="00261E78" w:rsidRDefault="0045467D" w:rsidP="008315F6">
      <w:pPr>
        <w:widowControl/>
        <w:shd w:val="clear" w:color="auto" w:fill="FFFFFF"/>
        <w:spacing w:line="267" w:lineRule="atLeast"/>
        <w:ind w:leftChars="300" w:left="630"/>
        <w:jc w:val="left"/>
        <w:textAlignment w:val="baseline"/>
        <w:rPr>
          <w:rFonts w:eastAsia="SimSun" w:cs="Arial"/>
          <w:color w:val="000000"/>
          <w:kern w:val="0"/>
          <w:szCs w:val="21"/>
        </w:rPr>
      </w:pPr>
      <w:r w:rsidRPr="00261E78">
        <w:rPr>
          <w:rFonts w:eastAsia="SimSun" w:cs="Arial"/>
          <w:color w:val="000000"/>
          <w:kern w:val="0"/>
          <w:szCs w:val="21"/>
        </w:rPr>
        <w:t>Both approaches do the same job but there have been some differences.</w:t>
      </w:r>
      <w:r w:rsidRPr="00261E78">
        <w:rPr>
          <w:rFonts w:eastAsia="SimSun" w:cs="Arial"/>
          <w:color w:val="000000"/>
          <w:kern w:val="0"/>
          <w:szCs w:val="21"/>
        </w:rPr>
        <w:br/>
      </w:r>
      <w:r w:rsidRPr="00261E78">
        <w:rPr>
          <w:rFonts w:eastAsia="SimSun" w:cs="Arial"/>
          <w:i/>
          <w:iCs/>
          <w:color w:val="000000"/>
          <w:kern w:val="0"/>
          <w:szCs w:val="21"/>
          <w:bdr w:val="none" w:sz="0" w:space="0" w:color="auto" w:frame="1"/>
        </w:rPr>
        <w:t>The most common difference is</w:t>
      </w:r>
    </w:p>
    <w:p w:rsidR="0045467D" w:rsidRPr="00261E78" w:rsidRDefault="0045467D" w:rsidP="008315F6">
      <w:pPr>
        <w:widowControl/>
        <w:numPr>
          <w:ilvl w:val="0"/>
          <w:numId w:val="4"/>
        </w:numPr>
        <w:spacing w:line="267" w:lineRule="atLeast"/>
        <w:ind w:leftChars="343" w:left="1080"/>
        <w:jc w:val="left"/>
        <w:textAlignment w:val="baseline"/>
        <w:rPr>
          <w:rFonts w:eastAsia="SimSun" w:cs="Arial"/>
          <w:color w:val="000000"/>
          <w:kern w:val="0"/>
          <w:szCs w:val="21"/>
        </w:rPr>
      </w:pPr>
      <w:r w:rsidRPr="00261E78">
        <w:rPr>
          <w:rFonts w:eastAsia="SimSun" w:cs="Arial"/>
          <w:color w:val="000000"/>
          <w:kern w:val="0"/>
          <w:szCs w:val="21"/>
        </w:rPr>
        <w:t>When you extends Thread class, after that you can’t extend any other class which you required. (As you know, Java does not allow inheriting more than one class).</w:t>
      </w:r>
    </w:p>
    <w:p w:rsidR="0045467D" w:rsidRPr="00261E78" w:rsidRDefault="0045467D" w:rsidP="008315F6">
      <w:pPr>
        <w:widowControl/>
        <w:numPr>
          <w:ilvl w:val="0"/>
          <w:numId w:val="4"/>
        </w:numPr>
        <w:spacing w:line="267" w:lineRule="atLeast"/>
        <w:ind w:leftChars="343" w:left="1080"/>
        <w:jc w:val="left"/>
        <w:textAlignment w:val="baseline"/>
        <w:rPr>
          <w:rFonts w:eastAsia="SimSun" w:cs="Arial"/>
          <w:color w:val="000000"/>
          <w:kern w:val="0"/>
          <w:szCs w:val="21"/>
        </w:rPr>
      </w:pPr>
      <w:r w:rsidRPr="00261E78">
        <w:rPr>
          <w:rFonts w:eastAsia="SimSun" w:cs="Arial"/>
          <w:color w:val="000000"/>
          <w:kern w:val="0"/>
          <w:szCs w:val="21"/>
        </w:rPr>
        <w:t>When you implements Runnable, you can save a space for your class to extend any other class in future or now.</w:t>
      </w:r>
    </w:p>
    <w:p w:rsidR="0045467D" w:rsidRPr="00261E78" w:rsidRDefault="0045467D" w:rsidP="008315F6">
      <w:pPr>
        <w:widowControl/>
        <w:shd w:val="clear" w:color="auto" w:fill="FFFFFF"/>
        <w:spacing w:line="267" w:lineRule="atLeast"/>
        <w:ind w:leftChars="300" w:left="630"/>
        <w:jc w:val="left"/>
        <w:textAlignment w:val="baseline"/>
        <w:rPr>
          <w:rFonts w:eastAsia="SimSun" w:cs="Consolas"/>
          <w:b/>
          <w:color w:val="FF0000"/>
          <w:kern w:val="0"/>
          <w:szCs w:val="21"/>
          <w:bdr w:val="none" w:sz="0" w:space="0" w:color="auto" w:frame="1"/>
          <w:shd w:val="clear" w:color="auto" w:fill="EEEEEE"/>
        </w:rPr>
      </w:pPr>
      <w:r w:rsidRPr="00261E78">
        <w:rPr>
          <w:rFonts w:eastAsia="SimSun" w:cs="Arial"/>
          <w:b/>
          <w:iCs/>
          <w:color w:val="000000"/>
          <w:kern w:val="0"/>
          <w:szCs w:val="21"/>
          <w:highlight w:val="yellow"/>
          <w:bdr w:val="none" w:sz="0" w:space="0" w:color="auto" w:frame="1"/>
        </w:rPr>
        <w:lastRenderedPageBreak/>
        <w:t>However, one </w:t>
      </w:r>
      <w:r w:rsidRPr="00261E78">
        <w:rPr>
          <w:rFonts w:eastAsia="SimSun" w:cs="Arial"/>
          <w:b/>
          <w:bCs/>
          <w:iCs/>
          <w:color w:val="000000"/>
          <w:kern w:val="0"/>
          <w:szCs w:val="21"/>
          <w:highlight w:val="yellow"/>
          <w:bdr w:val="none" w:sz="0" w:space="0" w:color="auto" w:frame="1"/>
        </w:rPr>
        <w:t>significant difference</w:t>
      </w:r>
      <w:r w:rsidRPr="00261E78">
        <w:rPr>
          <w:rFonts w:eastAsia="SimSun" w:cs="Arial"/>
          <w:b/>
          <w:iCs/>
          <w:color w:val="000000"/>
          <w:kern w:val="0"/>
          <w:szCs w:val="21"/>
          <w:highlight w:val="yellow"/>
          <w:bdr w:val="none" w:sz="0" w:space="0" w:color="auto" w:frame="1"/>
        </w:rPr>
        <w:t> between implementing Runnable and extending Thread is that</w:t>
      </w:r>
      <w:r w:rsidRPr="00261E78">
        <w:rPr>
          <w:rFonts w:eastAsia="SimSun" w:cs="Arial"/>
          <w:b/>
          <w:iCs/>
          <w:color w:val="000000"/>
          <w:kern w:val="0"/>
          <w:szCs w:val="21"/>
          <w:bdr w:val="none" w:sz="0" w:space="0" w:color="auto" w:frame="1"/>
        </w:rPr>
        <w:br/>
      </w:r>
      <w:r w:rsidRPr="00261E78">
        <w:rPr>
          <w:rFonts w:eastAsia="SimSun" w:cs="Consolas"/>
          <w:b/>
          <w:color w:val="FF0000"/>
          <w:kern w:val="0"/>
          <w:szCs w:val="21"/>
          <w:bdr w:val="none" w:sz="0" w:space="0" w:color="auto" w:frame="1"/>
          <w:shd w:val="clear" w:color="auto" w:fill="EEEEEE"/>
        </w:rPr>
        <w:t>by extending Thread, each of your threads has a unique object associated with it, whereas implementing Runnable, many threads can share the same object instance.</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808080"/>
          <w:kern w:val="0"/>
          <w:szCs w:val="21"/>
          <w:bdr w:val="none" w:sz="0" w:space="0" w:color="auto" w:frame="1"/>
        </w:rPr>
        <w:t>//Implement Runnable Interface...</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class</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ImplementsRunnable</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implements</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Runnable</w:t>
      </w: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private</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int</w:t>
      </w:r>
      <w:r w:rsidRPr="00261E78">
        <w:rPr>
          <w:rFonts w:eastAsia="SimSun" w:cs="Consolas"/>
          <w:color w:val="000000"/>
          <w:kern w:val="0"/>
          <w:szCs w:val="21"/>
          <w:bdr w:val="none" w:sz="0" w:space="0" w:color="auto" w:frame="1"/>
        </w:rPr>
        <w:t xml:space="preserve"> counter = </w:t>
      </w:r>
      <w:r w:rsidRPr="00261E78">
        <w:rPr>
          <w:rFonts w:eastAsia="SimSun" w:cs="Consolas"/>
          <w:color w:val="800000"/>
          <w:kern w:val="0"/>
          <w:szCs w:val="21"/>
          <w:bdr w:val="none" w:sz="0" w:space="0" w:color="auto" w:frame="1"/>
        </w:rPr>
        <w:t>0</w:t>
      </w: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public</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void</w:t>
      </w:r>
      <w:r w:rsidRPr="00261E78">
        <w:rPr>
          <w:rFonts w:eastAsia="SimSun" w:cs="Consolas"/>
          <w:color w:val="000000"/>
          <w:kern w:val="0"/>
          <w:szCs w:val="21"/>
          <w:bdr w:val="none" w:sz="0" w:space="0" w:color="auto" w:frame="1"/>
        </w:rPr>
        <w:t xml:space="preserve"> run()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counter++;</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System</w:t>
      </w:r>
      <w:r w:rsidRPr="00261E78">
        <w:rPr>
          <w:rFonts w:eastAsia="SimSun" w:cs="Consolas"/>
          <w:color w:val="000000"/>
          <w:kern w:val="0"/>
          <w:szCs w:val="21"/>
          <w:bdr w:val="none" w:sz="0" w:space="0" w:color="auto" w:frame="1"/>
        </w:rPr>
        <w:t>.out.println(</w:t>
      </w:r>
      <w:r w:rsidRPr="00261E78">
        <w:rPr>
          <w:rFonts w:eastAsia="SimSun" w:cs="Consolas"/>
          <w:color w:val="800000"/>
          <w:kern w:val="0"/>
          <w:szCs w:val="21"/>
          <w:bdr w:val="none" w:sz="0" w:space="0" w:color="auto" w:frame="1"/>
        </w:rPr>
        <w:t>"ImplementsRunnable : Counter : "</w:t>
      </w:r>
      <w:r w:rsidRPr="00261E78">
        <w:rPr>
          <w:rFonts w:eastAsia="SimSun" w:cs="Consolas"/>
          <w:color w:val="000000"/>
          <w:kern w:val="0"/>
          <w:szCs w:val="21"/>
          <w:bdr w:val="none" w:sz="0" w:space="0" w:color="auto" w:frame="1"/>
        </w:rPr>
        <w:t xml:space="preserve"> + counter);</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808080"/>
          <w:kern w:val="0"/>
          <w:szCs w:val="21"/>
          <w:bdr w:val="none" w:sz="0" w:space="0" w:color="auto" w:frame="1"/>
        </w:rPr>
        <w:t>//Extend Thread class...</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class</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extends</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private</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int</w:t>
      </w:r>
      <w:r w:rsidRPr="00261E78">
        <w:rPr>
          <w:rFonts w:eastAsia="SimSun" w:cs="Consolas"/>
          <w:color w:val="000000"/>
          <w:kern w:val="0"/>
          <w:szCs w:val="21"/>
          <w:bdr w:val="none" w:sz="0" w:space="0" w:color="auto" w:frame="1"/>
        </w:rPr>
        <w:t xml:space="preserve"> counter = </w:t>
      </w:r>
      <w:r w:rsidRPr="00261E78">
        <w:rPr>
          <w:rFonts w:eastAsia="SimSun" w:cs="Consolas"/>
          <w:color w:val="800000"/>
          <w:kern w:val="0"/>
          <w:szCs w:val="21"/>
          <w:bdr w:val="none" w:sz="0" w:space="0" w:color="auto" w:frame="1"/>
        </w:rPr>
        <w:t>0</w:t>
      </w: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public</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void</w:t>
      </w:r>
      <w:r w:rsidRPr="00261E78">
        <w:rPr>
          <w:rFonts w:eastAsia="SimSun" w:cs="Consolas"/>
          <w:color w:val="000000"/>
          <w:kern w:val="0"/>
          <w:szCs w:val="21"/>
          <w:bdr w:val="none" w:sz="0" w:space="0" w:color="auto" w:frame="1"/>
        </w:rPr>
        <w:t xml:space="preserve"> run()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counter++;</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System</w:t>
      </w:r>
      <w:r w:rsidRPr="00261E78">
        <w:rPr>
          <w:rFonts w:eastAsia="SimSun" w:cs="Consolas"/>
          <w:color w:val="000000"/>
          <w:kern w:val="0"/>
          <w:szCs w:val="21"/>
          <w:bdr w:val="none" w:sz="0" w:space="0" w:color="auto" w:frame="1"/>
        </w:rPr>
        <w:t>.out.println(</w:t>
      </w:r>
      <w:r w:rsidRPr="00261E78">
        <w:rPr>
          <w:rFonts w:eastAsia="SimSun" w:cs="Consolas"/>
          <w:color w:val="800000"/>
          <w:kern w:val="0"/>
          <w:szCs w:val="21"/>
          <w:bdr w:val="none" w:sz="0" w:space="0" w:color="auto" w:frame="1"/>
        </w:rPr>
        <w:t>"ExtendsThread : Counter : "</w:t>
      </w:r>
      <w:r w:rsidRPr="00261E78">
        <w:rPr>
          <w:rFonts w:eastAsia="SimSun" w:cs="Consolas"/>
          <w:color w:val="000000"/>
          <w:kern w:val="0"/>
          <w:szCs w:val="21"/>
          <w:bdr w:val="none" w:sz="0" w:space="0" w:color="auto" w:frame="1"/>
        </w:rPr>
        <w:t xml:space="preserve"> + counter);</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808080"/>
          <w:kern w:val="0"/>
          <w:szCs w:val="21"/>
          <w:bdr w:val="none" w:sz="0" w:space="0" w:color="auto" w:frame="1"/>
        </w:rPr>
        <w:t>//Use above classes here in main to understand the differences more clearly...</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public</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class</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ThreadVsRunnable</w:t>
      </w: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8B"/>
          <w:kern w:val="0"/>
          <w:szCs w:val="21"/>
          <w:bdr w:val="none" w:sz="0" w:space="0" w:color="auto" w:frame="1"/>
        </w:rPr>
        <w:t>public</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static</w:t>
      </w:r>
      <w:r w:rsidRPr="00261E78">
        <w:rPr>
          <w:rFonts w:eastAsia="SimSun" w:cs="Consolas"/>
          <w:color w:val="000000"/>
          <w:kern w:val="0"/>
          <w:szCs w:val="21"/>
          <w:bdr w:val="none" w:sz="0" w:space="0" w:color="auto" w:frame="1"/>
        </w:rPr>
        <w:t xml:space="preserve"> </w:t>
      </w:r>
      <w:r w:rsidRPr="00261E78">
        <w:rPr>
          <w:rFonts w:eastAsia="SimSun" w:cs="Consolas"/>
          <w:color w:val="00008B"/>
          <w:kern w:val="0"/>
          <w:szCs w:val="21"/>
          <w:bdr w:val="none" w:sz="0" w:space="0" w:color="auto" w:frame="1"/>
        </w:rPr>
        <w:t>void</w:t>
      </w:r>
      <w:r w:rsidRPr="00261E78">
        <w:rPr>
          <w:rFonts w:eastAsia="SimSun" w:cs="Consolas"/>
          <w:color w:val="000000"/>
          <w:kern w:val="0"/>
          <w:szCs w:val="21"/>
          <w:bdr w:val="none" w:sz="0" w:space="0" w:color="auto" w:frame="1"/>
        </w:rPr>
        <w:t xml:space="preserve"> main(</w:t>
      </w:r>
      <w:r w:rsidRPr="00261E78">
        <w:rPr>
          <w:rFonts w:eastAsia="SimSun" w:cs="Consolas"/>
          <w:color w:val="2B91AF"/>
          <w:kern w:val="0"/>
          <w:szCs w:val="21"/>
          <w:bdr w:val="none" w:sz="0" w:space="0" w:color="auto" w:frame="1"/>
        </w:rPr>
        <w:t>String</w:t>
      </w:r>
      <w:r w:rsidRPr="00261E78">
        <w:rPr>
          <w:rFonts w:eastAsia="SimSun" w:cs="Consolas"/>
          <w:color w:val="000000"/>
          <w:kern w:val="0"/>
          <w:szCs w:val="21"/>
          <w:bdr w:val="none" w:sz="0" w:space="0" w:color="auto" w:frame="1"/>
        </w:rPr>
        <w:t xml:space="preserve"> args[]) </w:t>
      </w:r>
      <w:r w:rsidRPr="00261E78">
        <w:rPr>
          <w:rFonts w:eastAsia="SimSun" w:cs="Consolas"/>
          <w:color w:val="00008B"/>
          <w:kern w:val="0"/>
          <w:szCs w:val="21"/>
          <w:bdr w:val="none" w:sz="0" w:space="0" w:color="auto" w:frame="1"/>
        </w:rPr>
        <w:t>throws</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Exception</w:t>
      </w: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808080"/>
          <w:kern w:val="0"/>
          <w:szCs w:val="21"/>
          <w:bdr w:val="none" w:sz="0" w:space="0" w:color="auto" w:frame="1"/>
        </w:rPr>
        <w:t>// Multiple threads share the same object.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ImplementsRunnable</w:t>
      </w:r>
      <w:r w:rsidRPr="00261E78">
        <w:rPr>
          <w:rFonts w:eastAsia="SimSun" w:cs="Consolas"/>
          <w:color w:val="000000"/>
          <w:kern w:val="0"/>
          <w:szCs w:val="21"/>
          <w:bdr w:val="none" w:sz="0" w:space="0" w:color="auto" w:frame="1"/>
        </w:rPr>
        <w:t xml:space="preserve"> rc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ImplementsRunnable</w:t>
      </w: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 xml:space="preserve"> t1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(rc);</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t1.start();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.sleep(</w:t>
      </w:r>
      <w:r w:rsidRPr="00261E78">
        <w:rPr>
          <w:rFonts w:eastAsia="SimSun" w:cs="Consolas"/>
          <w:color w:val="800000"/>
          <w:kern w:val="0"/>
          <w:szCs w:val="21"/>
          <w:bdr w:val="none" w:sz="0" w:space="0" w:color="auto" w:frame="1"/>
        </w:rPr>
        <w:t>1000</w:t>
      </w:r>
      <w:r w:rsidRPr="00261E78">
        <w:rPr>
          <w:rFonts w:eastAsia="SimSun" w:cs="Consolas"/>
          <w:color w:val="000000"/>
          <w:kern w:val="0"/>
          <w:szCs w:val="21"/>
          <w:bdr w:val="none" w:sz="0" w:space="0" w:color="auto" w:frame="1"/>
        </w:rPr>
        <w:t xml:space="preserve">); </w:t>
      </w:r>
      <w:r w:rsidRPr="00261E78">
        <w:rPr>
          <w:rFonts w:eastAsia="SimSun" w:cs="Consolas"/>
          <w:color w:val="808080"/>
          <w:kern w:val="0"/>
          <w:szCs w:val="21"/>
          <w:bdr w:val="none" w:sz="0" w:space="0" w:color="auto" w:frame="1"/>
        </w:rPr>
        <w:t>// Waiting for 1 second before starting next thread</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 xml:space="preserve"> t2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(rc);</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t2.start();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.sleep(</w:t>
      </w:r>
      <w:r w:rsidRPr="00261E78">
        <w:rPr>
          <w:rFonts w:eastAsia="SimSun" w:cs="Consolas"/>
          <w:color w:val="800000"/>
          <w:kern w:val="0"/>
          <w:szCs w:val="21"/>
          <w:bdr w:val="none" w:sz="0" w:space="0" w:color="auto" w:frame="1"/>
        </w:rPr>
        <w:t>1000</w:t>
      </w:r>
      <w:r w:rsidRPr="00261E78">
        <w:rPr>
          <w:rFonts w:eastAsia="SimSun" w:cs="Consolas"/>
          <w:color w:val="000000"/>
          <w:kern w:val="0"/>
          <w:szCs w:val="21"/>
          <w:bdr w:val="none" w:sz="0" w:space="0" w:color="auto" w:frame="1"/>
        </w:rPr>
        <w:t xml:space="preserve">); </w:t>
      </w:r>
      <w:r w:rsidRPr="00261E78">
        <w:rPr>
          <w:rFonts w:eastAsia="SimSun" w:cs="Consolas"/>
          <w:color w:val="808080"/>
          <w:kern w:val="0"/>
          <w:szCs w:val="21"/>
          <w:bdr w:val="none" w:sz="0" w:space="0" w:color="auto" w:frame="1"/>
        </w:rPr>
        <w:t>// Waiting for 1 second before starting next thread</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 xml:space="preserve"> t3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(rc);</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t3.start();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808080"/>
          <w:kern w:val="0"/>
          <w:szCs w:val="21"/>
          <w:bdr w:val="none" w:sz="0" w:space="0" w:color="auto" w:frame="1"/>
        </w:rPr>
        <w:t>// Creating new instance for every thread access.</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tc1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tc1.start();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lastRenderedPageBreak/>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.sleep(</w:t>
      </w:r>
      <w:r w:rsidRPr="00261E78">
        <w:rPr>
          <w:rFonts w:eastAsia="SimSun" w:cs="Consolas"/>
          <w:color w:val="800000"/>
          <w:kern w:val="0"/>
          <w:szCs w:val="21"/>
          <w:bdr w:val="none" w:sz="0" w:space="0" w:color="auto" w:frame="1"/>
        </w:rPr>
        <w:t>1000</w:t>
      </w:r>
      <w:r w:rsidRPr="00261E78">
        <w:rPr>
          <w:rFonts w:eastAsia="SimSun" w:cs="Consolas"/>
          <w:color w:val="000000"/>
          <w:kern w:val="0"/>
          <w:szCs w:val="21"/>
          <w:bdr w:val="none" w:sz="0" w:space="0" w:color="auto" w:frame="1"/>
        </w:rPr>
        <w:t xml:space="preserve">); </w:t>
      </w:r>
      <w:r w:rsidRPr="00261E78">
        <w:rPr>
          <w:rFonts w:eastAsia="SimSun" w:cs="Consolas"/>
          <w:color w:val="808080"/>
          <w:kern w:val="0"/>
          <w:szCs w:val="21"/>
          <w:bdr w:val="none" w:sz="0" w:space="0" w:color="auto" w:frame="1"/>
        </w:rPr>
        <w:t>// Waiting for 1 second before starting next thread</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tc2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tc2.start();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Thread</w:t>
      </w:r>
      <w:r w:rsidRPr="00261E78">
        <w:rPr>
          <w:rFonts w:eastAsia="SimSun" w:cs="Consolas"/>
          <w:color w:val="000000"/>
          <w:kern w:val="0"/>
          <w:szCs w:val="21"/>
          <w:bdr w:val="none" w:sz="0" w:space="0" w:color="auto" w:frame="1"/>
        </w:rPr>
        <w:t>.sleep(</w:t>
      </w:r>
      <w:r w:rsidRPr="00261E78">
        <w:rPr>
          <w:rFonts w:eastAsia="SimSun" w:cs="Consolas"/>
          <w:color w:val="800000"/>
          <w:kern w:val="0"/>
          <w:szCs w:val="21"/>
          <w:bdr w:val="none" w:sz="0" w:space="0" w:color="auto" w:frame="1"/>
        </w:rPr>
        <w:t>1000</w:t>
      </w:r>
      <w:r w:rsidRPr="00261E78">
        <w:rPr>
          <w:rFonts w:eastAsia="SimSun" w:cs="Consolas"/>
          <w:color w:val="000000"/>
          <w:kern w:val="0"/>
          <w:szCs w:val="21"/>
          <w:bdr w:val="none" w:sz="0" w:space="0" w:color="auto" w:frame="1"/>
        </w:rPr>
        <w:t xml:space="preserve">); </w:t>
      </w:r>
      <w:r w:rsidRPr="00261E78">
        <w:rPr>
          <w:rFonts w:eastAsia="SimSun" w:cs="Consolas"/>
          <w:color w:val="808080"/>
          <w:kern w:val="0"/>
          <w:szCs w:val="21"/>
          <w:bdr w:val="none" w:sz="0" w:space="0" w:color="auto" w:frame="1"/>
        </w:rPr>
        <w:t>// Waiting for 1 second before starting next thread</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tc3 = </w:t>
      </w:r>
      <w:r w:rsidRPr="00261E78">
        <w:rPr>
          <w:rFonts w:eastAsia="SimSun" w:cs="Consolas"/>
          <w:color w:val="00008B"/>
          <w:kern w:val="0"/>
          <w:szCs w:val="21"/>
          <w:bdr w:val="none" w:sz="0" w:space="0" w:color="auto" w:frame="1"/>
        </w:rPr>
        <w:t>new</w:t>
      </w:r>
      <w:r w:rsidRPr="00261E78">
        <w:rPr>
          <w:rFonts w:eastAsia="SimSun" w:cs="Consolas"/>
          <w:color w:val="000000"/>
          <w:kern w:val="0"/>
          <w:szCs w:val="21"/>
          <w:bdr w:val="none" w:sz="0" w:space="0" w:color="auto" w:frame="1"/>
        </w:rPr>
        <w:t xml:space="preserve"> </w:t>
      </w: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tc3.start();</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 xml:space="preserve"> }</w:t>
      </w:r>
    </w:p>
    <w:p w:rsidR="0045467D" w:rsidRPr="00261E78" w:rsidRDefault="0045467D"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000000"/>
          <w:kern w:val="0"/>
          <w:szCs w:val="21"/>
          <w:bdr w:val="none" w:sz="0" w:space="0" w:color="auto" w:frame="1"/>
        </w:rPr>
        <w:t>}</w:t>
      </w:r>
    </w:p>
    <w:p w:rsidR="00B018C7" w:rsidRPr="00261E78" w:rsidRDefault="00B018C7" w:rsidP="008315F6">
      <w:pPr>
        <w:widowControl/>
        <w:shd w:val="clear" w:color="auto" w:fill="FFFFFF"/>
        <w:spacing w:line="267" w:lineRule="atLeast"/>
        <w:ind w:leftChars="300" w:left="630"/>
        <w:jc w:val="left"/>
        <w:textAlignment w:val="baseline"/>
        <w:rPr>
          <w:rFonts w:eastAsia="SimSun" w:cs="Arial"/>
          <w:color w:val="000000"/>
          <w:kern w:val="0"/>
          <w:szCs w:val="21"/>
        </w:rPr>
      </w:pPr>
      <w:r w:rsidRPr="00261E78">
        <w:rPr>
          <w:rFonts w:eastAsia="SimSun" w:cs="Arial"/>
          <w:b/>
          <w:bCs/>
          <w:color w:val="000000"/>
          <w:kern w:val="0"/>
          <w:szCs w:val="21"/>
          <w:bdr w:val="none" w:sz="0" w:space="0" w:color="auto" w:frame="1"/>
        </w:rPr>
        <w:t>Output of the above program.</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2B91AF"/>
          <w:kern w:val="0"/>
          <w:szCs w:val="21"/>
          <w:bdr w:val="none" w:sz="0" w:space="0" w:color="auto" w:frame="1"/>
        </w:rPr>
        <w:t>ImplementsRunnable</w:t>
      </w:r>
      <w:r w:rsidRPr="00261E78">
        <w:rPr>
          <w:rFonts w:eastAsia="SimSun" w:cs="Consolas"/>
          <w:color w:val="000000"/>
          <w:kern w:val="0"/>
          <w:szCs w:val="21"/>
          <w:bdr w:val="none" w:sz="0" w:space="0" w:color="auto" w:frame="1"/>
        </w:rPr>
        <w:t xml:space="preserve"> : </w:t>
      </w:r>
      <w:r w:rsidRPr="00261E78">
        <w:rPr>
          <w:rFonts w:eastAsia="SimSun" w:cs="Consolas"/>
          <w:color w:val="2B91AF"/>
          <w:kern w:val="0"/>
          <w:szCs w:val="21"/>
          <w:bdr w:val="none" w:sz="0" w:space="0" w:color="auto" w:frame="1"/>
        </w:rPr>
        <w:t>Counter</w:t>
      </w:r>
      <w:r w:rsidRPr="00261E78">
        <w:rPr>
          <w:rFonts w:eastAsia="SimSun" w:cs="Consolas"/>
          <w:color w:val="000000"/>
          <w:kern w:val="0"/>
          <w:szCs w:val="21"/>
          <w:bdr w:val="none" w:sz="0" w:space="0" w:color="auto" w:frame="1"/>
        </w:rPr>
        <w:t xml:space="preserve"> : </w:t>
      </w:r>
      <w:r w:rsidRPr="00261E78">
        <w:rPr>
          <w:rFonts w:eastAsia="SimSun" w:cs="Consolas"/>
          <w:color w:val="800000"/>
          <w:kern w:val="0"/>
          <w:szCs w:val="21"/>
          <w:bdr w:val="none" w:sz="0" w:space="0" w:color="auto" w:frame="1"/>
        </w:rPr>
        <w:t>1</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2B91AF"/>
          <w:kern w:val="0"/>
          <w:szCs w:val="21"/>
          <w:bdr w:val="none" w:sz="0" w:space="0" w:color="auto" w:frame="1"/>
        </w:rPr>
        <w:t>ImplementsRunnable</w:t>
      </w:r>
      <w:r w:rsidRPr="00261E78">
        <w:rPr>
          <w:rFonts w:eastAsia="SimSun" w:cs="Consolas"/>
          <w:color w:val="000000"/>
          <w:kern w:val="0"/>
          <w:szCs w:val="21"/>
          <w:bdr w:val="none" w:sz="0" w:space="0" w:color="auto" w:frame="1"/>
        </w:rPr>
        <w:t xml:space="preserve"> : </w:t>
      </w:r>
      <w:r w:rsidRPr="00261E78">
        <w:rPr>
          <w:rFonts w:eastAsia="SimSun" w:cs="Consolas"/>
          <w:color w:val="2B91AF"/>
          <w:kern w:val="0"/>
          <w:szCs w:val="21"/>
          <w:bdr w:val="none" w:sz="0" w:space="0" w:color="auto" w:frame="1"/>
        </w:rPr>
        <w:t>Counter</w:t>
      </w:r>
      <w:r w:rsidRPr="00261E78">
        <w:rPr>
          <w:rFonts w:eastAsia="SimSun" w:cs="Consolas"/>
          <w:color w:val="000000"/>
          <w:kern w:val="0"/>
          <w:szCs w:val="21"/>
          <w:bdr w:val="none" w:sz="0" w:space="0" w:color="auto" w:frame="1"/>
        </w:rPr>
        <w:t xml:space="preserve"> : </w:t>
      </w:r>
      <w:r w:rsidRPr="00261E78">
        <w:rPr>
          <w:rFonts w:eastAsia="SimSun" w:cs="Consolas"/>
          <w:color w:val="800000"/>
          <w:kern w:val="0"/>
          <w:szCs w:val="21"/>
          <w:bdr w:val="none" w:sz="0" w:space="0" w:color="auto" w:frame="1"/>
        </w:rPr>
        <w:t>2</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2B91AF"/>
          <w:kern w:val="0"/>
          <w:szCs w:val="21"/>
          <w:bdr w:val="none" w:sz="0" w:space="0" w:color="auto" w:frame="1"/>
        </w:rPr>
        <w:t>ImplementsRunnable</w:t>
      </w:r>
      <w:r w:rsidRPr="00261E78">
        <w:rPr>
          <w:rFonts w:eastAsia="SimSun" w:cs="Consolas"/>
          <w:color w:val="000000"/>
          <w:kern w:val="0"/>
          <w:szCs w:val="21"/>
          <w:bdr w:val="none" w:sz="0" w:space="0" w:color="auto" w:frame="1"/>
        </w:rPr>
        <w:t xml:space="preserve"> : </w:t>
      </w:r>
      <w:r w:rsidRPr="00261E78">
        <w:rPr>
          <w:rFonts w:eastAsia="SimSun" w:cs="Consolas"/>
          <w:color w:val="2B91AF"/>
          <w:kern w:val="0"/>
          <w:szCs w:val="21"/>
          <w:bdr w:val="none" w:sz="0" w:space="0" w:color="auto" w:frame="1"/>
        </w:rPr>
        <w:t>Counter</w:t>
      </w:r>
      <w:r w:rsidRPr="00261E78">
        <w:rPr>
          <w:rFonts w:eastAsia="SimSun" w:cs="Consolas"/>
          <w:color w:val="000000"/>
          <w:kern w:val="0"/>
          <w:szCs w:val="21"/>
          <w:bdr w:val="none" w:sz="0" w:space="0" w:color="auto" w:frame="1"/>
        </w:rPr>
        <w:t xml:space="preserve"> : </w:t>
      </w:r>
      <w:r w:rsidRPr="00261E78">
        <w:rPr>
          <w:rFonts w:eastAsia="SimSun" w:cs="Consolas"/>
          <w:color w:val="800000"/>
          <w:kern w:val="0"/>
          <w:szCs w:val="21"/>
          <w:bdr w:val="none" w:sz="0" w:space="0" w:color="auto" w:frame="1"/>
        </w:rPr>
        <w:t>3</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 </w:t>
      </w:r>
      <w:r w:rsidRPr="00261E78">
        <w:rPr>
          <w:rFonts w:eastAsia="SimSun" w:cs="Consolas"/>
          <w:color w:val="2B91AF"/>
          <w:kern w:val="0"/>
          <w:szCs w:val="21"/>
          <w:bdr w:val="none" w:sz="0" w:space="0" w:color="auto" w:frame="1"/>
        </w:rPr>
        <w:t>Counter</w:t>
      </w:r>
      <w:r w:rsidRPr="00261E78">
        <w:rPr>
          <w:rFonts w:eastAsia="SimSun" w:cs="Consolas"/>
          <w:color w:val="000000"/>
          <w:kern w:val="0"/>
          <w:szCs w:val="21"/>
          <w:bdr w:val="none" w:sz="0" w:space="0" w:color="auto" w:frame="1"/>
        </w:rPr>
        <w:t xml:space="preserve"> : </w:t>
      </w:r>
      <w:r w:rsidRPr="00261E78">
        <w:rPr>
          <w:rFonts w:eastAsia="SimSun" w:cs="Consolas"/>
          <w:color w:val="800000"/>
          <w:kern w:val="0"/>
          <w:szCs w:val="21"/>
          <w:bdr w:val="none" w:sz="0" w:space="0" w:color="auto" w:frame="1"/>
        </w:rPr>
        <w:t>1</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bdr w:val="none" w:sz="0" w:space="0" w:color="auto" w:frame="1"/>
        </w:rPr>
      </w:pP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 </w:t>
      </w:r>
      <w:r w:rsidRPr="00261E78">
        <w:rPr>
          <w:rFonts w:eastAsia="SimSun" w:cs="Consolas"/>
          <w:color w:val="2B91AF"/>
          <w:kern w:val="0"/>
          <w:szCs w:val="21"/>
          <w:bdr w:val="none" w:sz="0" w:space="0" w:color="auto" w:frame="1"/>
        </w:rPr>
        <w:t>Counter</w:t>
      </w:r>
      <w:r w:rsidRPr="00261E78">
        <w:rPr>
          <w:rFonts w:eastAsia="SimSun" w:cs="Consolas"/>
          <w:color w:val="000000"/>
          <w:kern w:val="0"/>
          <w:szCs w:val="21"/>
          <w:bdr w:val="none" w:sz="0" w:space="0" w:color="auto" w:frame="1"/>
        </w:rPr>
        <w:t xml:space="preserve"> : </w:t>
      </w:r>
      <w:r w:rsidRPr="00261E78">
        <w:rPr>
          <w:rFonts w:eastAsia="SimSun" w:cs="Consolas"/>
          <w:color w:val="800000"/>
          <w:kern w:val="0"/>
          <w:szCs w:val="21"/>
          <w:bdr w:val="none" w:sz="0" w:space="0" w:color="auto" w:frame="1"/>
        </w:rPr>
        <w:t>1</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rPr>
      </w:pPr>
      <w:r w:rsidRPr="00261E78">
        <w:rPr>
          <w:rFonts w:eastAsia="SimSun" w:cs="Consolas"/>
          <w:color w:val="2B91AF"/>
          <w:kern w:val="0"/>
          <w:szCs w:val="21"/>
          <w:bdr w:val="none" w:sz="0" w:space="0" w:color="auto" w:frame="1"/>
        </w:rPr>
        <w:t>ExtendsThread</w:t>
      </w:r>
      <w:r w:rsidRPr="00261E78">
        <w:rPr>
          <w:rFonts w:eastAsia="SimSun" w:cs="Consolas"/>
          <w:color w:val="000000"/>
          <w:kern w:val="0"/>
          <w:szCs w:val="21"/>
          <w:bdr w:val="none" w:sz="0" w:space="0" w:color="auto" w:frame="1"/>
        </w:rPr>
        <w:t xml:space="preserve"> : </w:t>
      </w:r>
      <w:r w:rsidRPr="00261E78">
        <w:rPr>
          <w:rFonts w:eastAsia="SimSun" w:cs="Consolas"/>
          <w:color w:val="2B91AF"/>
          <w:kern w:val="0"/>
          <w:szCs w:val="21"/>
          <w:bdr w:val="none" w:sz="0" w:space="0" w:color="auto" w:frame="1"/>
        </w:rPr>
        <w:t>Counter</w:t>
      </w:r>
      <w:r w:rsidRPr="00261E78">
        <w:rPr>
          <w:rFonts w:eastAsia="SimSun" w:cs="Consolas"/>
          <w:color w:val="000000"/>
          <w:kern w:val="0"/>
          <w:szCs w:val="21"/>
          <w:bdr w:val="none" w:sz="0" w:space="0" w:color="auto" w:frame="1"/>
        </w:rPr>
        <w:t xml:space="preserve"> : </w:t>
      </w:r>
      <w:r w:rsidRPr="00261E78">
        <w:rPr>
          <w:rFonts w:eastAsia="SimSun" w:cs="Consolas"/>
          <w:color w:val="800000"/>
          <w:kern w:val="0"/>
          <w:szCs w:val="21"/>
          <w:bdr w:val="none" w:sz="0" w:space="0" w:color="auto" w:frame="1"/>
        </w:rPr>
        <w:t>1</w:t>
      </w:r>
    </w:p>
    <w:p w:rsidR="00B018C7" w:rsidRPr="00261E78" w:rsidRDefault="00B018C7" w:rsidP="008315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300" w:left="630"/>
        <w:jc w:val="left"/>
        <w:textAlignment w:val="baseline"/>
        <w:rPr>
          <w:rFonts w:eastAsia="SimSun" w:cs="Consolas"/>
          <w:color w:val="000000"/>
          <w:kern w:val="0"/>
          <w:szCs w:val="21"/>
        </w:rPr>
      </w:pPr>
    </w:p>
    <w:p w:rsidR="0045467D" w:rsidRPr="00261E78" w:rsidRDefault="0045467D" w:rsidP="008315F6">
      <w:pPr>
        <w:widowControl/>
        <w:shd w:val="clear" w:color="auto" w:fill="FFFFFF"/>
        <w:spacing w:after="240" w:line="267" w:lineRule="atLeast"/>
        <w:ind w:leftChars="300" w:left="630"/>
        <w:jc w:val="left"/>
        <w:textAlignment w:val="baseline"/>
        <w:rPr>
          <w:rFonts w:eastAsia="SimSun" w:cs="Arial"/>
          <w:color w:val="000000"/>
          <w:kern w:val="0"/>
          <w:szCs w:val="21"/>
        </w:rPr>
      </w:pPr>
      <w:r w:rsidRPr="00261E78">
        <w:rPr>
          <w:rFonts w:eastAsia="SimSun" w:cs="Arial"/>
          <w:color w:val="000000"/>
          <w:kern w:val="0"/>
          <w:szCs w:val="21"/>
        </w:rPr>
        <w:t>In the Runnable interface approach, only one instance of a class is being created and it has been shared by different threads. So the value of counter is incremented for each and every thread access.</w:t>
      </w:r>
    </w:p>
    <w:p w:rsidR="0045467D" w:rsidRPr="00261E78" w:rsidRDefault="0045467D" w:rsidP="008315F6">
      <w:pPr>
        <w:widowControl/>
        <w:shd w:val="clear" w:color="auto" w:fill="FFFFFF"/>
        <w:spacing w:after="240" w:line="267" w:lineRule="atLeast"/>
        <w:ind w:leftChars="300" w:left="630"/>
        <w:jc w:val="left"/>
        <w:textAlignment w:val="baseline"/>
        <w:rPr>
          <w:rFonts w:eastAsia="SimSun" w:cs="Arial"/>
          <w:color w:val="000000"/>
          <w:kern w:val="0"/>
          <w:szCs w:val="21"/>
        </w:rPr>
      </w:pPr>
      <w:r w:rsidRPr="00261E78">
        <w:rPr>
          <w:rFonts w:eastAsia="SimSun" w:cs="Arial"/>
          <w:color w:val="000000"/>
          <w:kern w:val="0"/>
          <w:szCs w:val="21"/>
        </w:rPr>
        <w:t>Whereas, Thread class approach, you must have to create separate instance for every thread access. Hence different memory is allocated for every class instances and each has separate counter, the value remains same, which means no increment will happen because none of the object reference is same.</w:t>
      </w:r>
    </w:p>
    <w:p w:rsidR="0045467D" w:rsidRPr="00261E78" w:rsidRDefault="00BA47EA" w:rsidP="008315F6">
      <w:pPr>
        <w:widowControl/>
        <w:shd w:val="clear" w:color="auto" w:fill="FFFFFF"/>
        <w:spacing w:line="267" w:lineRule="atLeast"/>
        <w:ind w:leftChars="300" w:left="630"/>
        <w:jc w:val="left"/>
        <w:textAlignment w:val="baseline"/>
        <w:rPr>
          <w:rFonts w:eastAsia="SimSun" w:cs="Arial"/>
          <w:color w:val="000000"/>
          <w:kern w:val="0"/>
          <w:szCs w:val="21"/>
        </w:rPr>
      </w:pPr>
      <w:hyperlink r:id="rId107" w:history="1">
        <w:r w:rsidR="00B018C7" w:rsidRPr="00261E78">
          <w:rPr>
            <w:rStyle w:val="Hyperlink"/>
            <w:rFonts w:eastAsia="SimSun" w:cs="Arial"/>
            <w:kern w:val="0"/>
            <w:szCs w:val="21"/>
          </w:rPr>
          <w:t>http://stackoverflow.com/questions/541487/implements-runnable-vs-extends-thread</w:t>
        </w:r>
      </w:hyperlink>
    </w:p>
    <w:p w:rsidR="00B018C7" w:rsidRPr="00261E78" w:rsidRDefault="00B018C7" w:rsidP="008315F6">
      <w:pPr>
        <w:widowControl/>
        <w:shd w:val="clear" w:color="auto" w:fill="FFFFFF"/>
        <w:spacing w:line="267" w:lineRule="atLeast"/>
        <w:ind w:leftChars="300" w:left="630"/>
        <w:jc w:val="left"/>
        <w:textAlignment w:val="baseline"/>
        <w:rPr>
          <w:rFonts w:eastAsia="SimSun" w:cs="Arial"/>
          <w:color w:val="000000"/>
          <w:kern w:val="0"/>
          <w:szCs w:val="21"/>
        </w:rPr>
      </w:pPr>
    </w:p>
    <w:p w:rsidR="00B018C7" w:rsidRPr="00261E78" w:rsidRDefault="008B25D0" w:rsidP="008315F6">
      <w:pPr>
        <w:widowControl/>
        <w:shd w:val="clear" w:color="auto" w:fill="FFFFFF"/>
        <w:spacing w:line="267" w:lineRule="atLeast"/>
        <w:ind w:leftChars="300" w:left="630"/>
        <w:jc w:val="left"/>
        <w:textAlignment w:val="baseline"/>
        <w:rPr>
          <w:rFonts w:eastAsia="SimSun" w:cs="Arial"/>
          <w:color w:val="000000"/>
          <w:kern w:val="0"/>
          <w:szCs w:val="21"/>
        </w:rPr>
      </w:pPr>
      <w:r>
        <w:rPr>
          <w:rFonts w:eastAsia="SimSun" w:cs="Arial"/>
          <w:color w:val="000000"/>
          <w:kern w:val="0"/>
          <w:szCs w:val="21"/>
        </w:rPr>
        <w:t>(</w:t>
      </w:r>
      <w:r>
        <w:rPr>
          <w:rFonts w:eastAsia="SimSun" w:cs="Arial" w:hint="eastAsia"/>
          <w:color w:val="000000"/>
          <w:kern w:val="0"/>
          <w:szCs w:val="21"/>
        </w:rPr>
        <w:t>5</w:t>
      </w:r>
      <w:r w:rsidR="00654201" w:rsidRPr="00261E78">
        <w:rPr>
          <w:rFonts w:eastAsia="SimSun" w:cs="Arial"/>
          <w:color w:val="000000"/>
          <w:kern w:val="0"/>
          <w:szCs w:val="21"/>
        </w:rPr>
        <w:t xml:space="preserve">) Sychronization </w:t>
      </w:r>
    </w:p>
    <w:p w:rsidR="00680604" w:rsidRPr="00261E78" w:rsidRDefault="00680604" w:rsidP="008315F6">
      <w:pPr>
        <w:widowControl/>
        <w:shd w:val="clear" w:color="auto" w:fill="FFFFFF"/>
        <w:spacing w:before="192" w:after="240"/>
        <w:ind w:leftChars="300" w:left="630"/>
        <w:rPr>
          <w:rFonts w:eastAsia="SimSun" w:cs="SimSun"/>
          <w:color w:val="000000"/>
          <w:kern w:val="0"/>
          <w:szCs w:val="21"/>
        </w:rPr>
      </w:pPr>
      <w:r w:rsidRPr="00261E78">
        <w:rPr>
          <w:rFonts w:eastAsia="SimSun" w:cs="SimSun"/>
          <w:color w:val="000000"/>
          <w:kern w:val="0"/>
          <w:szCs w:val="21"/>
        </w:rPr>
        <w:t xml:space="preserve">When we start two or more threads within a program, there may be a situation when multiple threads try to access the same resource and finally they can produce unforeseen result due to concurrency issue. </w:t>
      </w:r>
      <w:r w:rsidRPr="00261E78">
        <w:rPr>
          <w:rFonts w:eastAsia="SimSun" w:cs="SimSun"/>
          <w:color w:val="000000"/>
          <w:kern w:val="0"/>
          <w:szCs w:val="21"/>
          <w:highlight w:val="yellow"/>
        </w:rPr>
        <w:t>For example if multiple threads try to write within a same file then they may corrupt the data because one of the threads can overrite data or while one thread is opening the same file at the same time another thread might be closing the same file.</w:t>
      </w:r>
    </w:p>
    <w:p w:rsidR="00680604" w:rsidRPr="00261E78" w:rsidRDefault="00680604" w:rsidP="008315F6">
      <w:pPr>
        <w:widowControl/>
        <w:shd w:val="clear" w:color="auto" w:fill="FFFFFF"/>
        <w:spacing w:before="192" w:after="240"/>
        <w:ind w:leftChars="300" w:left="630"/>
        <w:rPr>
          <w:rFonts w:eastAsia="SimSun" w:cs="SimSun"/>
          <w:color w:val="000000"/>
          <w:kern w:val="0"/>
          <w:szCs w:val="21"/>
        </w:rPr>
      </w:pPr>
      <w:r w:rsidRPr="00261E78">
        <w:rPr>
          <w:rFonts w:eastAsia="SimSun" w:cs="SimSun"/>
          <w:color w:val="000000"/>
          <w:kern w:val="0"/>
          <w:szCs w:val="21"/>
        </w:rPr>
        <w:t>So there is a need to synchronize the action of multiple threads and make sure that only one thread can access the resource at a given point in time.</w:t>
      </w:r>
    </w:p>
    <w:p w:rsidR="00654201" w:rsidRPr="00261E78" w:rsidRDefault="001A57AE" w:rsidP="008315F6">
      <w:pPr>
        <w:widowControl/>
        <w:shd w:val="clear" w:color="auto" w:fill="FFFFFF"/>
        <w:spacing w:line="267" w:lineRule="atLeast"/>
        <w:ind w:leftChars="300" w:left="630"/>
        <w:jc w:val="left"/>
        <w:textAlignment w:val="baseline"/>
        <w:rPr>
          <w:rFonts w:eastAsia="SimSun" w:cs="Arial"/>
          <w:color w:val="000000"/>
          <w:kern w:val="0"/>
          <w:szCs w:val="21"/>
        </w:rPr>
      </w:pPr>
      <w:r w:rsidRPr="00261E78">
        <w:rPr>
          <w:rFonts w:eastAsia="SimSun" w:cs="Arial"/>
          <w:color w:val="000000"/>
          <w:kern w:val="0"/>
          <w:szCs w:val="21"/>
        </w:rPr>
        <w:t xml:space="preserve">Multithreading example without </w:t>
      </w:r>
      <w:r w:rsidR="00894709" w:rsidRPr="00261E78">
        <w:rPr>
          <w:rFonts w:eastAsia="SimSun" w:cs="Arial"/>
          <w:color w:val="000000"/>
          <w:kern w:val="0"/>
          <w:szCs w:val="21"/>
        </w:rPr>
        <w:t xml:space="preserve">or with </w:t>
      </w:r>
      <w:r w:rsidRPr="00261E78">
        <w:rPr>
          <w:rFonts w:eastAsia="SimSun" w:cs="Arial"/>
          <w:color w:val="000000"/>
          <w:kern w:val="0"/>
          <w:szCs w:val="21"/>
        </w:rPr>
        <w:t>Synchronization:</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b/>
          <w:bCs/>
          <w:color w:val="7F0055"/>
          <w:kern w:val="0"/>
          <w:szCs w:val="21"/>
        </w:rPr>
        <w:t>class</w:t>
      </w:r>
      <w:r w:rsidRPr="00261E78">
        <w:rPr>
          <w:rFonts w:cs="Consolas"/>
          <w:color w:val="000000"/>
          <w:kern w:val="0"/>
          <w:szCs w:val="21"/>
        </w:rPr>
        <w:t xml:space="preserve"> PrintDemo{</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b/>
          <w:bCs/>
          <w:color w:val="7F0055"/>
          <w:kern w:val="0"/>
          <w:szCs w:val="21"/>
        </w:rPr>
        <w:t>public</w:t>
      </w:r>
      <w:r w:rsidRPr="00261E78">
        <w:rPr>
          <w:rFonts w:cs="Consolas"/>
          <w:color w:val="000000"/>
          <w:kern w:val="0"/>
          <w:szCs w:val="21"/>
        </w:rPr>
        <w:t xml:space="preserve"> </w:t>
      </w:r>
      <w:r w:rsidRPr="00261E78">
        <w:rPr>
          <w:rFonts w:cs="Consolas"/>
          <w:b/>
          <w:bCs/>
          <w:color w:val="7F0055"/>
          <w:kern w:val="0"/>
          <w:szCs w:val="21"/>
        </w:rPr>
        <w:t>void</w:t>
      </w:r>
      <w:r w:rsidRPr="00261E78">
        <w:rPr>
          <w:rFonts w:cs="Consolas"/>
          <w:color w:val="000000"/>
          <w:kern w:val="0"/>
          <w:szCs w:val="21"/>
        </w:rPr>
        <w:t xml:space="preserve"> printCount(){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b/>
          <w:bCs/>
          <w:color w:val="7F0055"/>
          <w:kern w:val="0"/>
          <w:szCs w:val="21"/>
        </w:rPr>
        <w:t>try</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00"/>
          <w:kern w:val="0"/>
          <w:szCs w:val="21"/>
        </w:rPr>
        <w:tab/>
      </w:r>
      <w:r w:rsidRPr="00261E78">
        <w:rPr>
          <w:rFonts w:cs="Consolas"/>
          <w:b/>
          <w:bCs/>
          <w:color w:val="7F0055"/>
          <w:kern w:val="0"/>
          <w:szCs w:val="21"/>
        </w:rPr>
        <w:t>for</w:t>
      </w:r>
      <w:r w:rsidRPr="00261E78">
        <w:rPr>
          <w:rFonts w:cs="Consolas"/>
          <w:color w:val="000000"/>
          <w:kern w:val="0"/>
          <w:szCs w:val="21"/>
        </w:rPr>
        <w:t>(</w:t>
      </w:r>
      <w:r w:rsidRPr="00261E78">
        <w:rPr>
          <w:rFonts w:cs="Consolas"/>
          <w:b/>
          <w:bCs/>
          <w:color w:val="7F0055"/>
          <w:kern w:val="0"/>
          <w:szCs w:val="21"/>
        </w:rPr>
        <w:t>int</w:t>
      </w:r>
      <w:r w:rsidRPr="00261E78">
        <w:rPr>
          <w:rFonts w:cs="Consolas"/>
          <w:color w:val="000000"/>
          <w:kern w:val="0"/>
          <w:szCs w:val="21"/>
        </w:rPr>
        <w:t xml:space="preserve"> i = 5; i &gt; 0; i--){</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00"/>
          <w:kern w:val="0"/>
          <w:szCs w:val="21"/>
        </w:rPr>
        <w:tab/>
      </w:r>
      <w:r w:rsidRPr="00261E78">
        <w:rPr>
          <w:rFonts w:cs="Consolas"/>
          <w:color w:val="000000"/>
          <w:kern w:val="0"/>
          <w:szCs w:val="21"/>
        </w:rPr>
        <w:tab/>
        <w:t>System.</w:t>
      </w:r>
      <w:r w:rsidRPr="00261E78">
        <w:rPr>
          <w:rFonts w:cs="Consolas"/>
          <w:i/>
          <w:iCs/>
          <w:color w:val="0000C0"/>
          <w:kern w:val="0"/>
          <w:szCs w:val="21"/>
        </w:rPr>
        <w:t>out</w:t>
      </w:r>
      <w:r w:rsidRPr="00261E78">
        <w:rPr>
          <w:rFonts w:cs="Consolas"/>
          <w:color w:val="000000"/>
          <w:kern w:val="0"/>
          <w:szCs w:val="21"/>
        </w:rPr>
        <w:t>.println(</w:t>
      </w:r>
      <w:r w:rsidRPr="00261E78">
        <w:rPr>
          <w:rFonts w:cs="Consolas"/>
          <w:color w:val="2A00FF"/>
          <w:kern w:val="0"/>
          <w:szCs w:val="21"/>
        </w:rPr>
        <w:t>"Counter --- "</w:t>
      </w:r>
      <w:r w:rsidRPr="00261E78">
        <w:rPr>
          <w:rFonts w:cs="Consolas"/>
          <w:color w:val="000000"/>
          <w:kern w:val="0"/>
          <w:szCs w:val="21"/>
        </w:rPr>
        <w:t xml:space="preserve"> + i);</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00"/>
          <w:kern w:val="0"/>
          <w:szCs w:val="21"/>
        </w:rPr>
        <w:tab/>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lastRenderedPageBreak/>
        <w:tab/>
      </w:r>
      <w:r w:rsidRPr="00261E78">
        <w:rPr>
          <w:rFonts w:cs="Consolas"/>
          <w:color w:val="000000"/>
          <w:kern w:val="0"/>
          <w:szCs w:val="21"/>
        </w:rPr>
        <w:tab/>
        <w:t xml:space="preserve">} </w:t>
      </w:r>
      <w:r w:rsidRPr="00261E78">
        <w:rPr>
          <w:rFonts w:cs="Consolas"/>
          <w:b/>
          <w:bCs/>
          <w:color w:val="7F0055"/>
          <w:kern w:val="0"/>
          <w:szCs w:val="21"/>
        </w:rPr>
        <w:t>catch</w:t>
      </w:r>
      <w:r w:rsidRPr="00261E78">
        <w:rPr>
          <w:rFonts w:cs="Consolas"/>
          <w:color w:val="000000"/>
          <w:kern w:val="0"/>
          <w:szCs w:val="21"/>
        </w:rPr>
        <w:t xml:space="preserve"> (Exception e) {</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00"/>
          <w:kern w:val="0"/>
          <w:szCs w:val="21"/>
        </w:rPr>
        <w:tab/>
        <w:t>System.</w:t>
      </w:r>
      <w:r w:rsidRPr="00261E78">
        <w:rPr>
          <w:rFonts w:cs="Consolas"/>
          <w:i/>
          <w:iCs/>
          <w:color w:val="0000C0"/>
          <w:kern w:val="0"/>
          <w:szCs w:val="21"/>
        </w:rPr>
        <w:t>out</w:t>
      </w:r>
      <w:r w:rsidRPr="00261E78">
        <w:rPr>
          <w:rFonts w:cs="Consolas"/>
          <w:color w:val="000000"/>
          <w:kern w:val="0"/>
          <w:szCs w:val="21"/>
        </w:rPr>
        <w:t>.println(</w:t>
      </w:r>
      <w:r w:rsidRPr="00261E78">
        <w:rPr>
          <w:rFonts w:cs="Consolas"/>
          <w:color w:val="2A00FF"/>
          <w:kern w:val="0"/>
          <w:szCs w:val="21"/>
        </w:rPr>
        <w:t>"Thread interrupted."</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b/>
          <w:bCs/>
          <w:color w:val="7F0055"/>
          <w:kern w:val="0"/>
          <w:szCs w:val="21"/>
        </w:rPr>
        <w:t>class</w:t>
      </w:r>
      <w:r w:rsidRPr="00261E78">
        <w:rPr>
          <w:rFonts w:cs="Consolas"/>
          <w:color w:val="000000"/>
          <w:kern w:val="0"/>
          <w:szCs w:val="21"/>
        </w:rPr>
        <w:t xml:space="preserve"> ThreadDemo </w:t>
      </w:r>
      <w:r w:rsidRPr="00261E78">
        <w:rPr>
          <w:rFonts w:cs="Consolas"/>
          <w:b/>
          <w:bCs/>
          <w:color w:val="7F0055"/>
          <w:kern w:val="0"/>
          <w:szCs w:val="21"/>
        </w:rPr>
        <w:t>extends</w:t>
      </w:r>
      <w:r w:rsidRPr="00261E78">
        <w:rPr>
          <w:rFonts w:cs="Consolas"/>
          <w:color w:val="000000"/>
          <w:kern w:val="0"/>
          <w:szCs w:val="21"/>
        </w:rPr>
        <w:t xml:space="preserve"> Thread{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 xml:space="preserve">Thread </w:t>
      </w:r>
      <w:r w:rsidRPr="00261E78">
        <w:rPr>
          <w:rFonts w:cs="Consolas"/>
          <w:color w:val="0000C0"/>
          <w:kern w:val="0"/>
          <w:szCs w:val="21"/>
        </w:rPr>
        <w:t>t</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 xml:space="preserve">PrintDemo </w:t>
      </w:r>
      <w:r w:rsidRPr="00261E78">
        <w:rPr>
          <w:rFonts w:cs="Consolas"/>
          <w:color w:val="0000C0"/>
          <w:kern w:val="0"/>
          <w:szCs w:val="21"/>
        </w:rPr>
        <w:t>PD</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 xml:space="preserve">String </w:t>
      </w:r>
      <w:r w:rsidRPr="00261E78">
        <w:rPr>
          <w:rFonts w:cs="Consolas"/>
          <w:color w:val="0000C0"/>
          <w:kern w:val="0"/>
          <w:szCs w:val="21"/>
        </w:rPr>
        <w:t>threadName</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ThreadDemo(String name, PrintDemo pd){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C0"/>
          <w:kern w:val="0"/>
          <w:szCs w:val="21"/>
        </w:rPr>
        <w:t>PD</w:t>
      </w:r>
      <w:r w:rsidRPr="00261E78">
        <w:rPr>
          <w:rFonts w:cs="Consolas"/>
          <w:color w:val="000000"/>
          <w:kern w:val="0"/>
          <w:szCs w:val="21"/>
        </w:rPr>
        <w:t xml:space="preserve"> = pd;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C0"/>
          <w:kern w:val="0"/>
          <w:szCs w:val="21"/>
        </w:rPr>
        <w:t>threadName</w:t>
      </w:r>
      <w:r w:rsidRPr="00261E78">
        <w:rPr>
          <w:rFonts w:cs="Consolas"/>
          <w:color w:val="000000"/>
          <w:kern w:val="0"/>
          <w:szCs w:val="21"/>
        </w:rPr>
        <w:t xml:space="preserve"> = name;</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b/>
          <w:bCs/>
          <w:color w:val="7F0055"/>
          <w:kern w:val="0"/>
          <w:szCs w:val="21"/>
        </w:rPr>
        <w:t>public</w:t>
      </w:r>
      <w:r w:rsidRPr="00261E78">
        <w:rPr>
          <w:rFonts w:cs="Consolas"/>
          <w:color w:val="000000"/>
          <w:kern w:val="0"/>
          <w:szCs w:val="21"/>
        </w:rPr>
        <w:t xml:space="preserve"> </w:t>
      </w:r>
      <w:r w:rsidRPr="00261E78">
        <w:rPr>
          <w:rFonts w:cs="Consolas"/>
          <w:b/>
          <w:bCs/>
          <w:color w:val="7F0055"/>
          <w:kern w:val="0"/>
          <w:szCs w:val="21"/>
        </w:rPr>
        <w:t>void</w:t>
      </w:r>
      <w:r w:rsidRPr="00261E78">
        <w:rPr>
          <w:rFonts w:cs="Consolas"/>
          <w:color w:val="000000"/>
          <w:kern w:val="0"/>
          <w:szCs w:val="21"/>
        </w:rPr>
        <w:t xml:space="preserve"> run(){</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3F7F5F"/>
          <w:kern w:val="0"/>
          <w:szCs w:val="21"/>
        </w:rPr>
        <w:t>//synchronized(PD){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000000"/>
          <w:kern w:val="0"/>
          <w:szCs w:val="21"/>
        </w:rPr>
        <w:tab/>
      </w:r>
      <w:r w:rsidRPr="00261E78">
        <w:rPr>
          <w:rFonts w:cs="Consolas"/>
          <w:color w:val="0000C0"/>
          <w:kern w:val="0"/>
          <w:szCs w:val="21"/>
        </w:rPr>
        <w:t>PD</w:t>
      </w:r>
      <w:r w:rsidRPr="00261E78">
        <w:rPr>
          <w:rFonts w:cs="Consolas"/>
          <w:color w:val="000000"/>
          <w:kern w:val="0"/>
          <w:szCs w:val="21"/>
        </w:rPr>
        <w:t>.printCount();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3F7F5F"/>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System.</w:t>
      </w:r>
      <w:r w:rsidRPr="00261E78">
        <w:rPr>
          <w:rFonts w:cs="Consolas"/>
          <w:i/>
          <w:iCs/>
          <w:color w:val="0000C0"/>
          <w:kern w:val="0"/>
          <w:szCs w:val="21"/>
        </w:rPr>
        <w:t>out</w:t>
      </w:r>
      <w:r w:rsidRPr="00261E78">
        <w:rPr>
          <w:rFonts w:cs="Consolas"/>
          <w:color w:val="000000"/>
          <w:kern w:val="0"/>
          <w:szCs w:val="21"/>
        </w:rPr>
        <w:t>.println(</w:t>
      </w:r>
      <w:r w:rsidRPr="00261E78">
        <w:rPr>
          <w:rFonts w:cs="Consolas"/>
          <w:color w:val="2A00FF"/>
          <w:kern w:val="0"/>
          <w:szCs w:val="21"/>
        </w:rPr>
        <w:t>"Thread "</w:t>
      </w:r>
      <w:r w:rsidRPr="00261E78">
        <w:rPr>
          <w:rFonts w:cs="Consolas"/>
          <w:color w:val="000000"/>
          <w:kern w:val="0"/>
          <w:szCs w:val="21"/>
        </w:rPr>
        <w:t xml:space="preserve"> + </w:t>
      </w:r>
      <w:r w:rsidRPr="00261E78">
        <w:rPr>
          <w:rFonts w:cs="Consolas"/>
          <w:color w:val="0000C0"/>
          <w:kern w:val="0"/>
          <w:szCs w:val="21"/>
        </w:rPr>
        <w:t>threadName</w:t>
      </w:r>
      <w:r w:rsidRPr="00261E78">
        <w:rPr>
          <w:rFonts w:cs="Consolas"/>
          <w:color w:val="000000"/>
          <w:kern w:val="0"/>
          <w:szCs w:val="21"/>
        </w:rPr>
        <w:t xml:space="preserve"> + </w:t>
      </w:r>
      <w:r w:rsidRPr="00261E78">
        <w:rPr>
          <w:rFonts w:cs="Consolas"/>
          <w:color w:val="2A00FF"/>
          <w:kern w:val="0"/>
          <w:szCs w:val="21"/>
        </w:rPr>
        <w:t>" exiting."</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b/>
          <w:bCs/>
          <w:color w:val="7F0055"/>
          <w:kern w:val="0"/>
          <w:szCs w:val="21"/>
        </w:rPr>
        <w:t>public</w:t>
      </w:r>
      <w:r w:rsidRPr="00261E78">
        <w:rPr>
          <w:rFonts w:cs="Consolas"/>
          <w:color w:val="000000"/>
          <w:kern w:val="0"/>
          <w:szCs w:val="21"/>
        </w:rPr>
        <w:t xml:space="preserve"> </w:t>
      </w:r>
      <w:r w:rsidRPr="00261E78">
        <w:rPr>
          <w:rFonts w:cs="Consolas"/>
          <w:b/>
          <w:bCs/>
          <w:color w:val="7F0055"/>
          <w:kern w:val="0"/>
          <w:szCs w:val="21"/>
        </w:rPr>
        <w:t>void</w:t>
      </w:r>
      <w:r w:rsidRPr="00261E78">
        <w:rPr>
          <w:rFonts w:cs="Consolas"/>
          <w:color w:val="000000"/>
          <w:kern w:val="0"/>
          <w:szCs w:val="21"/>
        </w:rPr>
        <w:t xml:space="preserve"> start(){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 xml:space="preserve">      System.</w:t>
      </w:r>
      <w:r w:rsidRPr="00261E78">
        <w:rPr>
          <w:rFonts w:cs="Consolas"/>
          <w:i/>
          <w:iCs/>
          <w:color w:val="0000C0"/>
          <w:kern w:val="0"/>
          <w:szCs w:val="21"/>
        </w:rPr>
        <w:t>out</w:t>
      </w:r>
      <w:r w:rsidRPr="00261E78">
        <w:rPr>
          <w:rFonts w:cs="Consolas"/>
          <w:color w:val="000000"/>
          <w:kern w:val="0"/>
          <w:szCs w:val="21"/>
        </w:rPr>
        <w:t>.println(</w:t>
      </w:r>
      <w:r w:rsidRPr="00261E78">
        <w:rPr>
          <w:rFonts w:cs="Consolas"/>
          <w:color w:val="2A00FF"/>
          <w:kern w:val="0"/>
          <w:szCs w:val="21"/>
        </w:rPr>
        <w:t>"Starting "</w:t>
      </w:r>
      <w:r w:rsidRPr="00261E78">
        <w:rPr>
          <w:rFonts w:cs="Consolas"/>
          <w:color w:val="000000"/>
          <w:kern w:val="0"/>
          <w:szCs w:val="21"/>
        </w:rPr>
        <w:t xml:space="preserve"> +  </w:t>
      </w:r>
      <w:r w:rsidRPr="00261E78">
        <w:rPr>
          <w:rFonts w:cs="Consolas"/>
          <w:color w:val="0000C0"/>
          <w:kern w:val="0"/>
          <w:szCs w:val="21"/>
        </w:rPr>
        <w:t>threadName</w:t>
      </w:r>
      <w:r w:rsidRPr="00261E78">
        <w:rPr>
          <w:rFonts w:cs="Consolas"/>
          <w:color w:val="000000"/>
          <w:kern w:val="0"/>
          <w:szCs w:val="21"/>
        </w:rPr>
        <w:t xml:space="preserve"> );</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 xml:space="preserve">      </w:t>
      </w:r>
      <w:r w:rsidRPr="00261E78">
        <w:rPr>
          <w:rFonts w:cs="Consolas"/>
          <w:b/>
          <w:bCs/>
          <w:color w:val="7F0055"/>
          <w:kern w:val="0"/>
          <w:szCs w:val="21"/>
        </w:rPr>
        <w:t>if</w:t>
      </w:r>
      <w:r w:rsidRPr="00261E78">
        <w:rPr>
          <w:rFonts w:cs="Consolas"/>
          <w:color w:val="000000"/>
          <w:kern w:val="0"/>
          <w:szCs w:val="21"/>
        </w:rPr>
        <w:t xml:space="preserve"> (</w:t>
      </w:r>
      <w:r w:rsidRPr="00261E78">
        <w:rPr>
          <w:rFonts w:cs="Consolas"/>
          <w:color w:val="0000C0"/>
          <w:kern w:val="0"/>
          <w:szCs w:val="21"/>
        </w:rPr>
        <w:t>t</w:t>
      </w:r>
      <w:r w:rsidRPr="00261E78">
        <w:rPr>
          <w:rFonts w:cs="Consolas"/>
          <w:color w:val="000000"/>
          <w:kern w:val="0"/>
          <w:szCs w:val="21"/>
        </w:rPr>
        <w:t xml:space="preserve"> == </w:t>
      </w:r>
      <w:r w:rsidRPr="00261E78">
        <w:rPr>
          <w:rFonts w:cs="Consolas"/>
          <w:b/>
          <w:bCs/>
          <w:color w:val="7F0055"/>
          <w:kern w:val="0"/>
          <w:szCs w:val="21"/>
        </w:rPr>
        <w:t>null</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 xml:space="preserve">         </w:t>
      </w:r>
      <w:r w:rsidRPr="00261E78">
        <w:rPr>
          <w:rFonts w:cs="Consolas"/>
          <w:color w:val="0000C0"/>
          <w:kern w:val="0"/>
          <w:szCs w:val="21"/>
        </w:rPr>
        <w:t>t</w:t>
      </w:r>
      <w:r w:rsidRPr="00261E78">
        <w:rPr>
          <w:rFonts w:cs="Consolas"/>
          <w:color w:val="000000"/>
          <w:kern w:val="0"/>
          <w:szCs w:val="21"/>
        </w:rPr>
        <w:t xml:space="preserve"> = </w:t>
      </w:r>
      <w:r w:rsidRPr="00261E78">
        <w:rPr>
          <w:rFonts w:cs="Consolas"/>
          <w:b/>
          <w:bCs/>
          <w:color w:val="7F0055"/>
          <w:kern w:val="0"/>
          <w:szCs w:val="21"/>
        </w:rPr>
        <w:t>new</w:t>
      </w:r>
      <w:r w:rsidRPr="00261E78">
        <w:rPr>
          <w:rFonts w:cs="Consolas"/>
          <w:color w:val="000000"/>
          <w:kern w:val="0"/>
          <w:szCs w:val="21"/>
        </w:rPr>
        <w:t xml:space="preserve"> Thread(</w:t>
      </w:r>
      <w:r w:rsidRPr="00261E78">
        <w:rPr>
          <w:rFonts w:cs="Consolas"/>
          <w:b/>
          <w:bCs/>
          <w:color w:val="7F0055"/>
          <w:kern w:val="0"/>
          <w:szCs w:val="21"/>
        </w:rPr>
        <w:t>this</w:t>
      </w:r>
      <w:r w:rsidRPr="00261E78">
        <w:rPr>
          <w:rFonts w:cs="Consolas"/>
          <w:color w:val="000000"/>
          <w:kern w:val="0"/>
          <w:szCs w:val="21"/>
        </w:rPr>
        <w:t xml:space="preserve">, </w:t>
      </w:r>
      <w:r w:rsidRPr="00261E78">
        <w:rPr>
          <w:rFonts w:cs="Consolas"/>
          <w:color w:val="0000C0"/>
          <w:kern w:val="0"/>
          <w:szCs w:val="21"/>
        </w:rPr>
        <w:t>threadName</w:t>
      </w: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 xml:space="preserve">         </w:t>
      </w:r>
      <w:r w:rsidRPr="00261E78">
        <w:rPr>
          <w:rFonts w:cs="Consolas"/>
          <w:color w:val="0000C0"/>
          <w:kern w:val="0"/>
          <w:szCs w:val="21"/>
        </w:rPr>
        <w:t>t</w:t>
      </w:r>
      <w:r w:rsidRPr="00261E78">
        <w:rPr>
          <w:rFonts w:cs="Consolas"/>
          <w:color w:val="000000"/>
          <w:kern w:val="0"/>
          <w:szCs w:val="21"/>
        </w:rPr>
        <w:t>.start();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 xml:space="preserve">      }</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 xml:space="preserve">    }</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w:t>
      </w:r>
    </w:p>
    <w:p w:rsidR="001A57AE" w:rsidRPr="00261E78" w:rsidRDefault="001A57AE" w:rsidP="008315F6">
      <w:pPr>
        <w:autoSpaceDE w:val="0"/>
        <w:autoSpaceDN w:val="0"/>
        <w:adjustRightInd w:val="0"/>
        <w:ind w:leftChars="300" w:left="630"/>
        <w:jc w:val="left"/>
        <w:rPr>
          <w:rFonts w:cs="Consolas"/>
          <w:kern w:val="0"/>
          <w:szCs w:val="21"/>
        </w:rPr>
      </w:pP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b/>
          <w:bCs/>
          <w:color w:val="7F0055"/>
          <w:kern w:val="0"/>
          <w:szCs w:val="21"/>
        </w:rPr>
        <w:t>public</w:t>
      </w:r>
      <w:r w:rsidRPr="00261E78">
        <w:rPr>
          <w:rFonts w:cs="Consolas"/>
          <w:color w:val="000000"/>
          <w:kern w:val="0"/>
          <w:szCs w:val="21"/>
        </w:rPr>
        <w:t xml:space="preserve"> </w:t>
      </w:r>
      <w:r w:rsidRPr="00261E78">
        <w:rPr>
          <w:rFonts w:cs="Consolas"/>
          <w:b/>
          <w:bCs/>
          <w:color w:val="7F0055"/>
          <w:kern w:val="0"/>
          <w:szCs w:val="21"/>
        </w:rPr>
        <w:t>class</w:t>
      </w:r>
      <w:r w:rsidRPr="00261E78">
        <w:rPr>
          <w:rFonts w:cs="Consolas"/>
          <w:color w:val="000000"/>
          <w:kern w:val="0"/>
          <w:szCs w:val="21"/>
        </w:rPr>
        <w:t xml:space="preserve"> SychronizedTest {</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b/>
          <w:bCs/>
          <w:color w:val="7F0055"/>
          <w:kern w:val="0"/>
          <w:szCs w:val="21"/>
        </w:rPr>
        <w:t>public</w:t>
      </w:r>
      <w:r w:rsidRPr="00261E78">
        <w:rPr>
          <w:rFonts w:cs="Consolas"/>
          <w:color w:val="000000"/>
          <w:kern w:val="0"/>
          <w:szCs w:val="21"/>
        </w:rPr>
        <w:t xml:space="preserve"> </w:t>
      </w:r>
      <w:r w:rsidRPr="00261E78">
        <w:rPr>
          <w:rFonts w:cs="Consolas"/>
          <w:b/>
          <w:bCs/>
          <w:color w:val="7F0055"/>
          <w:kern w:val="0"/>
          <w:szCs w:val="21"/>
        </w:rPr>
        <w:t>static</w:t>
      </w:r>
      <w:r w:rsidRPr="00261E78">
        <w:rPr>
          <w:rFonts w:cs="Consolas"/>
          <w:color w:val="000000"/>
          <w:kern w:val="0"/>
          <w:szCs w:val="21"/>
        </w:rPr>
        <w:t xml:space="preserve"> </w:t>
      </w:r>
      <w:r w:rsidRPr="00261E78">
        <w:rPr>
          <w:rFonts w:cs="Consolas"/>
          <w:b/>
          <w:bCs/>
          <w:color w:val="7F0055"/>
          <w:kern w:val="0"/>
          <w:szCs w:val="21"/>
        </w:rPr>
        <w:t>void</w:t>
      </w:r>
      <w:r w:rsidRPr="00261E78">
        <w:rPr>
          <w:rFonts w:cs="Consolas"/>
          <w:color w:val="000000"/>
          <w:kern w:val="0"/>
          <w:szCs w:val="21"/>
        </w:rPr>
        <w:t xml:space="preserve"> main(String[] args){</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 xml:space="preserve">PrintDemo PD = </w:t>
      </w:r>
      <w:r w:rsidRPr="00261E78">
        <w:rPr>
          <w:rFonts w:cs="Consolas"/>
          <w:b/>
          <w:bCs/>
          <w:color w:val="7F0055"/>
          <w:kern w:val="0"/>
          <w:szCs w:val="21"/>
        </w:rPr>
        <w:t>new</w:t>
      </w:r>
      <w:r w:rsidRPr="00261E78">
        <w:rPr>
          <w:rFonts w:cs="Consolas"/>
          <w:color w:val="000000"/>
          <w:kern w:val="0"/>
          <w:szCs w:val="21"/>
        </w:rPr>
        <w:t xml:space="preserve"> PrintDemo();</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 xml:space="preserve">ThreadDemo T1 = </w:t>
      </w:r>
      <w:r w:rsidRPr="00261E78">
        <w:rPr>
          <w:rFonts w:cs="Consolas"/>
          <w:b/>
          <w:bCs/>
          <w:color w:val="7F0055"/>
          <w:kern w:val="0"/>
          <w:szCs w:val="21"/>
        </w:rPr>
        <w:t>new</w:t>
      </w:r>
      <w:r w:rsidRPr="00261E78">
        <w:rPr>
          <w:rFonts w:cs="Consolas"/>
          <w:color w:val="000000"/>
          <w:kern w:val="0"/>
          <w:szCs w:val="21"/>
        </w:rPr>
        <w:t xml:space="preserve"> ThreadDemo(</w:t>
      </w:r>
      <w:r w:rsidRPr="00261E78">
        <w:rPr>
          <w:rFonts w:cs="Consolas"/>
          <w:color w:val="2A00FF"/>
          <w:kern w:val="0"/>
          <w:szCs w:val="21"/>
        </w:rPr>
        <w:t>"Thread-1"</w:t>
      </w:r>
      <w:r w:rsidRPr="00261E78">
        <w:rPr>
          <w:rFonts w:cs="Consolas"/>
          <w:color w:val="000000"/>
          <w:kern w:val="0"/>
          <w:szCs w:val="21"/>
        </w:rPr>
        <w:t>, PD);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 xml:space="preserve">ThreadDemo T2 = </w:t>
      </w:r>
      <w:r w:rsidRPr="00261E78">
        <w:rPr>
          <w:rFonts w:cs="Consolas"/>
          <w:b/>
          <w:bCs/>
          <w:color w:val="7F0055"/>
          <w:kern w:val="0"/>
          <w:szCs w:val="21"/>
        </w:rPr>
        <w:t>new</w:t>
      </w:r>
      <w:r w:rsidRPr="00261E78">
        <w:rPr>
          <w:rFonts w:cs="Consolas"/>
          <w:color w:val="000000"/>
          <w:kern w:val="0"/>
          <w:szCs w:val="21"/>
        </w:rPr>
        <w:t xml:space="preserve"> ThreadDemo(</w:t>
      </w:r>
      <w:r w:rsidRPr="00261E78">
        <w:rPr>
          <w:rFonts w:cs="Consolas"/>
          <w:color w:val="2A00FF"/>
          <w:kern w:val="0"/>
          <w:szCs w:val="21"/>
        </w:rPr>
        <w:t>"Thread-2"</w:t>
      </w:r>
      <w:r w:rsidRPr="00261E78">
        <w:rPr>
          <w:rFonts w:cs="Consolas"/>
          <w:color w:val="000000"/>
          <w:kern w:val="0"/>
          <w:szCs w:val="21"/>
        </w:rPr>
        <w:t>, PD);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r>
      <w:r w:rsidRPr="00261E78">
        <w:rPr>
          <w:rFonts w:cs="Consolas"/>
          <w:color w:val="3F7F5F"/>
          <w:kern w:val="0"/>
          <w:szCs w:val="21"/>
        </w:rPr>
        <w:t>// We can use the default start() method</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T1.start();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r>
      <w:r w:rsidRPr="00261E78">
        <w:rPr>
          <w:rFonts w:cs="Consolas"/>
          <w:color w:val="000000"/>
          <w:kern w:val="0"/>
          <w:szCs w:val="21"/>
        </w:rPr>
        <w:tab/>
        <w:t>T2.start();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ab/>
        <w:t>}</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w:t>
      </w:r>
    </w:p>
    <w:p w:rsidR="001A57AE" w:rsidRPr="00261E78" w:rsidRDefault="001A57AE" w:rsidP="008315F6">
      <w:pPr>
        <w:widowControl/>
        <w:shd w:val="clear" w:color="auto" w:fill="FFFFFF"/>
        <w:spacing w:line="267" w:lineRule="atLeast"/>
        <w:ind w:leftChars="300" w:left="630"/>
        <w:jc w:val="left"/>
        <w:textAlignment w:val="baseline"/>
        <w:rPr>
          <w:rFonts w:eastAsia="SimSun" w:cs="Arial"/>
          <w:color w:val="000000"/>
          <w:kern w:val="0"/>
          <w:szCs w:val="21"/>
        </w:rPr>
      </w:pPr>
      <w:r w:rsidRPr="00261E78">
        <w:rPr>
          <w:rFonts w:eastAsia="SimSun" w:cs="Arial"/>
          <w:color w:val="000000"/>
          <w:kern w:val="0"/>
          <w:szCs w:val="21"/>
        </w:rPr>
        <w:t>Here is a simple example which may or may not print counter value in sequence and every time we run it, it produces different result based on CPU availability to a thread.</w:t>
      </w:r>
    </w:p>
    <w:p w:rsidR="001A57AE" w:rsidRPr="00261E78" w:rsidRDefault="001A57AE" w:rsidP="008315F6">
      <w:pPr>
        <w:widowControl/>
        <w:shd w:val="clear" w:color="auto" w:fill="FFFFFF"/>
        <w:spacing w:line="267" w:lineRule="atLeast"/>
        <w:ind w:leftChars="300" w:left="630"/>
        <w:jc w:val="left"/>
        <w:textAlignment w:val="baseline"/>
        <w:rPr>
          <w:rFonts w:eastAsia="SimSun" w:cs="Arial"/>
          <w:color w:val="000000"/>
          <w:kern w:val="0"/>
          <w:szCs w:val="21"/>
        </w:rPr>
      </w:pPr>
      <w:r w:rsidRPr="00261E78">
        <w:rPr>
          <w:rFonts w:eastAsia="SimSun" w:cs="Arial"/>
          <w:color w:val="000000"/>
          <w:kern w:val="0"/>
          <w:szCs w:val="21"/>
        </w:rPr>
        <w:t>The output is:</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Starting Thread-1</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Starting Thread-2</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lastRenderedPageBreak/>
        <w:t>Counter --- 5</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--- 4</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--- 5</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--- 4</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--- 3</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--- 2</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--- 1</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--- 3</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Thread Thread-2 exiting.</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--- 2</w:t>
      </w:r>
    </w:p>
    <w:p w:rsidR="001A57AE" w:rsidRPr="00261E78" w:rsidRDefault="001A57AE"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--- 1</w:t>
      </w:r>
    </w:p>
    <w:p w:rsidR="00D610EC" w:rsidRPr="00261E78" w:rsidRDefault="001A57AE" w:rsidP="008315F6">
      <w:pPr>
        <w:widowControl/>
        <w:shd w:val="clear" w:color="auto" w:fill="FFFFFF"/>
        <w:spacing w:line="267" w:lineRule="atLeast"/>
        <w:ind w:leftChars="300" w:left="630"/>
        <w:jc w:val="left"/>
        <w:textAlignment w:val="baseline"/>
        <w:rPr>
          <w:rFonts w:cs="Consolas"/>
          <w:color w:val="000000"/>
          <w:kern w:val="0"/>
          <w:szCs w:val="21"/>
        </w:rPr>
      </w:pPr>
      <w:r w:rsidRPr="00261E78">
        <w:rPr>
          <w:rFonts w:cs="Consolas"/>
          <w:color w:val="000000"/>
          <w:kern w:val="0"/>
          <w:szCs w:val="21"/>
        </w:rPr>
        <w:t>Thread Thread-1 exiting.</w:t>
      </w:r>
    </w:p>
    <w:p w:rsidR="001A57AE" w:rsidRPr="00261E78" w:rsidRDefault="001A57AE" w:rsidP="008315F6">
      <w:pPr>
        <w:widowControl/>
        <w:shd w:val="clear" w:color="auto" w:fill="FFFFFF"/>
        <w:spacing w:line="267" w:lineRule="atLeast"/>
        <w:ind w:leftChars="300" w:left="630"/>
        <w:jc w:val="left"/>
        <w:textAlignment w:val="baseline"/>
        <w:rPr>
          <w:rFonts w:cs="Consolas"/>
          <w:color w:val="000000"/>
          <w:kern w:val="0"/>
          <w:szCs w:val="21"/>
        </w:rPr>
      </w:pPr>
      <w:r w:rsidRPr="00261E78">
        <w:rPr>
          <w:rFonts w:cs="Consolas"/>
          <w:color w:val="000000"/>
          <w:kern w:val="0"/>
          <w:szCs w:val="21"/>
        </w:rPr>
        <w:t>But with synchronization:</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Starting Thread-1</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Starting Thread-2</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--- 5</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--- 4</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--- 3</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--- 2</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--- 1</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Thread Thread-1 exiting.</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--- 5</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--- 4</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--- 3</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--- 2</w:t>
      </w:r>
    </w:p>
    <w:p w:rsidR="00894709" w:rsidRPr="00261E78" w:rsidRDefault="00894709" w:rsidP="008315F6">
      <w:pPr>
        <w:autoSpaceDE w:val="0"/>
        <w:autoSpaceDN w:val="0"/>
        <w:adjustRightInd w:val="0"/>
        <w:ind w:leftChars="300" w:left="630"/>
        <w:jc w:val="left"/>
        <w:rPr>
          <w:rFonts w:cs="Consolas"/>
          <w:kern w:val="0"/>
          <w:szCs w:val="21"/>
        </w:rPr>
      </w:pPr>
      <w:r w:rsidRPr="00261E78">
        <w:rPr>
          <w:rFonts w:cs="Consolas"/>
          <w:color w:val="000000"/>
          <w:kern w:val="0"/>
          <w:szCs w:val="21"/>
        </w:rPr>
        <w:t>Counter --- 1</w:t>
      </w:r>
    </w:p>
    <w:p w:rsidR="00894709" w:rsidRPr="00261E78" w:rsidRDefault="00894709" w:rsidP="008315F6">
      <w:pPr>
        <w:autoSpaceDE w:val="0"/>
        <w:autoSpaceDN w:val="0"/>
        <w:adjustRightInd w:val="0"/>
        <w:ind w:leftChars="300" w:left="630"/>
        <w:jc w:val="left"/>
        <w:rPr>
          <w:rFonts w:cs="Consolas"/>
          <w:color w:val="000000"/>
          <w:kern w:val="0"/>
          <w:szCs w:val="21"/>
        </w:rPr>
      </w:pPr>
      <w:r w:rsidRPr="00261E78">
        <w:rPr>
          <w:rFonts w:cs="Consolas"/>
          <w:color w:val="000000"/>
          <w:kern w:val="0"/>
          <w:szCs w:val="21"/>
        </w:rPr>
        <w:t>Thread Thread-2 exiting.</w:t>
      </w:r>
    </w:p>
    <w:p w:rsidR="00E47748" w:rsidRPr="00261E78" w:rsidRDefault="00E47748" w:rsidP="008315F6">
      <w:pPr>
        <w:autoSpaceDE w:val="0"/>
        <w:autoSpaceDN w:val="0"/>
        <w:adjustRightInd w:val="0"/>
        <w:ind w:leftChars="300" w:left="630"/>
        <w:jc w:val="left"/>
        <w:rPr>
          <w:rFonts w:cs="Consolas"/>
          <w:color w:val="000000"/>
          <w:kern w:val="0"/>
          <w:szCs w:val="21"/>
        </w:rPr>
      </w:pPr>
      <w:r w:rsidRPr="00261E78">
        <w:rPr>
          <w:color w:val="000000"/>
          <w:szCs w:val="21"/>
          <w:shd w:val="clear" w:color="auto" w:fill="FFFFFF"/>
        </w:rPr>
        <w:t>Here is the same example which prints counter value in sequence and every time we run it, it produces same result.</w:t>
      </w:r>
    </w:p>
    <w:p w:rsidR="00E47748" w:rsidRPr="00261E78" w:rsidRDefault="00BA47EA" w:rsidP="008315F6">
      <w:pPr>
        <w:autoSpaceDE w:val="0"/>
        <w:autoSpaceDN w:val="0"/>
        <w:adjustRightInd w:val="0"/>
        <w:ind w:leftChars="300" w:left="630"/>
        <w:jc w:val="left"/>
        <w:rPr>
          <w:rFonts w:cs="Consolas"/>
          <w:kern w:val="0"/>
          <w:szCs w:val="21"/>
        </w:rPr>
      </w:pPr>
      <w:hyperlink r:id="rId108" w:history="1">
        <w:r w:rsidR="00E47748" w:rsidRPr="00261E78">
          <w:rPr>
            <w:rStyle w:val="Hyperlink"/>
            <w:rFonts w:cs="Consolas"/>
            <w:kern w:val="0"/>
            <w:szCs w:val="21"/>
          </w:rPr>
          <w:t>http://www.tutorialspoint.com/java/java_thread_synchronization.htm</w:t>
        </w:r>
      </w:hyperlink>
    </w:p>
    <w:p w:rsidR="00E47748" w:rsidRPr="00261E78" w:rsidRDefault="00E47748" w:rsidP="008315F6">
      <w:pPr>
        <w:autoSpaceDE w:val="0"/>
        <w:autoSpaceDN w:val="0"/>
        <w:adjustRightInd w:val="0"/>
        <w:ind w:leftChars="300" w:left="630"/>
        <w:jc w:val="left"/>
        <w:rPr>
          <w:rFonts w:cs="Consolas"/>
          <w:kern w:val="0"/>
          <w:szCs w:val="21"/>
        </w:rPr>
      </w:pPr>
    </w:p>
    <w:p w:rsidR="00D33D75" w:rsidRPr="00261E78" w:rsidRDefault="008B25D0" w:rsidP="008315F6">
      <w:pPr>
        <w:autoSpaceDE w:val="0"/>
        <w:autoSpaceDN w:val="0"/>
        <w:adjustRightInd w:val="0"/>
        <w:ind w:leftChars="300" w:left="630"/>
        <w:jc w:val="left"/>
        <w:rPr>
          <w:rFonts w:cs="Consolas"/>
          <w:kern w:val="0"/>
          <w:szCs w:val="21"/>
        </w:rPr>
      </w:pPr>
      <w:r>
        <w:rPr>
          <w:rFonts w:cs="Consolas"/>
          <w:kern w:val="0"/>
          <w:szCs w:val="21"/>
        </w:rPr>
        <w:t>(</w:t>
      </w:r>
      <w:r>
        <w:rPr>
          <w:rFonts w:cs="Consolas" w:hint="eastAsia"/>
          <w:kern w:val="0"/>
          <w:szCs w:val="21"/>
        </w:rPr>
        <w:t>6</w:t>
      </w:r>
      <w:r w:rsidR="008703AA" w:rsidRPr="00261E78">
        <w:rPr>
          <w:rFonts w:cs="Consolas"/>
          <w:kern w:val="0"/>
          <w:szCs w:val="21"/>
        </w:rPr>
        <w:t>)</w:t>
      </w:r>
      <w:r w:rsidR="00D33D75" w:rsidRPr="00261E78">
        <w:rPr>
          <w:szCs w:val="21"/>
        </w:rPr>
        <w:t xml:space="preserve"> </w:t>
      </w:r>
      <w:r w:rsidR="00D33D75" w:rsidRPr="00261E78">
        <w:rPr>
          <w:rFonts w:cs="Consolas"/>
          <w:kern w:val="0"/>
          <w:szCs w:val="21"/>
        </w:rPr>
        <w:t>Which of the following class level (nonlocal) variable declarations will not compile?</w:t>
      </w:r>
    </w:p>
    <w:p w:rsidR="00D33D75" w:rsidRPr="00261E78" w:rsidRDefault="00D33D75" w:rsidP="008315F6">
      <w:pPr>
        <w:autoSpaceDE w:val="0"/>
        <w:autoSpaceDN w:val="0"/>
        <w:adjustRightInd w:val="0"/>
        <w:ind w:leftChars="300" w:left="630"/>
        <w:jc w:val="left"/>
        <w:rPr>
          <w:rFonts w:cs="Consolas"/>
          <w:kern w:val="0"/>
          <w:szCs w:val="21"/>
        </w:rPr>
      </w:pPr>
      <w:r w:rsidRPr="00261E78">
        <w:rPr>
          <w:rFonts w:cs="Consolas"/>
          <w:kern w:val="0"/>
          <w:szCs w:val="21"/>
        </w:rPr>
        <w:tab/>
        <w:t>A.</w:t>
      </w:r>
      <w:r w:rsidRPr="00261E78">
        <w:rPr>
          <w:rFonts w:cs="Consolas"/>
          <w:kern w:val="0"/>
          <w:szCs w:val="21"/>
        </w:rPr>
        <w:tab/>
        <w:t>protected int a;</w:t>
      </w:r>
    </w:p>
    <w:p w:rsidR="00D33D75" w:rsidRPr="00261E78" w:rsidRDefault="00D33D75" w:rsidP="008315F6">
      <w:pPr>
        <w:autoSpaceDE w:val="0"/>
        <w:autoSpaceDN w:val="0"/>
        <w:adjustRightInd w:val="0"/>
        <w:ind w:leftChars="300" w:left="630"/>
        <w:jc w:val="left"/>
        <w:rPr>
          <w:rFonts w:cs="Consolas"/>
          <w:kern w:val="0"/>
          <w:szCs w:val="21"/>
        </w:rPr>
      </w:pPr>
      <w:r w:rsidRPr="00261E78">
        <w:rPr>
          <w:rFonts w:cs="Consolas"/>
          <w:kern w:val="0"/>
          <w:szCs w:val="21"/>
        </w:rPr>
        <w:tab/>
        <w:t>B.</w:t>
      </w:r>
      <w:r w:rsidRPr="00261E78">
        <w:rPr>
          <w:rFonts w:cs="Consolas"/>
          <w:kern w:val="0"/>
          <w:szCs w:val="21"/>
        </w:rPr>
        <w:tab/>
        <w:t>transient int b = 3;</w:t>
      </w:r>
    </w:p>
    <w:p w:rsidR="00D33D75" w:rsidRPr="00261E78" w:rsidRDefault="00D33D75" w:rsidP="008315F6">
      <w:pPr>
        <w:autoSpaceDE w:val="0"/>
        <w:autoSpaceDN w:val="0"/>
        <w:adjustRightInd w:val="0"/>
        <w:ind w:leftChars="300" w:left="630"/>
        <w:jc w:val="left"/>
        <w:rPr>
          <w:rFonts w:cs="Consolas"/>
          <w:kern w:val="0"/>
          <w:szCs w:val="21"/>
        </w:rPr>
      </w:pPr>
      <w:r w:rsidRPr="00261E78">
        <w:rPr>
          <w:rFonts w:cs="Consolas"/>
          <w:kern w:val="0"/>
          <w:szCs w:val="21"/>
        </w:rPr>
        <w:tab/>
        <w:t>C.</w:t>
      </w:r>
      <w:r w:rsidRPr="00261E78">
        <w:rPr>
          <w:rFonts w:cs="Consolas"/>
          <w:kern w:val="0"/>
          <w:szCs w:val="21"/>
        </w:rPr>
        <w:tab/>
        <w:t>private synchronized int e;</w:t>
      </w:r>
    </w:p>
    <w:p w:rsidR="008703AA" w:rsidRPr="00261E78" w:rsidRDefault="00D33D75" w:rsidP="008315F6">
      <w:pPr>
        <w:autoSpaceDE w:val="0"/>
        <w:autoSpaceDN w:val="0"/>
        <w:adjustRightInd w:val="0"/>
        <w:ind w:leftChars="300" w:left="630"/>
        <w:jc w:val="left"/>
        <w:rPr>
          <w:rFonts w:cs="Consolas"/>
          <w:kern w:val="0"/>
          <w:szCs w:val="21"/>
        </w:rPr>
      </w:pPr>
      <w:r w:rsidRPr="00261E78">
        <w:rPr>
          <w:rFonts w:cs="Consolas"/>
          <w:kern w:val="0"/>
          <w:szCs w:val="21"/>
        </w:rPr>
        <w:tab/>
        <w:t>D.</w:t>
      </w:r>
      <w:r w:rsidRPr="00261E78">
        <w:rPr>
          <w:rFonts w:cs="Consolas"/>
          <w:kern w:val="0"/>
          <w:szCs w:val="21"/>
        </w:rPr>
        <w:tab/>
        <w:t>volatile int d;</w:t>
      </w:r>
    </w:p>
    <w:p w:rsidR="00D33D75" w:rsidRPr="00261E78" w:rsidRDefault="00D33D75" w:rsidP="008315F6">
      <w:pPr>
        <w:autoSpaceDE w:val="0"/>
        <w:autoSpaceDN w:val="0"/>
        <w:adjustRightInd w:val="0"/>
        <w:ind w:leftChars="300" w:left="630"/>
        <w:jc w:val="left"/>
        <w:rPr>
          <w:color w:val="000000"/>
          <w:szCs w:val="21"/>
          <w:shd w:val="clear" w:color="auto" w:fill="FFFFFF"/>
        </w:rPr>
      </w:pPr>
      <w:r w:rsidRPr="00261E78">
        <w:rPr>
          <w:color w:val="000000"/>
          <w:szCs w:val="21"/>
          <w:shd w:val="clear" w:color="auto" w:fill="FFFFFF"/>
        </w:rPr>
        <w:t>The</w:t>
      </w:r>
      <w:r w:rsidRPr="00261E78">
        <w:rPr>
          <w:rStyle w:val="apple-converted-space"/>
          <w:color w:val="000000"/>
          <w:szCs w:val="21"/>
          <w:shd w:val="clear" w:color="auto" w:fill="FFFFFF"/>
        </w:rPr>
        <w:t> </w:t>
      </w:r>
      <w:r w:rsidRPr="00261E78">
        <w:rPr>
          <w:rFonts w:cs="Courier New"/>
          <w:color w:val="DD0000"/>
          <w:szCs w:val="21"/>
          <w:shd w:val="clear" w:color="auto" w:fill="FFFFFF"/>
        </w:rPr>
        <w:t>synchronized</w:t>
      </w:r>
      <w:r w:rsidRPr="00261E78">
        <w:rPr>
          <w:rStyle w:val="apple-converted-space"/>
          <w:color w:val="000000"/>
          <w:szCs w:val="21"/>
          <w:shd w:val="clear" w:color="auto" w:fill="FFFFFF"/>
        </w:rPr>
        <w:t> </w:t>
      </w:r>
      <w:r w:rsidRPr="00261E78">
        <w:rPr>
          <w:color w:val="000000"/>
          <w:szCs w:val="21"/>
          <w:shd w:val="clear" w:color="auto" w:fill="FFFFFF"/>
        </w:rPr>
        <w:t>modifier applies only to methods.</w:t>
      </w:r>
    </w:p>
    <w:p w:rsidR="00441EAE" w:rsidRPr="00261E78" w:rsidRDefault="00441EAE" w:rsidP="008315F6">
      <w:pPr>
        <w:autoSpaceDE w:val="0"/>
        <w:autoSpaceDN w:val="0"/>
        <w:adjustRightInd w:val="0"/>
        <w:ind w:leftChars="300" w:left="630"/>
        <w:jc w:val="left"/>
        <w:rPr>
          <w:color w:val="000000"/>
          <w:szCs w:val="21"/>
          <w:shd w:val="clear" w:color="auto" w:fill="FFFFFF"/>
        </w:rPr>
      </w:pPr>
    </w:p>
    <w:p w:rsidR="00441EAE" w:rsidRPr="00261E78" w:rsidRDefault="008B25D0" w:rsidP="008315F6">
      <w:pPr>
        <w:autoSpaceDE w:val="0"/>
        <w:autoSpaceDN w:val="0"/>
        <w:adjustRightInd w:val="0"/>
        <w:ind w:leftChars="200" w:left="420" w:firstLineChars="100" w:firstLine="210"/>
        <w:jc w:val="left"/>
        <w:rPr>
          <w:color w:val="000000"/>
          <w:szCs w:val="21"/>
          <w:shd w:val="clear" w:color="auto" w:fill="FFFFFF"/>
        </w:rPr>
      </w:pPr>
      <w:r>
        <w:rPr>
          <w:color w:val="000000"/>
          <w:szCs w:val="21"/>
          <w:shd w:val="clear" w:color="auto" w:fill="FFFFFF"/>
        </w:rPr>
        <w:t>(</w:t>
      </w:r>
      <w:r>
        <w:rPr>
          <w:rFonts w:hint="eastAsia"/>
          <w:color w:val="000000"/>
          <w:szCs w:val="21"/>
          <w:shd w:val="clear" w:color="auto" w:fill="FFFFFF"/>
        </w:rPr>
        <w:t>7</w:t>
      </w:r>
      <w:r w:rsidR="00AB7FB7" w:rsidRPr="00261E78">
        <w:rPr>
          <w:color w:val="000000"/>
          <w:szCs w:val="21"/>
          <w:shd w:val="clear" w:color="auto" w:fill="FFFFFF"/>
        </w:rPr>
        <w:t>)</w:t>
      </w:r>
      <w:r>
        <w:rPr>
          <w:rFonts w:hint="eastAsia"/>
          <w:color w:val="000000"/>
          <w:szCs w:val="21"/>
          <w:shd w:val="clear" w:color="auto" w:fill="FFFFFF"/>
        </w:rPr>
        <w:t xml:space="preserve"> </w:t>
      </w:r>
      <w:r w:rsidR="00441EAE" w:rsidRPr="00261E78">
        <w:rPr>
          <w:color w:val="000000"/>
          <w:szCs w:val="21"/>
          <w:shd w:val="clear" w:color="auto" w:fill="FFFFFF"/>
        </w:rPr>
        <w:t>What is static synchronization ?</w:t>
      </w:r>
    </w:p>
    <w:p w:rsidR="00441EAE"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09" w:history="1">
        <w:r w:rsidR="008B25D0" w:rsidRPr="00933142">
          <w:rPr>
            <w:rStyle w:val="Hyperlink"/>
            <w:szCs w:val="21"/>
            <w:shd w:val="clear" w:color="auto" w:fill="FFFFFF"/>
          </w:rPr>
          <w:t>http://stackoverflow.com/questions/437620/java-synchronized-static-methods-lock-on-object-or-class?lq=1</w:t>
        </w:r>
      </w:hyperlink>
      <w:r w:rsidR="008F430A" w:rsidRPr="00261E78">
        <w:rPr>
          <w:color w:val="000000"/>
          <w:szCs w:val="21"/>
          <w:shd w:val="clear" w:color="auto" w:fill="FFFFFF"/>
        </w:rPr>
        <w:t xml:space="preserve"> </w:t>
      </w:r>
    </w:p>
    <w:p w:rsidR="008F430A" w:rsidRPr="00261E78" w:rsidRDefault="008F430A"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 xml:space="preserve">A synchronized method acquires a monitor (§17.1) before it executes. </w:t>
      </w:r>
      <w:r w:rsidRPr="00261E78">
        <w:rPr>
          <w:color w:val="000000"/>
          <w:szCs w:val="21"/>
          <w:highlight w:val="yellow"/>
          <w:shd w:val="clear" w:color="auto" w:fill="FFFFFF"/>
        </w:rPr>
        <w:t>For a class (static) method, the monitor associated with the Class object</w:t>
      </w:r>
      <w:r w:rsidRPr="00261E78">
        <w:rPr>
          <w:color w:val="000000"/>
          <w:szCs w:val="21"/>
          <w:shd w:val="clear" w:color="auto" w:fill="FFFFFF"/>
        </w:rPr>
        <w:t xml:space="preserve"> for the method's class is used. For an instance method, the monitor associated with this (the object for which </w:t>
      </w:r>
      <w:r w:rsidRPr="00261E78">
        <w:rPr>
          <w:color w:val="000000"/>
          <w:szCs w:val="21"/>
          <w:shd w:val="clear" w:color="auto" w:fill="FFFFFF"/>
        </w:rPr>
        <w:lastRenderedPageBreak/>
        <w:t>the method was invoked) is used.</w:t>
      </w:r>
    </w:p>
    <w:p w:rsidR="00A45DA7" w:rsidRPr="00261E78" w:rsidRDefault="00BA47EA" w:rsidP="008315F6">
      <w:pPr>
        <w:pStyle w:val="ListParagraph"/>
        <w:autoSpaceDE w:val="0"/>
        <w:autoSpaceDN w:val="0"/>
        <w:adjustRightInd w:val="0"/>
        <w:ind w:leftChars="443" w:left="930" w:firstLineChars="0" w:firstLine="0"/>
        <w:jc w:val="left"/>
        <w:rPr>
          <w:rStyle w:val="Hyperlink"/>
          <w:szCs w:val="21"/>
          <w:shd w:val="clear" w:color="auto" w:fill="FFFFFF"/>
        </w:rPr>
      </w:pPr>
      <w:hyperlink r:id="rId110" w:history="1">
        <w:r w:rsidR="00C21C25" w:rsidRPr="00261E78">
          <w:rPr>
            <w:rStyle w:val="Hyperlink"/>
            <w:szCs w:val="21"/>
            <w:shd w:val="clear" w:color="auto" w:fill="FFFFFF"/>
          </w:rPr>
          <w:t>http://stackoverflow.com/questions/578904/how-do-synchronized-static-methods-work-in-java</w:t>
        </w:r>
      </w:hyperlink>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E312D9">
        <w:rPr>
          <w:color w:val="000000"/>
          <w:szCs w:val="21"/>
          <w:highlight w:val="yellow"/>
          <w:shd w:val="clear" w:color="auto" w:fill="FFFFFF"/>
        </w:rPr>
        <w:t>By using synchronized on a static method lock you will synchronize the class methods and attributes ( as opposed to instance methods and attributes )</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So your assumption is correct.</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I am wondering if making the method synchronized is the right approach to ensure thread-safety.</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Not really. You should let that work do your RDBMS instead. They are good at this kind of stuff.</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The only thing you will get by synchronizing the access to the database is to make your application terribly slow. Further more, in the code you posted you're building a Session Factory each time, that way, your application will spend more time accessing the DB than performing the actual job.</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Imagine the following scenario:</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Client A and B attempt to insert different information into record X of table T.</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With your approach the only thing you're getting is to make sure one is called after the other, when this would happen anyway in the DB, because the RDBMS will prevent them from inserting half information from A and half from B at the same time. The result will be the same but only 5 times ( or more ) slower.</w:t>
      </w:r>
    </w:p>
    <w:p w:rsidR="00A45DA7" w:rsidRPr="00261E78" w:rsidRDefault="00A45DA7"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Probably it could be better to take a look at the "Transactions and Concurrency" chapter in the Hibernate documentation. Most of the times the problems you're trying to solve, have been solved already and a much better way.</w:t>
      </w:r>
    </w:p>
    <w:p w:rsidR="0065592A" w:rsidRPr="00261E78" w:rsidRDefault="0065592A" w:rsidP="008315F6">
      <w:pPr>
        <w:autoSpaceDE w:val="0"/>
        <w:autoSpaceDN w:val="0"/>
        <w:adjustRightInd w:val="0"/>
        <w:ind w:leftChars="300" w:left="630"/>
        <w:jc w:val="left"/>
        <w:rPr>
          <w:color w:val="000000"/>
          <w:szCs w:val="21"/>
          <w:shd w:val="clear" w:color="auto" w:fill="FFFFFF"/>
        </w:rPr>
      </w:pPr>
    </w:p>
    <w:p w:rsidR="00733262" w:rsidRPr="00261E78" w:rsidRDefault="00CC67E8" w:rsidP="008315F6">
      <w:pPr>
        <w:autoSpaceDE w:val="0"/>
        <w:autoSpaceDN w:val="0"/>
        <w:adjustRightInd w:val="0"/>
        <w:ind w:leftChars="200" w:left="420" w:firstLineChars="100" w:firstLine="210"/>
        <w:jc w:val="left"/>
        <w:rPr>
          <w:color w:val="000000"/>
          <w:szCs w:val="21"/>
          <w:shd w:val="clear" w:color="auto" w:fill="FFFFFF"/>
        </w:rPr>
      </w:pPr>
      <w:r>
        <w:rPr>
          <w:color w:val="000000"/>
          <w:szCs w:val="21"/>
          <w:shd w:val="clear" w:color="auto" w:fill="FFFFFF"/>
        </w:rPr>
        <w:t>(</w:t>
      </w:r>
      <w:r>
        <w:rPr>
          <w:rFonts w:hint="eastAsia"/>
          <w:color w:val="000000"/>
          <w:szCs w:val="21"/>
          <w:shd w:val="clear" w:color="auto" w:fill="FFFFFF"/>
        </w:rPr>
        <w:t>8</w:t>
      </w:r>
      <w:r w:rsidR="00AB7FB7" w:rsidRPr="00261E78">
        <w:rPr>
          <w:color w:val="000000"/>
          <w:szCs w:val="21"/>
          <w:shd w:val="clear" w:color="auto" w:fill="FFFFFF"/>
        </w:rPr>
        <w:t xml:space="preserve">) </w:t>
      </w:r>
      <w:r w:rsidR="00733262" w:rsidRPr="00261E78">
        <w:rPr>
          <w:color w:val="000000"/>
          <w:szCs w:val="21"/>
          <w:shd w:val="clear" w:color="auto" w:fill="FFFFFF"/>
        </w:rPr>
        <w:t>Race condition and prevention</w:t>
      </w:r>
    </w:p>
    <w:p w:rsidR="00DF5297"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1" w:history="1">
        <w:r w:rsidR="00CC67E8" w:rsidRPr="00933142">
          <w:rPr>
            <w:rStyle w:val="Hyperlink"/>
            <w:szCs w:val="21"/>
            <w:shd w:val="clear" w:color="auto" w:fill="FFFFFF"/>
          </w:rPr>
          <w:t>http://tutorials.jenkov.com/java-concurrency/race-conditions-and-critical-sections.html</w:t>
        </w:r>
      </w:hyperlink>
    </w:p>
    <w:p w:rsidR="00F008EE" w:rsidRPr="00261E78" w:rsidRDefault="00F008E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yellow"/>
          <w:shd w:val="clear" w:color="auto" w:fill="FFFFFF"/>
        </w:rPr>
        <w:t>Race Conditions in Critical Sections</w:t>
      </w:r>
    </w:p>
    <w:p w:rsidR="00F008EE" w:rsidRPr="00261E78" w:rsidRDefault="00FA5735"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cyan"/>
          <w:shd w:val="clear" w:color="auto" w:fill="FFFFFF"/>
        </w:rPr>
        <w:t>More formally, the situation where threads compete for the same resource</w:t>
      </w:r>
      <w:r w:rsidRPr="00261E78">
        <w:rPr>
          <w:color w:val="000000"/>
          <w:szCs w:val="21"/>
          <w:shd w:val="clear" w:color="auto" w:fill="FFFFFF"/>
        </w:rPr>
        <w:t xml:space="preserve">, where the sequence in which the resource is accessed is significant, is called </w:t>
      </w:r>
      <w:r w:rsidRPr="00261E78">
        <w:rPr>
          <w:color w:val="000000"/>
          <w:szCs w:val="21"/>
          <w:highlight w:val="yellow"/>
          <w:shd w:val="clear" w:color="auto" w:fill="FFFFFF"/>
        </w:rPr>
        <w:t>race conditions</w:t>
      </w:r>
      <w:r w:rsidRPr="00261E78">
        <w:rPr>
          <w:color w:val="000000"/>
          <w:szCs w:val="21"/>
          <w:shd w:val="clear" w:color="auto" w:fill="FFFFFF"/>
        </w:rPr>
        <w:t xml:space="preserve">. A code section that leads to race conditions is called a </w:t>
      </w:r>
      <w:r w:rsidRPr="00261E78">
        <w:rPr>
          <w:color w:val="000000"/>
          <w:szCs w:val="21"/>
          <w:highlight w:val="yellow"/>
          <w:shd w:val="clear" w:color="auto" w:fill="FFFFFF"/>
        </w:rPr>
        <w:t>critical section</w:t>
      </w:r>
      <w:r w:rsidRPr="00261E78">
        <w:rPr>
          <w:color w:val="000000"/>
          <w:szCs w:val="21"/>
          <w:shd w:val="clear" w:color="auto" w:fill="FFFFFF"/>
        </w:rPr>
        <w:t>.</w:t>
      </w:r>
    </w:p>
    <w:p w:rsidR="00F008EE" w:rsidRPr="00261E78" w:rsidRDefault="00F008EE" w:rsidP="008315F6">
      <w:pPr>
        <w:pStyle w:val="ListParagraph"/>
        <w:autoSpaceDE w:val="0"/>
        <w:autoSpaceDN w:val="0"/>
        <w:adjustRightInd w:val="0"/>
        <w:ind w:leftChars="443" w:left="930" w:firstLineChars="0" w:firstLine="0"/>
        <w:jc w:val="left"/>
        <w:rPr>
          <w:color w:val="000000"/>
          <w:szCs w:val="21"/>
          <w:shd w:val="clear" w:color="auto" w:fill="FFFFFF"/>
        </w:rPr>
      </w:pPr>
    </w:p>
    <w:p w:rsidR="00F008EE" w:rsidRPr="00261E78" w:rsidRDefault="00F008E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yellow"/>
          <w:shd w:val="clear" w:color="auto" w:fill="FFFFFF"/>
        </w:rPr>
        <w:t>Preventing Race Conditions</w:t>
      </w:r>
    </w:p>
    <w:p w:rsidR="00F008EE" w:rsidRPr="00261E78" w:rsidRDefault="00F008E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t>To prevent race conditions from occurring you must make sure that the critical section is executed as an atomic instruction.</w:t>
      </w:r>
      <w:r w:rsidRPr="00261E78">
        <w:rPr>
          <w:color w:val="000000"/>
          <w:szCs w:val="21"/>
          <w:shd w:val="clear" w:color="auto" w:fill="FFFFFF"/>
        </w:rPr>
        <w:t xml:space="preserve"> That means that once a single thread is executing it, no other threads can execute it until the first thread has left the critical section.</w:t>
      </w:r>
    </w:p>
    <w:p w:rsidR="00463289" w:rsidRPr="00261E78" w:rsidRDefault="00F008E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t>Race conditions can be avoided by proper thread synchronization in critical sections.</w:t>
      </w:r>
      <w:r w:rsidRPr="00261E78">
        <w:rPr>
          <w:color w:val="000000"/>
          <w:szCs w:val="21"/>
          <w:shd w:val="clear" w:color="auto" w:fill="FFFFFF"/>
        </w:rPr>
        <w:t xml:space="preserve"> Thread synchronization can be achieved using a synchronized block of Java code. Thread synchronization can also be achieved using other synchronization constructs like locks or atomic variables like java.util.concurrent.atomic.AtomicInteger.</w:t>
      </w:r>
      <w:r w:rsidR="00C63AC1" w:rsidRPr="00261E78">
        <w:rPr>
          <w:color w:val="000000"/>
          <w:szCs w:val="21"/>
          <w:shd w:val="clear" w:color="auto" w:fill="FFFFFF"/>
        </w:rPr>
        <w:tab/>
      </w:r>
    </w:p>
    <w:p w:rsidR="00C63AC1" w:rsidRPr="00261E78" w:rsidRDefault="00C63AC1" w:rsidP="008315F6">
      <w:pPr>
        <w:autoSpaceDE w:val="0"/>
        <w:autoSpaceDN w:val="0"/>
        <w:adjustRightInd w:val="0"/>
        <w:ind w:leftChars="300" w:left="630"/>
        <w:jc w:val="left"/>
        <w:rPr>
          <w:color w:val="000000"/>
          <w:szCs w:val="21"/>
          <w:shd w:val="clear" w:color="auto" w:fill="FFFFFF"/>
        </w:rPr>
      </w:pPr>
    </w:p>
    <w:p w:rsidR="00AB411E" w:rsidRPr="00261E78" w:rsidRDefault="00CC67E8" w:rsidP="008315F6">
      <w:pPr>
        <w:autoSpaceDE w:val="0"/>
        <w:autoSpaceDN w:val="0"/>
        <w:adjustRightInd w:val="0"/>
        <w:ind w:leftChars="200" w:left="420" w:firstLineChars="100" w:firstLine="210"/>
        <w:jc w:val="left"/>
        <w:rPr>
          <w:color w:val="000000"/>
          <w:szCs w:val="21"/>
          <w:shd w:val="clear" w:color="auto" w:fill="FFFFFF"/>
        </w:rPr>
      </w:pPr>
      <w:r>
        <w:rPr>
          <w:color w:val="000000"/>
          <w:szCs w:val="21"/>
          <w:shd w:val="clear" w:color="auto" w:fill="FFFFFF"/>
        </w:rPr>
        <w:t>(</w:t>
      </w:r>
      <w:r>
        <w:rPr>
          <w:rFonts w:hint="eastAsia"/>
          <w:color w:val="000000"/>
          <w:szCs w:val="21"/>
          <w:shd w:val="clear" w:color="auto" w:fill="FFFFFF"/>
        </w:rPr>
        <w:t>9</w:t>
      </w:r>
      <w:r w:rsidR="00AB7FB7" w:rsidRPr="00261E78">
        <w:rPr>
          <w:color w:val="000000"/>
          <w:szCs w:val="21"/>
          <w:shd w:val="clear" w:color="auto" w:fill="FFFFFF"/>
        </w:rPr>
        <w:t xml:space="preserve">) </w:t>
      </w:r>
      <w:r w:rsidR="00AB411E" w:rsidRPr="00261E78">
        <w:rPr>
          <w:color w:val="000000"/>
          <w:szCs w:val="21"/>
          <w:shd w:val="clear" w:color="auto" w:fill="FFFFFF"/>
        </w:rPr>
        <w:t>Thread safety and shared resource</w:t>
      </w:r>
    </w:p>
    <w:p w:rsidR="00171636" w:rsidRPr="00CC67E8" w:rsidRDefault="00BA47EA" w:rsidP="008315F6">
      <w:pPr>
        <w:autoSpaceDE w:val="0"/>
        <w:autoSpaceDN w:val="0"/>
        <w:adjustRightInd w:val="0"/>
        <w:ind w:leftChars="400" w:left="840" w:firstLineChars="100" w:firstLine="210"/>
        <w:jc w:val="left"/>
        <w:rPr>
          <w:color w:val="000000"/>
          <w:szCs w:val="21"/>
          <w:shd w:val="clear" w:color="auto" w:fill="FFFFFF"/>
        </w:rPr>
      </w:pPr>
      <w:hyperlink r:id="rId112" w:history="1">
        <w:r w:rsidR="007179FC" w:rsidRPr="00CC67E8">
          <w:rPr>
            <w:rStyle w:val="Hyperlink"/>
            <w:szCs w:val="21"/>
            <w:shd w:val="clear" w:color="auto" w:fill="FFFFFF"/>
          </w:rPr>
          <w:t>http://tutorials.jenkov.com/java-concurrency/thread-safety.html</w:t>
        </w:r>
      </w:hyperlink>
      <w:r w:rsidR="007179FC" w:rsidRPr="00CC67E8">
        <w:rPr>
          <w:color w:val="000000"/>
          <w:szCs w:val="21"/>
          <w:shd w:val="clear" w:color="auto" w:fill="FFFFFF"/>
        </w:rPr>
        <w:t xml:space="preserve"> </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yellow"/>
          <w:shd w:val="clear" w:color="auto" w:fill="FFFFFF"/>
        </w:rPr>
        <w:t>Local Variables</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lastRenderedPageBreak/>
        <w:t>Local variables are stored in each thread's own stack. That means that local variables are never shared between threads. That also means that all local primitive variables are thread safe. Here is an example of a thread safe local primitive variable:</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public void someMethod(){</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long threadSafeInt = 0;</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threadSafeInt++;</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171636" w:rsidRPr="00261E78" w:rsidRDefault="00171636" w:rsidP="008315F6">
      <w:pPr>
        <w:autoSpaceDE w:val="0"/>
        <w:autoSpaceDN w:val="0"/>
        <w:adjustRightInd w:val="0"/>
        <w:ind w:leftChars="200" w:left="420" w:firstLineChars="432" w:firstLine="907"/>
        <w:jc w:val="left"/>
        <w:rPr>
          <w:color w:val="000000"/>
          <w:szCs w:val="21"/>
          <w:shd w:val="clear" w:color="auto" w:fill="FFFFFF"/>
        </w:rPr>
      </w:pPr>
    </w:p>
    <w:p w:rsidR="00171636" w:rsidRPr="00261E78" w:rsidRDefault="00171636" w:rsidP="008315F6">
      <w:pPr>
        <w:autoSpaceDE w:val="0"/>
        <w:autoSpaceDN w:val="0"/>
        <w:adjustRightInd w:val="0"/>
        <w:ind w:leftChars="200" w:left="420" w:firstLineChars="200" w:firstLine="420"/>
        <w:jc w:val="left"/>
        <w:rPr>
          <w:color w:val="000000"/>
          <w:szCs w:val="21"/>
          <w:shd w:val="clear" w:color="auto" w:fill="FFFFFF"/>
        </w:rPr>
      </w:pPr>
      <w:r w:rsidRPr="00261E78">
        <w:rPr>
          <w:color w:val="000000"/>
          <w:szCs w:val="21"/>
          <w:highlight w:val="yellow"/>
          <w:shd w:val="clear" w:color="auto" w:fill="FFFFFF"/>
        </w:rPr>
        <w:t>Local Object References</w:t>
      </w:r>
    </w:p>
    <w:p w:rsidR="00171636" w:rsidRPr="00261E78" w:rsidRDefault="00171636" w:rsidP="008315F6">
      <w:pPr>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Local references to objects are a bit different. The reference itself is not shared. The object referenced however, is not stored in each threads's local stack. </w:t>
      </w:r>
      <w:r w:rsidRPr="00261E78">
        <w:rPr>
          <w:color w:val="000000"/>
          <w:szCs w:val="21"/>
          <w:highlight w:val="green"/>
          <w:shd w:val="clear" w:color="auto" w:fill="FFFFFF"/>
        </w:rPr>
        <w:t>All objects are stored in the shared heap.</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t xml:space="preserve">If an object created locally </w:t>
      </w:r>
      <w:r w:rsidRPr="00261E78">
        <w:rPr>
          <w:color w:val="000000"/>
          <w:szCs w:val="21"/>
          <w:highlight w:val="magenta"/>
          <w:shd w:val="clear" w:color="auto" w:fill="FFFFFF"/>
        </w:rPr>
        <w:t>never escapes</w:t>
      </w:r>
      <w:r w:rsidRPr="00261E78">
        <w:rPr>
          <w:color w:val="000000"/>
          <w:szCs w:val="21"/>
          <w:highlight w:val="green"/>
          <w:shd w:val="clear" w:color="auto" w:fill="FFFFFF"/>
        </w:rPr>
        <w:t xml:space="preserve"> the method it was created in, it is thread safe.</w:t>
      </w:r>
      <w:r w:rsidRPr="00261E78">
        <w:rPr>
          <w:color w:val="000000"/>
          <w:szCs w:val="21"/>
          <w:shd w:val="clear" w:color="auto" w:fill="FFFFFF"/>
        </w:rPr>
        <w:t xml:space="preserve"> In fact you can also pass it on to other methods and objects as long as none of these methods or objects make the passed object available to other threads.</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Here is an example of a thread safe local object:</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public void someMethod(){</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LocalObject localObject = new LocalObject();</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localObject.callMethod();</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method2(localObject);</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171636" w:rsidRPr="00261E78" w:rsidRDefault="00171636" w:rsidP="008315F6">
      <w:pPr>
        <w:autoSpaceDE w:val="0"/>
        <w:autoSpaceDN w:val="0"/>
        <w:adjustRightInd w:val="0"/>
        <w:ind w:leftChars="200" w:left="420" w:firstLineChars="432" w:firstLine="907"/>
        <w:jc w:val="left"/>
        <w:rPr>
          <w:color w:val="000000"/>
          <w:szCs w:val="21"/>
          <w:shd w:val="clear" w:color="auto" w:fill="FFFFFF"/>
        </w:rPr>
      </w:pPr>
      <w:r w:rsidRPr="00261E78">
        <w:rPr>
          <w:color w:val="000000"/>
          <w:szCs w:val="21"/>
          <w:shd w:val="clear" w:color="auto" w:fill="FFFFFF"/>
        </w:rPr>
        <w:t>public void method2(LocalObject localObject){</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localObject.setValue("value");</w:t>
      </w:r>
    </w:p>
    <w:p w:rsidR="00171636" w:rsidRPr="00261E78" w:rsidRDefault="00171636"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 xml:space="preserve">The LocalObject instance in this example is not returned from the method, nor is it passed to any other objects that are accessible from outside the someMethod() method. </w:t>
      </w:r>
      <w:r w:rsidRPr="00261E78">
        <w:rPr>
          <w:color w:val="000000"/>
          <w:szCs w:val="21"/>
          <w:highlight w:val="green"/>
          <w:shd w:val="clear" w:color="auto" w:fill="FFFFFF"/>
        </w:rPr>
        <w:t>Each thread executing the someMethod() method will create its own LocalObject instance and assign it to the localObject reference.</w:t>
      </w:r>
      <w:r w:rsidRPr="00261E78">
        <w:rPr>
          <w:color w:val="000000"/>
          <w:szCs w:val="21"/>
          <w:shd w:val="clear" w:color="auto" w:fill="FFFFFF"/>
        </w:rPr>
        <w:t xml:space="preserve"> Therefore the use of the LocalObject here is thread safe.</w:t>
      </w:r>
    </w:p>
    <w:p w:rsidR="00171636"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In fact, the whole method someMethod() is thread safe. Even if the LocalObject instance is passed as parameter to other methods in the same class, or in other classes, the use of it is thread safe.</w:t>
      </w:r>
    </w:p>
    <w:p w:rsidR="007179FC" w:rsidRPr="00261E78" w:rsidRDefault="00171636"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cyan"/>
          <w:shd w:val="clear" w:color="auto" w:fill="FFFFFF"/>
        </w:rPr>
        <w:t>The only exception is of course, if one of the methods called with the LocalObject as parameter, stores the LocalObject instance in a way that allows access to it from other threads.</w:t>
      </w: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p>
    <w:p w:rsidR="009728DB" w:rsidRPr="00261E78" w:rsidRDefault="009728DB" w:rsidP="008315F6">
      <w:pPr>
        <w:autoSpaceDE w:val="0"/>
        <w:autoSpaceDN w:val="0"/>
        <w:adjustRightInd w:val="0"/>
        <w:ind w:leftChars="200" w:left="420" w:firstLineChars="200" w:firstLine="420"/>
        <w:jc w:val="left"/>
        <w:rPr>
          <w:color w:val="000000"/>
          <w:szCs w:val="21"/>
          <w:shd w:val="clear" w:color="auto" w:fill="FFFFFF"/>
        </w:rPr>
      </w:pPr>
      <w:r w:rsidRPr="00261E78">
        <w:rPr>
          <w:color w:val="000000"/>
          <w:szCs w:val="21"/>
          <w:highlight w:val="yellow"/>
          <w:shd w:val="clear" w:color="auto" w:fill="FFFFFF"/>
        </w:rPr>
        <w:t>Object Member Variables</w:t>
      </w: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Object member variables (fields) are stored on the heap along with the object. Therefore, if two threads call a method on the same object instance and this method updates object member variables, the method is not thread safe. Here is an example of a method that is not thread safe:</w:t>
      </w:r>
    </w:p>
    <w:p w:rsidR="009728DB" w:rsidRPr="00261E78" w:rsidRDefault="009728DB" w:rsidP="008315F6">
      <w:pPr>
        <w:pStyle w:val="ListParagraph"/>
        <w:autoSpaceDE w:val="0"/>
        <w:autoSpaceDN w:val="0"/>
        <w:adjustRightInd w:val="0"/>
        <w:ind w:leftChars="557" w:left="1170" w:firstLineChars="0" w:firstLine="120"/>
        <w:jc w:val="left"/>
        <w:rPr>
          <w:color w:val="000000"/>
          <w:szCs w:val="21"/>
          <w:shd w:val="clear" w:color="auto" w:fill="FFFFFF"/>
        </w:rPr>
      </w:pPr>
      <w:r w:rsidRPr="00261E78">
        <w:rPr>
          <w:color w:val="000000"/>
          <w:szCs w:val="21"/>
          <w:shd w:val="clear" w:color="auto" w:fill="FFFFFF"/>
        </w:rPr>
        <w:lastRenderedPageBreak/>
        <w:t>public class NotThreadSafe{</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StringBuilder builder = new StringBuilder();</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add(String text){</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this.builder.append(text);</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cyan"/>
          <w:shd w:val="clear" w:color="auto" w:fill="FFFFFF"/>
        </w:rPr>
        <w:t>If two threads call the add() method simultaneously on the same NotThreadSafe instance then it leads to race conditions.</w:t>
      </w:r>
      <w:r w:rsidRPr="00261E78">
        <w:rPr>
          <w:color w:val="000000"/>
          <w:szCs w:val="21"/>
          <w:shd w:val="clear" w:color="auto" w:fill="FFFFFF"/>
        </w:rPr>
        <w:t xml:space="preserve"> For instance:</w:t>
      </w:r>
    </w:p>
    <w:p w:rsidR="009728DB" w:rsidRPr="00261E78" w:rsidRDefault="009728DB" w:rsidP="008315F6">
      <w:pPr>
        <w:autoSpaceDE w:val="0"/>
        <w:autoSpaceDN w:val="0"/>
        <w:adjustRightInd w:val="0"/>
        <w:ind w:leftChars="330" w:left="693" w:firstLineChars="297" w:firstLine="624"/>
        <w:jc w:val="left"/>
        <w:rPr>
          <w:color w:val="000000"/>
          <w:szCs w:val="21"/>
          <w:shd w:val="clear" w:color="auto" w:fill="FFFFFF"/>
        </w:rPr>
      </w:pPr>
      <w:r w:rsidRPr="00261E78">
        <w:rPr>
          <w:color w:val="000000"/>
          <w:szCs w:val="21"/>
          <w:shd w:val="clear" w:color="auto" w:fill="FFFFFF"/>
        </w:rPr>
        <w:t>NotThreadSafe sharedInstance = new NotThreadSafe();</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new Thread(new MyRunnable(</w:t>
      </w:r>
      <w:r w:rsidRPr="00261E78">
        <w:rPr>
          <w:color w:val="000000"/>
          <w:szCs w:val="21"/>
          <w:highlight w:val="cyan"/>
          <w:shd w:val="clear" w:color="auto" w:fill="FFFFFF"/>
        </w:rPr>
        <w:t>sharedInstance</w:t>
      </w:r>
      <w:r w:rsidRPr="00261E78">
        <w:rPr>
          <w:color w:val="000000"/>
          <w:szCs w:val="21"/>
          <w:shd w:val="clear" w:color="auto" w:fill="FFFFFF"/>
        </w:rPr>
        <w:t>)).start();</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new Thread(new MyRunnable(</w:t>
      </w:r>
      <w:r w:rsidRPr="00261E78">
        <w:rPr>
          <w:color w:val="000000"/>
          <w:szCs w:val="21"/>
          <w:highlight w:val="cyan"/>
          <w:shd w:val="clear" w:color="auto" w:fill="FFFFFF"/>
        </w:rPr>
        <w:t>sharedInstance</w:t>
      </w:r>
      <w:r w:rsidRPr="00261E78">
        <w:rPr>
          <w:color w:val="000000"/>
          <w:szCs w:val="21"/>
          <w:shd w:val="clear" w:color="auto" w:fill="FFFFFF"/>
        </w:rPr>
        <w:t>)).start();</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public class MyRunnable implements Runnable{</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NotThreadSafe instance = null;</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MyRunnable(NotThreadSafe instance){</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this.instance = instance;</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void run(){</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this.instance.add("some text");</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Notice how the two MyRunnable instances share the same NotThreadSafe instance. Therefore, when they call the add() method on the NotThreadSafe instance it leads to race condition.</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t>However, if two threads call the add() method simultaneously on different instances then it does not lead to race condition.</w:t>
      </w:r>
      <w:r w:rsidRPr="00261E78">
        <w:rPr>
          <w:color w:val="000000"/>
          <w:szCs w:val="21"/>
          <w:shd w:val="clear" w:color="auto" w:fill="FFFFFF"/>
        </w:rPr>
        <w:t xml:space="preserve"> Here is the example from before, but slightly modified:</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new Thread(new MyRunnable(</w:t>
      </w:r>
      <w:r w:rsidRPr="00261E78">
        <w:rPr>
          <w:color w:val="000000"/>
          <w:szCs w:val="21"/>
          <w:highlight w:val="green"/>
          <w:shd w:val="clear" w:color="auto" w:fill="FFFFFF"/>
        </w:rPr>
        <w:t>new NotThreadSafe()</w:t>
      </w:r>
      <w:r w:rsidRPr="00261E78">
        <w:rPr>
          <w:color w:val="000000"/>
          <w:szCs w:val="21"/>
          <w:shd w:val="clear" w:color="auto" w:fill="FFFFFF"/>
        </w:rPr>
        <w:t>)).start();</w:t>
      </w:r>
    </w:p>
    <w:p w:rsidR="009728DB" w:rsidRPr="00261E78" w:rsidRDefault="009728DB"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new Thread(new MyRunnable(</w:t>
      </w:r>
      <w:r w:rsidRPr="00261E78">
        <w:rPr>
          <w:color w:val="000000"/>
          <w:szCs w:val="21"/>
          <w:highlight w:val="green"/>
          <w:shd w:val="clear" w:color="auto" w:fill="FFFFFF"/>
        </w:rPr>
        <w:t>new NotThreadSafe()</w:t>
      </w:r>
      <w:r w:rsidRPr="00261E78">
        <w:rPr>
          <w:color w:val="000000"/>
          <w:szCs w:val="21"/>
          <w:shd w:val="clear" w:color="auto" w:fill="FFFFFF"/>
        </w:rPr>
        <w:t>)).start();</w:t>
      </w:r>
    </w:p>
    <w:p w:rsidR="009728DB" w:rsidRPr="00261E78" w:rsidRDefault="009728D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Now the two threads have each their own instance of NotThreadSafe so their calls to the add method doesn't interfere with each other. The code does not have race condition anymore. So, even if an object is not thread safe it can still be used in a way that doesn't lead to race condition.</w:t>
      </w:r>
    </w:p>
    <w:p w:rsidR="00C63AC1" w:rsidRPr="00261E78" w:rsidRDefault="00C63AC1" w:rsidP="008315F6">
      <w:pPr>
        <w:autoSpaceDE w:val="0"/>
        <w:autoSpaceDN w:val="0"/>
        <w:adjustRightInd w:val="0"/>
        <w:ind w:leftChars="300" w:left="630"/>
        <w:jc w:val="left"/>
        <w:rPr>
          <w:color w:val="000000"/>
          <w:szCs w:val="21"/>
          <w:shd w:val="clear" w:color="auto" w:fill="FFFFFF"/>
        </w:rPr>
      </w:pPr>
    </w:p>
    <w:p w:rsidR="001B6C73" w:rsidRPr="00261E78" w:rsidRDefault="00CC67E8" w:rsidP="008315F6">
      <w:pPr>
        <w:autoSpaceDE w:val="0"/>
        <w:autoSpaceDN w:val="0"/>
        <w:adjustRightInd w:val="0"/>
        <w:ind w:leftChars="271" w:left="569"/>
        <w:jc w:val="left"/>
        <w:rPr>
          <w:color w:val="000000"/>
          <w:szCs w:val="21"/>
          <w:shd w:val="clear" w:color="auto" w:fill="FFFFFF"/>
        </w:rPr>
      </w:pPr>
      <w:r>
        <w:rPr>
          <w:color w:val="000000"/>
          <w:szCs w:val="21"/>
          <w:shd w:val="clear" w:color="auto" w:fill="FFFFFF"/>
        </w:rPr>
        <w:t>(</w:t>
      </w:r>
      <w:r>
        <w:rPr>
          <w:rFonts w:hint="eastAsia"/>
          <w:color w:val="000000"/>
          <w:szCs w:val="21"/>
          <w:shd w:val="clear" w:color="auto" w:fill="FFFFFF"/>
        </w:rPr>
        <w:t>10</w:t>
      </w:r>
      <w:r w:rsidR="00AB7FB7" w:rsidRPr="00261E78">
        <w:rPr>
          <w:color w:val="000000"/>
          <w:szCs w:val="21"/>
          <w:shd w:val="clear" w:color="auto" w:fill="FFFFFF"/>
        </w:rPr>
        <w:t xml:space="preserve">) </w:t>
      </w:r>
      <w:r w:rsidR="001B6C73" w:rsidRPr="00261E78">
        <w:rPr>
          <w:color w:val="000000"/>
          <w:szCs w:val="21"/>
          <w:shd w:val="clear" w:color="auto" w:fill="FFFFFF"/>
        </w:rPr>
        <w:t>Thread safety and immutability</w:t>
      </w:r>
    </w:p>
    <w:p w:rsidR="009570E8"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3" w:history="1">
        <w:r w:rsidR="009570E8" w:rsidRPr="00261E78">
          <w:rPr>
            <w:rStyle w:val="Hyperlink"/>
            <w:szCs w:val="21"/>
            <w:shd w:val="clear" w:color="auto" w:fill="FFFFFF"/>
          </w:rPr>
          <w:t>http://tutorials.jenkov.com/java-concurrency/thread-safety-and-immutability.html</w:t>
        </w:r>
      </w:hyperlink>
      <w:r w:rsidR="009570E8" w:rsidRPr="00261E78">
        <w:rPr>
          <w:color w:val="000000"/>
          <w:szCs w:val="21"/>
          <w:shd w:val="clear" w:color="auto" w:fill="FFFFFF"/>
        </w:rPr>
        <w:t xml:space="preserve"> </w:t>
      </w:r>
    </w:p>
    <w:p w:rsidR="001B6C73" w:rsidRPr="00261E78" w:rsidRDefault="0071286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 xml:space="preserve">Race conditions occur only if multiple threads are accessing the same resource, and one or more of the threads write to the resource. </w:t>
      </w:r>
      <w:r w:rsidRPr="00261E78">
        <w:rPr>
          <w:color w:val="000000"/>
          <w:szCs w:val="21"/>
          <w:highlight w:val="green"/>
          <w:shd w:val="clear" w:color="auto" w:fill="FFFFFF"/>
        </w:rPr>
        <w:t>If multiple threads read the same resource race conditions do not occur.</w:t>
      </w:r>
    </w:p>
    <w:p w:rsidR="00EA0B68" w:rsidRPr="00261E78" w:rsidRDefault="00EA0B68"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lastRenderedPageBreak/>
        <w:t>We can make sure that objects shared between threads are never updated by any of the threads by making the shared objects immutable</w:t>
      </w:r>
      <w:r w:rsidRPr="00261E78">
        <w:rPr>
          <w:color w:val="000000"/>
          <w:szCs w:val="21"/>
          <w:shd w:val="clear" w:color="auto" w:fill="FFFFFF"/>
        </w:rPr>
        <w:t>, and thereby thread safe. Here is an example:</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public class ImmutableValue{</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private int value = 0;</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ImmutableValue(int value){</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this.value = value;</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int getValue(){</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return this.value;</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EA0B68" w:rsidRPr="00261E78" w:rsidRDefault="00EA0B68"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9570E8" w:rsidRPr="00261E78" w:rsidRDefault="00EA0B68"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 xml:space="preserve">Notice how the value for the ImmutableValue instance is passed in the constructor. </w:t>
      </w:r>
      <w:r w:rsidRPr="00261E78">
        <w:rPr>
          <w:color w:val="000000"/>
          <w:szCs w:val="21"/>
          <w:highlight w:val="green"/>
          <w:shd w:val="clear" w:color="auto" w:fill="FFFFFF"/>
        </w:rPr>
        <w:t xml:space="preserve">Notice also how there is </w:t>
      </w:r>
      <w:r w:rsidRPr="00261E78">
        <w:rPr>
          <w:color w:val="000000"/>
          <w:szCs w:val="21"/>
          <w:highlight w:val="magenta"/>
          <w:shd w:val="clear" w:color="auto" w:fill="FFFFFF"/>
        </w:rPr>
        <w:t>no setter method</w:t>
      </w:r>
      <w:r w:rsidRPr="00261E78">
        <w:rPr>
          <w:color w:val="000000"/>
          <w:szCs w:val="21"/>
          <w:highlight w:val="green"/>
          <w:shd w:val="clear" w:color="auto" w:fill="FFFFFF"/>
        </w:rPr>
        <w:t>. Once an ImmutableValue instance is created you cannot change its value.</w:t>
      </w:r>
      <w:r w:rsidRPr="00261E78">
        <w:rPr>
          <w:color w:val="000000"/>
          <w:szCs w:val="21"/>
          <w:shd w:val="clear" w:color="auto" w:fill="FFFFFF"/>
        </w:rPr>
        <w:t xml:space="preserve"> It is immutable. You can read it however, using the getValue() method.</w:t>
      </w:r>
    </w:p>
    <w:p w:rsidR="009570E8" w:rsidRPr="00261E78" w:rsidRDefault="009570E8" w:rsidP="008315F6">
      <w:pPr>
        <w:pStyle w:val="ListParagraph"/>
        <w:autoSpaceDE w:val="0"/>
        <w:autoSpaceDN w:val="0"/>
        <w:adjustRightInd w:val="0"/>
        <w:ind w:leftChars="443" w:left="930" w:firstLineChars="0" w:firstLine="0"/>
        <w:jc w:val="left"/>
        <w:rPr>
          <w:color w:val="000000"/>
          <w:szCs w:val="21"/>
          <w:shd w:val="clear" w:color="auto" w:fill="FFFFFF"/>
        </w:rPr>
      </w:pPr>
    </w:p>
    <w:p w:rsidR="004F7CC9" w:rsidRPr="00261E78" w:rsidRDefault="004F7CC9"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yellow"/>
          <w:shd w:val="clear" w:color="auto" w:fill="FFFFFF"/>
        </w:rPr>
        <w:t>The Reference is not Thread Safe!</w:t>
      </w:r>
    </w:p>
    <w:p w:rsidR="004F7CC9" w:rsidRPr="00261E78" w:rsidRDefault="004F7CC9"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magenta"/>
          <w:shd w:val="clear" w:color="auto" w:fill="FFFFFF"/>
        </w:rPr>
        <w:t>It is important to remember, that even if an object is immutable and thereby thread safe, the reference to this object may not be thread safe.</w:t>
      </w:r>
      <w:r w:rsidRPr="00261E78">
        <w:rPr>
          <w:color w:val="000000"/>
          <w:szCs w:val="21"/>
          <w:shd w:val="clear" w:color="auto" w:fill="FFFFFF"/>
        </w:rPr>
        <w:t xml:space="preserve"> Look at this example: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public class Calculator{</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private ImmutableValue currentValue = null;</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ImmutableValue getValue(){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return currentValue;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void setValue(ImmutableValue newValue){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this.currentValue = newValue;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void add(int newValue){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this.currentValue = this.currentValue.add(newValue);</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4F7CC9" w:rsidRPr="00261E78" w:rsidRDefault="004F7CC9"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4F7CC9" w:rsidRPr="00261E78" w:rsidRDefault="004F7CC9"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 xml:space="preserve">The Calculator class holds a reference to an ImmutableValue instance. Notice how it is possible to change that reference through both the setValue() and add() methods. </w:t>
      </w:r>
      <w:r w:rsidRPr="00261E78">
        <w:rPr>
          <w:color w:val="000000"/>
          <w:szCs w:val="21"/>
          <w:highlight w:val="magenta"/>
          <w:shd w:val="clear" w:color="auto" w:fill="FFFFFF"/>
        </w:rPr>
        <w:t>Therefore, even if the Calculator class uses an immutable object internally, it is not itself immutable, and therefore not thread safe.</w:t>
      </w:r>
      <w:r w:rsidRPr="00261E78">
        <w:rPr>
          <w:color w:val="000000"/>
          <w:szCs w:val="21"/>
          <w:shd w:val="clear" w:color="auto" w:fill="FFFFFF"/>
        </w:rPr>
        <w:t xml:space="preserve"> In other words: T</w:t>
      </w:r>
      <w:r w:rsidRPr="00261E78">
        <w:rPr>
          <w:color w:val="000000"/>
          <w:szCs w:val="21"/>
          <w:highlight w:val="cyan"/>
          <w:shd w:val="clear" w:color="auto" w:fill="FFFFFF"/>
        </w:rPr>
        <w:t>he ImmutableValue class is thread safe</w:t>
      </w:r>
      <w:r w:rsidRPr="00261E78">
        <w:rPr>
          <w:color w:val="000000"/>
          <w:szCs w:val="21"/>
          <w:shd w:val="clear" w:color="auto" w:fill="FFFFFF"/>
        </w:rPr>
        <w:t xml:space="preserve">, </w:t>
      </w:r>
      <w:r w:rsidRPr="00261E78">
        <w:rPr>
          <w:color w:val="000000"/>
          <w:szCs w:val="21"/>
          <w:highlight w:val="cyan"/>
          <w:shd w:val="clear" w:color="auto" w:fill="FFFFFF"/>
        </w:rPr>
        <w:t>but the use of it is not</w:t>
      </w:r>
      <w:r w:rsidRPr="00261E78">
        <w:rPr>
          <w:color w:val="000000"/>
          <w:szCs w:val="21"/>
          <w:shd w:val="clear" w:color="auto" w:fill="FFFFFF"/>
        </w:rPr>
        <w:t>. This is something to keep in mind when trying to achieve thread safety through immutability.</w:t>
      </w:r>
    </w:p>
    <w:p w:rsidR="004F7CC9" w:rsidRPr="00261E78" w:rsidRDefault="004F7CC9"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t>To make the Calculator class thread safe you could have declared the getValue(), setValue(), and add() methods</w:t>
      </w:r>
      <w:r w:rsidRPr="00261E78">
        <w:rPr>
          <w:color w:val="000000"/>
          <w:szCs w:val="21"/>
          <w:highlight w:val="magenta"/>
          <w:shd w:val="clear" w:color="auto" w:fill="FFFFFF"/>
        </w:rPr>
        <w:t xml:space="preserve"> synchronized</w:t>
      </w:r>
      <w:r w:rsidRPr="00261E78">
        <w:rPr>
          <w:color w:val="000000"/>
          <w:szCs w:val="21"/>
          <w:highlight w:val="green"/>
          <w:shd w:val="clear" w:color="auto" w:fill="FFFFFF"/>
        </w:rPr>
        <w:t>.</w:t>
      </w:r>
    </w:p>
    <w:p w:rsidR="005111AE" w:rsidRPr="00261E78" w:rsidRDefault="005111AE" w:rsidP="008315F6">
      <w:pPr>
        <w:autoSpaceDE w:val="0"/>
        <w:autoSpaceDN w:val="0"/>
        <w:adjustRightInd w:val="0"/>
        <w:ind w:leftChars="200" w:left="420"/>
        <w:jc w:val="left"/>
        <w:rPr>
          <w:color w:val="000000"/>
          <w:szCs w:val="21"/>
          <w:shd w:val="clear" w:color="auto" w:fill="FFFFFF"/>
        </w:rPr>
      </w:pPr>
    </w:p>
    <w:p w:rsidR="00463289" w:rsidRPr="00261E78" w:rsidRDefault="00CC67E8" w:rsidP="008315F6">
      <w:pPr>
        <w:autoSpaceDE w:val="0"/>
        <w:autoSpaceDN w:val="0"/>
        <w:adjustRightInd w:val="0"/>
        <w:ind w:leftChars="271" w:left="569"/>
        <w:jc w:val="left"/>
        <w:rPr>
          <w:color w:val="000000"/>
          <w:szCs w:val="21"/>
          <w:shd w:val="clear" w:color="auto" w:fill="FFFFFF"/>
        </w:rPr>
      </w:pPr>
      <w:r>
        <w:rPr>
          <w:color w:val="000000"/>
          <w:szCs w:val="21"/>
          <w:shd w:val="clear" w:color="auto" w:fill="FFFFFF"/>
        </w:rPr>
        <w:lastRenderedPageBreak/>
        <w:t>(1</w:t>
      </w:r>
      <w:r>
        <w:rPr>
          <w:rFonts w:hint="eastAsia"/>
          <w:color w:val="000000"/>
          <w:szCs w:val="21"/>
          <w:shd w:val="clear" w:color="auto" w:fill="FFFFFF"/>
        </w:rPr>
        <w:t>1</w:t>
      </w:r>
      <w:r w:rsidR="00AB7FB7" w:rsidRPr="00261E78">
        <w:rPr>
          <w:color w:val="000000"/>
          <w:szCs w:val="21"/>
          <w:shd w:val="clear" w:color="auto" w:fill="FFFFFF"/>
        </w:rPr>
        <w:t xml:space="preserve">) </w:t>
      </w:r>
      <w:r w:rsidR="0092543E" w:rsidRPr="00261E78">
        <w:rPr>
          <w:color w:val="000000"/>
          <w:szCs w:val="21"/>
          <w:shd w:val="clear" w:color="auto" w:fill="FFFFFF"/>
        </w:rPr>
        <w:t xml:space="preserve">Blocking Queue implementation with wait() and notifyAll() </w:t>
      </w:r>
    </w:p>
    <w:p w:rsidR="0092543E"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4" w:history="1">
        <w:r w:rsidR="0092543E" w:rsidRPr="00261E78">
          <w:rPr>
            <w:rStyle w:val="Hyperlink"/>
            <w:szCs w:val="21"/>
            <w:shd w:val="clear" w:color="auto" w:fill="FFFFFF"/>
          </w:rPr>
          <w:t>http://tutorials.jenkov.com/java-concurrency/blocking-queues.html</w:t>
        </w:r>
      </w:hyperlink>
      <w:r w:rsidR="0092543E" w:rsidRPr="00261E78">
        <w:rPr>
          <w:color w:val="000000"/>
          <w:szCs w:val="21"/>
          <w:shd w:val="clear" w:color="auto" w:fill="FFFFFF"/>
        </w:rPr>
        <w:t xml:space="preserve"> </w:t>
      </w:r>
    </w:p>
    <w:p w:rsidR="00733262" w:rsidRPr="00261E78" w:rsidRDefault="0003009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 xml:space="preserve">A blocking queue is a queue that blocks when you try to dequeue from it and the queue is empty, or if you try to enqueue items to it and the queue is already full. </w:t>
      </w:r>
      <w:r w:rsidRPr="00261E78">
        <w:rPr>
          <w:color w:val="000000"/>
          <w:szCs w:val="21"/>
          <w:highlight w:val="yellow"/>
          <w:shd w:val="clear" w:color="auto" w:fill="FFFFFF"/>
        </w:rPr>
        <w:t>A thread trying to dequeue from an empty queue is blocked until some other thread inserts an item into the queue. A thread trying to enqueue an item in a full queue is blocked until some other thread makes space in the queue, either by dequeuing one or more items or clearing the queue completely</w:t>
      </w:r>
      <w:r w:rsidRPr="00261E78">
        <w:rPr>
          <w:color w:val="000000"/>
          <w:szCs w:val="21"/>
          <w:shd w:val="clear" w:color="auto" w:fill="FFFFFF"/>
        </w:rPr>
        <w:t>.</w:t>
      </w:r>
    </w:p>
    <w:p w:rsidR="0003009E" w:rsidRPr="00261E78" w:rsidRDefault="0003009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Here is a diagram showing two threads cooperating via a blocking queue:</w:t>
      </w:r>
    </w:p>
    <w:p w:rsidR="0003009E" w:rsidRPr="00261E78" w:rsidRDefault="0003009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noProof/>
          <w:szCs w:val="21"/>
        </w:rPr>
        <w:drawing>
          <wp:inline distT="0" distB="0" distL="0" distR="0" wp14:anchorId="74887857" wp14:editId="327D8CE7">
            <wp:extent cx="4392295" cy="1677035"/>
            <wp:effectExtent l="0" t="0" r="8255" b="0"/>
            <wp:docPr id="8" name="图片 8" descr="A BlockingQueue with one thread putting into it, and another thread taking fro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ockingQueue with one thread putting into it, and another thread taking from i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92295" cy="1677035"/>
                    </a:xfrm>
                    <a:prstGeom prst="rect">
                      <a:avLst/>
                    </a:prstGeom>
                    <a:noFill/>
                    <a:ln>
                      <a:noFill/>
                    </a:ln>
                  </pic:spPr>
                </pic:pic>
              </a:graphicData>
            </a:graphic>
          </wp:inline>
        </w:drawing>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public class BlockingQueue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private List queue = new LinkedList();</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private int  limit = 10;</w:t>
      </w:r>
    </w:p>
    <w:p w:rsidR="0003009E" w:rsidRPr="00261E78" w:rsidRDefault="0003009E" w:rsidP="008315F6">
      <w:pPr>
        <w:pStyle w:val="ListParagraph"/>
        <w:autoSpaceDE w:val="0"/>
        <w:autoSpaceDN w:val="0"/>
        <w:adjustRightInd w:val="0"/>
        <w:ind w:leftChars="443" w:left="930"/>
        <w:jc w:val="left"/>
        <w:rPr>
          <w:color w:val="000000"/>
          <w:szCs w:val="21"/>
          <w:highlight w:val="green"/>
          <w:shd w:val="clear" w:color="auto" w:fill="FFFFFF"/>
        </w:rPr>
      </w:pPr>
      <w:r w:rsidRPr="00261E78">
        <w:rPr>
          <w:color w:val="000000"/>
          <w:szCs w:val="21"/>
          <w:shd w:val="clear" w:color="auto" w:fill="FFFFFF"/>
        </w:rPr>
        <w:t xml:space="preserve">  </w:t>
      </w:r>
      <w:r w:rsidRPr="00261E78">
        <w:rPr>
          <w:color w:val="000000"/>
          <w:szCs w:val="21"/>
          <w:highlight w:val="green"/>
          <w:shd w:val="clear" w:color="auto" w:fill="FFFFFF"/>
        </w:rPr>
        <w:t>public BlockingQueue(int limit){</w:t>
      </w:r>
    </w:p>
    <w:p w:rsidR="0003009E" w:rsidRPr="00261E78" w:rsidRDefault="0003009E" w:rsidP="008315F6">
      <w:pPr>
        <w:pStyle w:val="ListParagraph"/>
        <w:autoSpaceDE w:val="0"/>
        <w:autoSpaceDN w:val="0"/>
        <w:adjustRightInd w:val="0"/>
        <w:ind w:leftChars="443" w:left="930"/>
        <w:jc w:val="left"/>
        <w:rPr>
          <w:color w:val="000000"/>
          <w:szCs w:val="21"/>
          <w:highlight w:val="green"/>
          <w:shd w:val="clear" w:color="auto" w:fill="FFFFFF"/>
        </w:rPr>
      </w:pPr>
      <w:r w:rsidRPr="00261E78">
        <w:rPr>
          <w:color w:val="000000"/>
          <w:szCs w:val="21"/>
          <w:highlight w:val="green"/>
          <w:shd w:val="clear" w:color="auto" w:fill="FFFFFF"/>
        </w:rPr>
        <w:t xml:space="preserve">    this.limit = limit;</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highlight w:val="green"/>
          <w:shd w:val="clear" w:color="auto" w:fill="FFFFFF"/>
        </w:rPr>
        <w:t xml:space="preserv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w:t>
      </w:r>
      <w:r w:rsidRPr="00261E78">
        <w:rPr>
          <w:color w:val="000000"/>
          <w:szCs w:val="21"/>
          <w:highlight w:val="magenta"/>
          <w:shd w:val="clear" w:color="auto" w:fill="FFFFFF"/>
        </w:rPr>
        <w:t>synchronized</w:t>
      </w:r>
      <w:r w:rsidRPr="00261E78">
        <w:rPr>
          <w:color w:val="000000"/>
          <w:szCs w:val="21"/>
          <w:shd w:val="clear" w:color="auto" w:fill="FFFFFF"/>
        </w:rPr>
        <w:t xml:space="preserve"> void enqueue(Object item)</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throws InterruptedException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r w:rsidRPr="00261E78">
        <w:rPr>
          <w:color w:val="000000"/>
          <w:szCs w:val="21"/>
          <w:highlight w:val="magenta"/>
          <w:shd w:val="clear" w:color="auto" w:fill="FFFFFF"/>
        </w:rPr>
        <w:t>while(</w:t>
      </w:r>
      <w:r w:rsidRPr="00261E78">
        <w:rPr>
          <w:color w:val="000000"/>
          <w:szCs w:val="21"/>
          <w:highlight w:val="green"/>
          <w:shd w:val="clear" w:color="auto" w:fill="FFFFFF"/>
        </w:rPr>
        <w:t>this.queue.size() == this.limit</w:t>
      </w:r>
      <w:r w:rsidRPr="00261E78">
        <w:rPr>
          <w:color w:val="000000"/>
          <w:szCs w:val="21"/>
          <w:shd w:val="clear" w:color="auto" w:fill="FFFFFF"/>
        </w:rPr>
        <w:t>)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r w:rsidRPr="00261E78">
        <w:rPr>
          <w:color w:val="000000"/>
          <w:szCs w:val="21"/>
          <w:highlight w:val="yellow"/>
          <w:shd w:val="clear" w:color="auto" w:fill="FFFFFF"/>
        </w:rPr>
        <w:t>wait();</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if(this.queue.size() == 0)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r w:rsidRPr="00261E78">
        <w:rPr>
          <w:color w:val="000000"/>
          <w:szCs w:val="21"/>
          <w:highlight w:val="yellow"/>
          <w:shd w:val="clear" w:color="auto" w:fill="FFFFFF"/>
        </w:rPr>
        <w:t>notifyAll();</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this.queue.add(item);</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w:t>
      </w:r>
      <w:r w:rsidRPr="00261E78">
        <w:rPr>
          <w:color w:val="000000"/>
          <w:szCs w:val="21"/>
          <w:highlight w:val="magenta"/>
          <w:shd w:val="clear" w:color="auto" w:fill="FFFFFF"/>
        </w:rPr>
        <w:t>synchronized</w:t>
      </w:r>
      <w:r w:rsidRPr="00261E78">
        <w:rPr>
          <w:color w:val="000000"/>
          <w:szCs w:val="21"/>
          <w:shd w:val="clear" w:color="auto" w:fill="FFFFFF"/>
        </w:rPr>
        <w:t xml:space="preserve"> Object dequeue()</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throws InterruptedException{</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r w:rsidRPr="00261E78">
        <w:rPr>
          <w:color w:val="000000"/>
          <w:szCs w:val="21"/>
          <w:highlight w:val="magenta"/>
          <w:shd w:val="clear" w:color="auto" w:fill="FFFFFF"/>
        </w:rPr>
        <w:t>while</w:t>
      </w:r>
      <w:r w:rsidRPr="00261E78">
        <w:rPr>
          <w:color w:val="000000"/>
          <w:szCs w:val="21"/>
          <w:highlight w:val="green"/>
          <w:shd w:val="clear" w:color="auto" w:fill="FFFFFF"/>
        </w:rPr>
        <w:t>(this.queue.size() == 0)</w:t>
      </w:r>
      <w:r w:rsidRPr="00261E78">
        <w:rPr>
          <w:color w:val="000000"/>
          <w:szCs w:val="21"/>
          <w:shd w:val="clear" w:color="auto" w:fill="FFFFFF"/>
        </w:rPr>
        <w:t>{</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r w:rsidRPr="00261E78">
        <w:rPr>
          <w:color w:val="000000"/>
          <w:szCs w:val="21"/>
          <w:highlight w:val="yellow"/>
          <w:shd w:val="clear" w:color="auto" w:fill="FFFFFF"/>
        </w:rPr>
        <w:t>wait();</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if(this.queue.size() == this.limit){</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r w:rsidRPr="00261E78">
        <w:rPr>
          <w:color w:val="000000"/>
          <w:szCs w:val="21"/>
          <w:highlight w:val="yellow"/>
          <w:shd w:val="clear" w:color="auto" w:fill="FFFFFF"/>
        </w:rPr>
        <w:t>notifyAll();</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return this.queue.remove(0);</w:t>
      </w:r>
    </w:p>
    <w:p w:rsidR="0003009E" w:rsidRPr="00261E78" w:rsidRDefault="0003009E"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03009E" w:rsidRPr="00261E78" w:rsidRDefault="0003009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lastRenderedPageBreak/>
        <w:t>}</w:t>
      </w:r>
    </w:p>
    <w:p w:rsidR="0003009E" w:rsidRPr="00261E78" w:rsidRDefault="0003009E"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highlight w:val="green"/>
          <w:shd w:val="clear" w:color="auto" w:fill="FFFFFF"/>
        </w:rPr>
        <w:t>Notice how notifyAll() is only called from enqueue() and dequeue() if the queue size is equal to the size bounds (0 or limit)</w:t>
      </w:r>
      <w:r w:rsidRPr="00261E78">
        <w:rPr>
          <w:color w:val="000000"/>
          <w:szCs w:val="21"/>
          <w:shd w:val="clear" w:color="auto" w:fill="FFFFFF"/>
        </w:rPr>
        <w:t>. If the queue size is not equal to either bound when enqueue() or dequeue() is called, there can be no threads waiting to either enqueue or dequeue items</w:t>
      </w:r>
    </w:p>
    <w:p w:rsidR="002E425B" w:rsidRPr="00261E78" w:rsidRDefault="002E425B" w:rsidP="008315F6">
      <w:pPr>
        <w:autoSpaceDE w:val="0"/>
        <w:autoSpaceDN w:val="0"/>
        <w:adjustRightInd w:val="0"/>
        <w:ind w:leftChars="200" w:left="420"/>
        <w:jc w:val="left"/>
        <w:rPr>
          <w:color w:val="000000"/>
          <w:szCs w:val="21"/>
          <w:shd w:val="clear" w:color="auto" w:fill="FFFFFF"/>
        </w:rPr>
      </w:pPr>
    </w:p>
    <w:p w:rsidR="002E425B" w:rsidRPr="00261E78" w:rsidRDefault="00CC67E8" w:rsidP="008315F6">
      <w:pPr>
        <w:autoSpaceDE w:val="0"/>
        <w:autoSpaceDN w:val="0"/>
        <w:adjustRightInd w:val="0"/>
        <w:ind w:leftChars="271" w:left="569"/>
        <w:jc w:val="left"/>
        <w:rPr>
          <w:color w:val="000000"/>
          <w:szCs w:val="21"/>
          <w:shd w:val="clear" w:color="auto" w:fill="FFFFFF"/>
        </w:rPr>
      </w:pPr>
      <w:r>
        <w:rPr>
          <w:color w:val="000000"/>
          <w:szCs w:val="21"/>
          <w:shd w:val="clear" w:color="auto" w:fill="FFFFFF"/>
        </w:rPr>
        <w:t>(1</w:t>
      </w:r>
      <w:r>
        <w:rPr>
          <w:rFonts w:hint="eastAsia"/>
          <w:color w:val="000000"/>
          <w:szCs w:val="21"/>
          <w:shd w:val="clear" w:color="auto" w:fill="FFFFFF"/>
        </w:rPr>
        <w:t>2</w:t>
      </w:r>
      <w:r w:rsidR="00AB7FB7" w:rsidRPr="00261E78">
        <w:rPr>
          <w:color w:val="000000"/>
          <w:szCs w:val="21"/>
          <w:shd w:val="clear" w:color="auto" w:fill="FFFFFF"/>
        </w:rPr>
        <w:t xml:space="preserve">) </w:t>
      </w:r>
      <w:r w:rsidR="002E425B" w:rsidRPr="00261E78">
        <w:rPr>
          <w:color w:val="000000"/>
          <w:szCs w:val="21"/>
          <w:shd w:val="clear" w:color="auto" w:fill="FFFFFF"/>
        </w:rPr>
        <w:t>Where should use BlockingQueue?</w:t>
      </w:r>
    </w:p>
    <w:p w:rsidR="002E425B"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6" w:history="1">
        <w:r w:rsidR="00B43BFE" w:rsidRPr="00261E78">
          <w:rPr>
            <w:rStyle w:val="Hyperlink"/>
            <w:szCs w:val="21"/>
            <w:shd w:val="clear" w:color="auto" w:fill="FFFFFF"/>
          </w:rPr>
          <w:t>http://stackoverflow.com/questions/358457/where-should-you-use-blockingqueue-implementations-instead-of-simple-queue-imple</w:t>
        </w:r>
      </w:hyperlink>
      <w:r w:rsidR="00B43BFE" w:rsidRPr="00261E78">
        <w:rPr>
          <w:color w:val="000000"/>
          <w:szCs w:val="21"/>
          <w:shd w:val="clear" w:color="auto" w:fill="FFFFFF"/>
        </w:rPr>
        <w:t xml:space="preserve">  </w:t>
      </w:r>
    </w:p>
    <w:p w:rsidR="00DC65FB" w:rsidRPr="00261E78" w:rsidRDefault="00DC65FB" w:rsidP="008315F6">
      <w:pPr>
        <w:pStyle w:val="ListParagraph"/>
        <w:autoSpaceDE w:val="0"/>
        <w:autoSpaceDN w:val="0"/>
        <w:adjustRightInd w:val="0"/>
        <w:ind w:leftChars="443" w:left="930" w:firstLineChars="0" w:firstLine="0"/>
        <w:jc w:val="left"/>
        <w:rPr>
          <w:color w:val="000000"/>
          <w:szCs w:val="21"/>
          <w:shd w:val="clear" w:color="auto" w:fill="FFFFFF"/>
        </w:rPr>
      </w:pPr>
    </w:p>
    <w:p w:rsidR="002E425B" w:rsidRPr="00261E78" w:rsidRDefault="002E425B" w:rsidP="008315F6">
      <w:pPr>
        <w:autoSpaceDE w:val="0"/>
        <w:autoSpaceDN w:val="0"/>
        <w:adjustRightInd w:val="0"/>
        <w:ind w:leftChars="200" w:left="420"/>
        <w:jc w:val="left"/>
        <w:rPr>
          <w:color w:val="000000"/>
          <w:szCs w:val="21"/>
          <w:shd w:val="clear" w:color="auto" w:fill="FFFFFF"/>
        </w:rPr>
      </w:pPr>
    </w:p>
    <w:p w:rsidR="00C21C25" w:rsidRPr="00261E78" w:rsidRDefault="00CC67E8" w:rsidP="008315F6">
      <w:pPr>
        <w:autoSpaceDE w:val="0"/>
        <w:autoSpaceDN w:val="0"/>
        <w:adjustRightInd w:val="0"/>
        <w:ind w:leftChars="200" w:left="420" w:firstLine="420"/>
        <w:jc w:val="left"/>
        <w:rPr>
          <w:color w:val="000000"/>
          <w:szCs w:val="21"/>
          <w:shd w:val="clear" w:color="auto" w:fill="FFFFFF"/>
        </w:rPr>
      </w:pPr>
      <w:r>
        <w:rPr>
          <w:color w:val="000000"/>
          <w:szCs w:val="21"/>
          <w:shd w:val="clear" w:color="auto" w:fill="FFFFFF"/>
        </w:rPr>
        <w:t>(1</w:t>
      </w:r>
      <w:r>
        <w:rPr>
          <w:rFonts w:hint="eastAsia"/>
          <w:color w:val="000000"/>
          <w:szCs w:val="21"/>
          <w:shd w:val="clear" w:color="auto" w:fill="FFFFFF"/>
        </w:rPr>
        <w:t>3</w:t>
      </w:r>
      <w:r w:rsidR="00AB7FB7" w:rsidRPr="00261E78">
        <w:rPr>
          <w:color w:val="000000"/>
          <w:szCs w:val="21"/>
          <w:shd w:val="clear" w:color="auto" w:fill="FFFFFF"/>
        </w:rPr>
        <w:t xml:space="preserve">) </w:t>
      </w:r>
      <w:r w:rsidR="0065592A" w:rsidRPr="00261E78">
        <w:rPr>
          <w:color w:val="000000"/>
          <w:szCs w:val="21"/>
          <w:shd w:val="clear" w:color="auto" w:fill="FFFFFF"/>
        </w:rPr>
        <w:t>Wait() and notify()</w:t>
      </w:r>
      <w:r w:rsidR="00A0124B" w:rsidRPr="00261E78">
        <w:rPr>
          <w:color w:val="000000"/>
          <w:szCs w:val="21"/>
          <w:shd w:val="clear" w:color="auto" w:fill="FFFFFF"/>
        </w:rPr>
        <w:t>/notifyAll()</w:t>
      </w:r>
      <w:r w:rsidR="0065592A" w:rsidRPr="00261E78">
        <w:rPr>
          <w:color w:val="000000"/>
          <w:szCs w:val="21"/>
          <w:shd w:val="clear" w:color="auto" w:fill="FFFFFF"/>
        </w:rPr>
        <w:t xml:space="preserve"> example</w:t>
      </w:r>
    </w:p>
    <w:p w:rsidR="0065592A"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7" w:history="1">
        <w:r w:rsidR="0065592A" w:rsidRPr="00261E78">
          <w:rPr>
            <w:rStyle w:val="Hyperlink"/>
            <w:szCs w:val="21"/>
            <w:shd w:val="clear" w:color="auto" w:fill="FFFFFF"/>
          </w:rPr>
          <w:t>http://stackoverflow.com/questions/2536692/a-simple-scenario-using-wait-and-notify-in-java</w:t>
        </w:r>
      </w:hyperlink>
      <w:r w:rsidR="0065592A" w:rsidRPr="00261E78">
        <w:rPr>
          <w:color w:val="000000"/>
          <w:szCs w:val="21"/>
          <w:shd w:val="clear" w:color="auto" w:fill="FFFFFF"/>
        </w:rPr>
        <w:t xml:space="preserve"> </w:t>
      </w:r>
    </w:p>
    <w:p w:rsidR="00E338A2" w:rsidRPr="00261E78" w:rsidRDefault="00E338A2"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The wait() and notify() methods are designed to provide a mechanism to allow a thread to block until a specific condition is met. For this I assume you're wanting to write a blocking queue implementation, where you have some fixed size backing-store of elements.</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The first thing you have to do is to identify the conditions that you want the methods to wait for. In this case, you will want the put() method to block until there is free space in the store, and you will want the take() method to block until there is some element to return.</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public class BlockingQueue&lt;T&gt;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private Queue&lt;T&gt; queue = new LinkedList&lt;T&gt;();</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private int capacity;</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BlockingQueue(int capacity)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this.capacity = capacity;</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synchronized void put(T element) throws InterruptedException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while(queue.size() == capacity)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wait();</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queue.add(element);</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notify(); // notifyAll() for multiple producer/consumer threads</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public synchronized T take() throws InterruptedException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while(queue.isEmpty())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wait();</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lastRenderedPageBreak/>
        <w:t xml:space="preserve">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T item = queue.remove();</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notify(); // notifyAll() for multiple producer/consumer threads</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return item;</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 xml:space="preserve">    }</w:t>
      </w:r>
    </w:p>
    <w:p w:rsidR="00E338A2" w:rsidRPr="00261E78" w:rsidRDefault="00E338A2" w:rsidP="008315F6">
      <w:pPr>
        <w:pStyle w:val="ListParagraph"/>
        <w:autoSpaceDE w:val="0"/>
        <w:autoSpaceDN w:val="0"/>
        <w:adjustRightInd w:val="0"/>
        <w:ind w:leftChars="443" w:left="930"/>
        <w:jc w:val="left"/>
        <w:rPr>
          <w:color w:val="000000"/>
          <w:szCs w:val="21"/>
          <w:shd w:val="clear" w:color="auto" w:fill="FFFFFF"/>
        </w:rPr>
      </w:pPr>
      <w:r w:rsidRPr="00261E78">
        <w:rPr>
          <w:color w:val="000000"/>
          <w:szCs w:val="21"/>
          <w:shd w:val="clear" w:color="auto" w:fill="FFFFFF"/>
        </w:rPr>
        <w:t>}</w:t>
      </w:r>
    </w:p>
    <w:p w:rsidR="00E338A2" w:rsidRPr="00261E78" w:rsidRDefault="00E338A2"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There are a few things to note about the way in which you must use the wait and notify mechanisms.</w:t>
      </w:r>
    </w:p>
    <w:p w:rsidR="00E338A2" w:rsidRPr="00261E78" w:rsidRDefault="008B123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w:t>
      </w:r>
      <w:r w:rsidR="00007199" w:rsidRPr="00261E78">
        <w:rPr>
          <w:color w:val="000000"/>
          <w:szCs w:val="21"/>
          <w:shd w:val="clear" w:color="auto" w:fill="FFFFFF"/>
        </w:rPr>
        <w:t>a</w:t>
      </w:r>
      <w:r w:rsidRPr="00261E78">
        <w:rPr>
          <w:color w:val="000000"/>
          <w:szCs w:val="21"/>
          <w:shd w:val="clear" w:color="auto" w:fill="FFFFFF"/>
        </w:rPr>
        <w:t>)</w:t>
      </w:r>
      <w:r w:rsidR="00670164" w:rsidRPr="00261E78">
        <w:rPr>
          <w:color w:val="000000"/>
          <w:szCs w:val="21"/>
          <w:highlight w:val="yellow"/>
          <w:shd w:val="clear" w:color="auto" w:fill="FFFFFF"/>
        </w:rPr>
        <w:t>Y</w:t>
      </w:r>
      <w:r w:rsidR="00E338A2" w:rsidRPr="00261E78">
        <w:rPr>
          <w:color w:val="000000"/>
          <w:szCs w:val="21"/>
          <w:highlight w:val="yellow"/>
          <w:shd w:val="clear" w:color="auto" w:fill="FFFFFF"/>
        </w:rPr>
        <w:t>ou need to ensure that any calls to wait() or notify() are within a synchronized region of code (with the wait() and notify() calls being synchronized on the same object</w:t>
      </w:r>
      <w:r w:rsidR="001E0BBC" w:rsidRPr="00261E78">
        <w:rPr>
          <w:color w:val="000000"/>
          <w:szCs w:val="21"/>
          <w:highlight w:val="yellow"/>
          <w:shd w:val="clear" w:color="auto" w:fill="FFFFFF"/>
        </w:rPr>
        <w:t xml:space="preserve"> = </w:t>
      </w:r>
      <w:r w:rsidR="006A5908" w:rsidRPr="00261E78">
        <w:rPr>
          <w:color w:val="000000"/>
          <w:szCs w:val="21"/>
          <w:highlight w:val="yellow"/>
          <w:shd w:val="clear" w:color="auto" w:fill="FFFFFF"/>
        </w:rPr>
        <w:t>“</w:t>
      </w:r>
      <w:r w:rsidR="001E0BBC" w:rsidRPr="00261E78">
        <w:rPr>
          <w:color w:val="000000"/>
          <w:szCs w:val="21"/>
          <w:highlight w:val="yellow"/>
          <w:shd w:val="clear" w:color="auto" w:fill="FFFFFF"/>
        </w:rPr>
        <w:t>queue</w:t>
      </w:r>
      <w:r w:rsidR="006A5908" w:rsidRPr="00261E78">
        <w:rPr>
          <w:color w:val="000000"/>
          <w:szCs w:val="21"/>
          <w:highlight w:val="yellow"/>
          <w:shd w:val="clear" w:color="auto" w:fill="FFFFFF"/>
        </w:rPr>
        <w:t>”</w:t>
      </w:r>
      <w:r w:rsidR="001E0BBC" w:rsidRPr="00261E78">
        <w:rPr>
          <w:color w:val="000000"/>
          <w:szCs w:val="21"/>
          <w:highlight w:val="yellow"/>
          <w:shd w:val="clear" w:color="auto" w:fill="FFFFFF"/>
        </w:rPr>
        <w:t xml:space="preserve"> in this example</w:t>
      </w:r>
      <w:r w:rsidR="00E338A2" w:rsidRPr="00261E78">
        <w:rPr>
          <w:color w:val="000000"/>
          <w:szCs w:val="21"/>
          <w:highlight w:val="yellow"/>
          <w:shd w:val="clear" w:color="auto" w:fill="FFFFFF"/>
        </w:rPr>
        <w:t>).</w:t>
      </w:r>
      <w:r w:rsidR="00E338A2" w:rsidRPr="00261E78">
        <w:rPr>
          <w:color w:val="000000"/>
          <w:szCs w:val="21"/>
          <w:shd w:val="clear" w:color="auto" w:fill="FFFFFF"/>
        </w:rPr>
        <w:t xml:space="preserve"> The reason for this (other than the standard thread safety concerns) is due to something known as a missed signal.</w:t>
      </w:r>
    </w:p>
    <w:p w:rsidR="00E338A2" w:rsidRPr="00261E78" w:rsidRDefault="00E338A2"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An example of this, is that a thread may call put() when the queue happens to be full, it then checks the condition, sees that the queue is full, however before it can block another thread is scheduled. This second thread then take()'s an element from the queue, and notifies the waiting threads that the queue is no longer full. Because the first thread has already checked the condition however, it will simply call wait() after being re-scheduled, even though it could make progress.</w:t>
      </w:r>
    </w:p>
    <w:p w:rsidR="00E338A2" w:rsidRPr="00261E78" w:rsidRDefault="00E338A2"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By synchronizing on a shared object (), you can ensure that this problem does not occur, as the second thread's take() call will not be able to make progress until the first thread has actually blocked.</w:t>
      </w:r>
    </w:p>
    <w:p w:rsidR="0065592A" w:rsidRPr="00261E78" w:rsidRDefault="008B123B" w:rsidP="008315F6">
      <w:pPr>
        <w:pStyle w:val="ListParagraph"/>
        <w:autoSpaceDE w:val="0"/>
        <w:autoSpaceDN w:val="0"/>
        <w:adjustRightInd w:val="0"/>
        <w:ind w:leftChars="443" w:left="930" w:firstLineChars="0" w:firstLine="0"/>
        <w:jc w:val="left"/>
        <w:rPr>
          <w:color w:val="000000"/>
          <w:szCs w:val="21"/>
          <w:shd w:val="clear" w:color="auto" w:fill="FFFFFF"/>
        </w:rPr>
      </w:pPr>
      <w:r w:rsidRPr="00261E78">
        <w:rPr>
          <w:color w:val="000000"/>
          <w:szCs w:val="21"/>
          <w:shd w:val="clear" w:color="auto" w:fill="FFFFFF"/>
        </w:rPr>
        <w:t>(</w:t>
      </w:r>
      <w:r w:rsidR="00007199" w:rsidRPr="00261E78">
        <w:rPr>
          <w:color w:val="000000"/>
          <w:szCs w:val="21"/>
          <w:shd w:val="clear" w:color="auto" w:fill="FFFFFF"/>
        </w:rPr>
        <w:t>b</w:t>
      </w:r>
      <w:r w:rsidRPr="00261E78">
        <w:rPr>
          <w:color w:val="000000"/>
          <w:szCs w:val="21"/>
          <w:shd w:val="clear" w:color="auto" w:fill="FFFFFF"/>
        </w:rPr>
        <w:t>)</w:t>
      </w:r>
      <w:r w:rsidR="00670164" w:rsidRPr="00261E78">
        <w:rPr>
          <w:color w:val="000000"/>
          <w:szCs w:val="21"/>
          <w:shd w:val="clear" w:color="auto" w:fill="FFFFFF"/>
        </w:rPr>
        <w:t xml:space="preserve"> </w:t>
      </w:r>
      <w:r w:rsidR="00670164" w:rsidRPr="00261E78">
        <w:rPr>
          <w:color w:val="000000"/>
          <w:szCs w:val="21"/>
          <w:highlight w:val="yellow"/>
          <w:shd w:val="clear" w:color="auto" w:fill="FFFFFF"/>
        </w:rPr>
        <w:t>Y</w:t>
      </w:r>
      <w:r w:rsidR="00E338A2" w:rsidRPr="00261E78">
        <w:rPr>
          <w:color w:val="000000"/>
          <w:szCs w:val="21"/>
          <w:highlight w:val="yellow"/>
          <w:shd w:val="clear" w:color="auto" w:fill="FFFFFF"/>
        </w:rPr>
        <w:t>ou need to put the condition you are checking in a while loop, rather than an if statement, due to a problem known as spurious wake-ups.</w:t>
      </w:r>
      <w:r w:rsidR="00E338A2" w:rsidRPr="00261E78">
        <w:rPr>
          <w:color w:val="000000"/>
          <w:szCs w:val="21"/>
          <w:shd w:val="clear" w:color="auto" w:fill="FFFFFF"/>
        </w:rPr>
        <w:t xml:space="preserve"> This is where a waiting thread can sometimes be re-activated without notify() being called. Putting this check in a while loop will ensure that if a spurious wake-up occurs, the condition will be re-checked, and the thread will call wait() again.</w:t>
      </w:r>
    </w:p>
    <w:p w:rsidR="00463289" w:rsidRPr="00261E78" w:rsidRDefault="00463289" w:rsidP="008315F6">
      <w:pPr>
        <w:autoSpaceDE w:val="0"/>
        <w:autoSpaceDN w:val="0"/>
        <w:adjustRightInd w:val="0"/>
        <w:ind w:leftChars="200" w:left="420"/>
        <w:jc w:val="left"/>
        <w:rPr>
          <w:color w:val="000000"/>
          <w:szCs w:val="21"/>
          <w:shd w:val="clear" w:color="auto" w:fill="FFFFFF"/>
        </w:rPr>
      </w:pPr>
    </w:p>
    <w:p w:rsidR="00BC5AA7" w:rsidRPr="00261E78" w:rsidRDefault="00CC67E8" w:rsidP="008315F6">
      <w:pPr>
        <w:autoSpaceDE w:val="0"/>
        <w:autoSpaceDN w:val="0"/>
        <w:adjustRightInd w:val="0"/>
        <w:ind w:leftChars="271" w:left="569"/>
        <w:jc w:val="left"/>
        <w:rPr>
          <w:color w:val="000000"/>
          <w:szCs w:val="21"/>
          <w:shd w:val="clear" w:color="auto" w:fill="FFFFFF"/>
        </w:rPr>
      </w:pPr>
      <w:r>
        <w:rPr>
          <w:color w:val="000000"/>
          <w:szCs w:val="21"/>
          <w:shd w:val="clear" w:color="auto" w:fill="FFFFFF"/>
        </w:rPr>
        <w:t>(1</w:t>
      </w:r>
      <w:r>
        <w:rPr>
          <w:rFonts w:hint="eastAsia"/>
          <w:color w:val="000000"/>
          <w:szCs w:val="21"/>
          <w:shd w:val="clear" w:color="auto" w:fill="FFFFFF"/>
        </w:rPr>
        <w:t>4</w:t>
      </w:r>
      <w:r w:rsidR="00AB7FB7" w:rsidRPr="00261E78">
        <w:rPr>
          <w:color w:val="000000"/>
          <w:szCs w:val="21"/>
          <w:shd w:val="clear" w:color="auto" w:fill="FFFFFF"/>
        </w:rPr>
        <w:t xml:space="preserve">) </w:t>
      </w:r>
      <w:r w:rsidR="00BC5AA7" w:rsidRPr="00261E78">
        <w:rPr>
          <w:color w:val="000000"/>
          <w:szCs w:val="21"/>
          <w:shd w:val="clear" w:color="auto" w:fill="FFFFFF"/>
        </w:rPr>
        <w:t>Notify() vs notifyAll() ?</w:t>
      </w:r>
    </w:p>
    <w:p w:rsidR="00BC5AA7"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8" w:history="1">
        <w:r w:rsidR="00BC5AA7" w:rsidRPr="00261E78">
          <w:rPr>
            <w:rStyle w:val="Hyperlink"/>
            <w:szCs w:val="21"/>
            <w:shd w:val="clear" w:color="auto" w:fill="FFFFFF"/>
          </w:rPr>
          <w:t>http://stackoverflow.com/questions/37026/java-notify-vs-notifyall-all-over-again</w:t>
        </w:r>
      </w:hyperlink>
      <w:r w:rsidR="00BC5AA7" w:rsidRPr="00261E78">
        <w:rPr>
          <w:color w:val="000000"/>
          <w:szCs w:val="21"/>
          <w:shd w:val="clear" w:color="auto" w:fill="FFFFFF"/>
        </w:rPr>
        <w:t xml:space="preserve"> </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Clearly, </w:t>
      </w:r>
      <w:r w:rsidRPr="00261E78">
        <w:rPr>
          <w:rFonts w:eastAsia="SimSun" w:cs="Consolas"/>
          <w:color w:val="242729"/>
          <w:kern w:val="0"/>
          <w:szCs w:val="21"/>
          <w:bdr w:val="none" w:sz="0" w:space="0" w:color="auto" w:frame="1"/>
          <w:shd w:val="clear" w:color="auto" w:fill="EFF0F1"/>
        </w:rPr>
        <w:t>notify</w:t>
      </w:r>
      <w:r w:rsidRPr="00261E78">
        <w:rPr>
          <w:rFonts w:eastAsia="SimSun" w:cs="Arial"/>
          <w:color w:val="242729"/>
          <w:kern w:val="0"/>
          <w:szCs w:val="21"/>
        </w:rPr>
        <w:t> wakes (any) one thread in the wait set, </w:t>
      </w:r>
      <w:r w:rsidRPr="00261E78">
        <w:rPr>
          <w:rFonts w:eastAsia="SimSun" w:cs="Consolas"/>
          <w:color w:val="242729"/>
          <w:kern w:val="0"/>
          <w:szCs w:val="21"/>
          <w:bdr w:val="none" w:sz="0" w:space="0" w:color="auto" w:frame="1"/>
          <w:shd w:val="clear" w:color="auto" w:fill="EFF0F1"/>
        </w:rPr>
        <w:t>notifyAll</w:t>
      </w:r>
      <w:r w:rsidRPr="00261E78">
        <w:rPr>
          <w:rFonts w:eastAsia="SimSun" w:cs="Arial"/>
          <w:color w:val="242729"/>
          <w:kern w:val="0"/>
          <w:szCs w:val="21"/>
        </w:rPr>
        <w:t> wakes all threads in the waiting set. The following discussion should clear up any doubts. </w:t>
      </w:r>
      <w:r w:rsidRPr="00261E78">
        <w:rPr>
          <w:rFonts w:eastAsia="SimSun" w:cs="Consolas"/>
          <w:color w:val="242729"/>
          <w:kern w:val="0"/>
          <w:szCs w:val="21"/>
          <w:bdr w:val="none" w:sz="0" w:space="0" w:color="auto" w:frame="1"/>
          <w:shd w:val="clear" w:color="auto" w:fill="EFF0F1"/>
        </w:rPr>
        <w:t>notifyAll</w:t>
      </w:r>
      <w:r w:rsidRPr="00261E78">
        <w:rPr>
          <w:rFonts w:eastAsia="SimSun" w:cs="Arial"/>
          <w:color w:val="242729"/>
          <w:kern w:val="0"/>
          <w:szCs w:val="21"/>
        </w:rPr>
        <w:t> should be used most of the time. If you are not sure which to use, then use </w:t>
      </w:r>
      <w:r w:rsidRPr="00261E78">
        <w:rPr>
          <w:rFonts w:eastAsia="SimSun" w:cs="Consolas"/>
          <w:color w:val="242729"/>
          <w:kern w:val="0"/>
          <w:szCs w:val="21"/>
          <w:bdr w:val="none" w:sz="0" w:space="0" w:color="auto" w:frame="1"/>
          <w:shd w:val="clear" w:color="auto" w:fill="EFF0F1"/>
        </w:rPr>
        <w:t>notifyAll</w:t>
      </w:r>
      <w:r w:rsidRPr="00261E78">
        <w:rPr>
          <w:rFonts w:eastAsia="SimSun" w:cs="Arial"/>
          <w:color w:val="242729"/>
          <w:kern w:val="0"/>
          <w:szCs w:val="21"/>
        </w:rPr>
        <w:t>.</w:t>
      </w:r>
      <w:r w:rsidR="00DD220C" w:rsidRPr="00261E78">
        <w:rPr>
          <w:rFonts w:eastAsia="SimSun" w:cs="Arial"/>
          <w:color w:val="242729"/>
          <w:kern w:val="0"/>
          <w:szCs w:val="21"/>
        </w:rPr>
        <w:t xml:space="preserve"> </w:t>
      </w:r>
      <w:r w:rsidRPr="00261E78">
        <w:rPr>
          <w:rFonts w:eastAsia="SimSun" w:cs="Arial"/>
          <w:color w:val="242729"/>
          <w:kern w:val="0"/>
          <w:szCs w:val="21"/>
        </w:rPr>
        <w:t>Please see explanation that follows.</w:t>
      </w:r>
    </w:p>
    <w:p w:rsidR="00CC46E0" w:rsidRPr="00261E78" w:rsidRDefault="00CC46E0" w:rsidP="008315F6">
      <w:pPr>
        <w:widowControl/>
        <w:shd w:val="clear" w:color="auto" w:fill="FFFFFF"/>
        <w:spacing w:after="240" w:line="293" w:lineRule="atLeast"/>
        <w:ind w:leftChars="500" w:left="1050"/>
        <w:jc w:val="left"/>
        <w:rPr>
          <w:rFonts w:eastAsia="SimSun" w:cs="Arial"/>
          <w:color w:val="242729"/>
          <w:kern w:val="0"/>
          <w:szCs w:val="21"/>
        </w:rPr>
      </w:pPr>
      <w:r w:rsidRPr="00261E78">
        <w:rPr>
          <w:rFonts w:eastAsia="SimSun" w:cs="Arial"/>
          <w:color w:val="242729"/>
          <w:kern w:val="0"/>
          <w:szCs w:val="21"/>
        </w:rPr>
        <w:t>Read very carefully and understand. Please send me an email if you have any questions.</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Look at producer/consumer (assumption is a ProducerConsumer class with two methods). IT IS BROKEN (because it uses </w:t>
      </w:r>
      <w:r w:rsidRPr="00261E78">
        <w:rPr>
          <w:rFonts w:eastAsia="SimSun" w:cs="Consolas"/>
          <w:color w:val="242729"/>
          <w:kern w:val="0"/>
          <w:szCs w:val="21"/>
          <w:bdr w:val="none" w:sz="0" w:space="0" w:color="auto" w:frame="1"/>
          <w:shd w:val="clear" w:color="auto" w:fill="EFF0F1"/>
        </w:rPr>
        <w:t>notify</w:t>
      </w:r>
      <w:r w:rsidRPr="00261E78">
        <w:rPr>
          <w:rFonts w:eastAsia="SimSun" w:cs="Arial"/>
          <w:color w:val="242729"/>
          <w:kern w:val="0"/>
          <w:szCs w:val="21"/>
        </w:rPr>
        <w:t>) - yes it MAY work - even most of the time, but it may also cause deadlock - we will see why:</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101094"/>
          <w:kern w:val="0"/>
          <w:szCs w:val="21"/>
          <w:bdr w:val="none" w:sz="0" w:space="0" w:color="auto" w:frame="1"/>
          <w:shd w:val="clear" w:color="auto" w:fill="EFF0F1"/>
        </w:rPr>
        <w:t>public</w:t>
      </w: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101094"/>
          <w:kern w:val="0"/>
          <w:szCs w:val="21"/>
          <w:bdr w:val="none" w:sz="0" w:space="0" w:color="auto" w:frame="1"/>
          <w:shd w:val="clear" w:color="auto" w:fill="EFF0F1"/>
        </w:rPr>
        <w:t>synchronized</w:t>
      </w: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101094"/>
          <w:kern w:val="0"/>
          <w:szCs w:val="21"/>
          <w:bdr w:val="none" w:sz="0" w:space="0" w:color="auto" w:frame="1"/>
          <w:shd w:val="clear" w:color="auto" w:fill="EFF0F1"/>
        </w:rPr>
        <w:t>void</w:t>
      </w:r>
      <w:r w:rsidRPr="00261E78">
        <w:rPr>
          <w:rFonts w:eastAsia="SimSun" w:cs="Consolas"/>
          <w:color w:val="303336"/>
          <w:kern w:val="0"/>
          <w:szCs w:val="21"/>
          <w:bdr w:val="none" w:sz="0" w:space="0" w:color="auto" w:frame="1"/>
          <w:shd w:val="clear" w:color="auto" w:fill="EFF0F1"/>
        </w:rPr>
        <w:t xml:space="preserve"> put(</w:t>
      </w:r>
      <w:r w:rsidRPr="00261E78">
        <w:rPr>
          <w:rFonts w:eastAsia="SimSun" w:cs="Consolas"/>
          <w:color w:val="2B91AF"/>
          <w:kern w:val="0"/>
          <w:szCs w:val="21"/>
          <w:bdr w:val="none" w:sz="0" w:space="0" w:color="auto" w:frame="1"/>
          <w:shd w:val="clear" w:color="auto" w:fill="EFF0F1"/>
        </w:rPr>
        <w:t>Object</w:t>
      </w:r>
      <w:r w:rsidRPr="00261E78">
        <w:rPr>
          <w:rFonts w:eastAsia="SimSun" w:cs="Consolas"/>
          <w:color w:val="303336"/>
          <w:kern w:val="0"/>
          <w:szCs w:val="21"/>
          <w:bdr w:val="none" w:sz="0" w:space="0" w:color="auto" w:frame="1"/>
          <w:shd w:val="clear" w:color="auto" w:fill="EFF0F1"/>
        </w:rPr>
        <w:t xml:space="preserve"> o) {</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101094"/>
          <w:kern w:val="0"/>
          <w:szCs w:val="21"/>
          <w:bdr w:val="none" w:sz="0" w:space="0" w:color="auto" w:frame="1"/>
          <w:shd w:val="clear" w:color="auto" w:fill="EFF0F1"/>
        </w:rPr>
        <w:t>while</w:t>
      </w:r>
      <w:r w:rsidRPr="00261E78">
        <w:rPr>
          <w:rFonts w:eastAsia="SimSun" w:cs="Consolas"/>
          <w:color w:val="303336"/>
          <w:kern w:val="0"/>
          <w:szCs w:val="21"/>
          <w:bdr w:val="none" w:sz="0" w:space="0" w:color="auto" w:frame="1"/>
          <w:shd w:val="clear" w:color="auto" w:fill="EFF0F1"/>
        </w:rPr>
        <w:t xml:space="preserve"> (buf.size()==MAX_SIZE) {</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wait(); </w:t>
      </w:r>
      <w:r w:rsidRPr="00261E78">
        <w:rPr>
          <w:rFonts w:eastAsia="SimSun" w:cs="Consolas"/>
          <w:color w:val="858C93"/>
          <w:kern w:val="0"/>
          <w:szCs w:val="21"/>
          <w:bdr w:val="none" w:sz="0" w:space="0" w:color="auto" w:frame="1"/>
          <w:shd w:val="clear" w:color="auto" w:fill="EFF0F1"/>
        </w:rPr>
        <w:t>// called if the buffer is full (try/catch removed for brevity)</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buf.add(o);</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lastRenderedPageBreak/>
        <w:t xml:space="preserve">    notify(); </w:t>
      </w:r>
      <w:r w:rsidRPr="00261E78">
        <w:rPr>
          <w:rFonts w:eastAsia="SimSun" w:cs="Consolas"/>
          <w:color w:val="858C93"/>
          <w:kern w:val="0"/>
          <w:szCs w:val="21"/>
          <w:bdr w:val="none" w:sz="0" w:space="0" w:color="auto" w:frame="1"/>
          <w:shd w:val="clear" w:color="auto" w:fill="EFF0F1"/>
        </w:rPr>
        <w:t>// called in case there are any getters or putters waiting</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101094"/>
          <w:kern w:val="0"/>
          <w:szCs w:val="21"/>
          <w:bdr w:val="none" w:sz="0" w:space="0" w:color="auto" w:frame="1"/>
          <w:shd w:val="clear" w:color="auto" w:fill="EFF0F1"/>
        </w:rPr>
        <w:t>public</w:t>
      </w: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101094"/>
          <w:kern w:val="0"/>
          <w:szCs w:val="21"/>
          <w:bdr w:val="none" w:sz="0" w:space="0" w:color="auto" w:frame="1"/>
          <w:shd w:val="clear" w:color="auto" w:fill="EFF0F1"/>
        </w:rPr>
        <w:t>synchronized</w:t>
      </w: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2B91AF"/>
          <w:kern w:val="0"/>
          <w:szCs w:val="21"/>
          <w:bdr w:val="none" w:sz="0" w:space="0" w:color="auto" w:frame="1"/>
          <w:shd w:val="clear" w:color="auto" w:fill="EFF0F1"/>
        </w:rPr>
        <w:t>Object</w:t>
      </w:r>
      <w:r w:rsidRPr="00261E78">
        <w:rPr>
          <w:rFonts w:eastAsia="SimSun" w:cs="Consolas"/>
          <w:color w:val="303336"/>
          <w:kern w:val="0"/>
          <w:szCs w:val="21"/>
          <w:bdr w:val="none" w:sz="0" w:space="0" w:color="auto" w:frame="1"/>
          <w:shd w:val="clear" w:color="auto" w:fill="EFF0F1"/>
        </w:rPr>
        <w:t xml:space="preserve"> get() {</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858C93"/>
          <w:kern w:val="0"/>
          <w:szCs w:val="21"/>
          <w:highlight w:val="cyan"/>
          <w:bdr w:val="none" w:sz="0" w:space="0" w:color="auto" w:frame="1"/>
          <w:shd w:val="clear" w:color="auto" w:fill="EFF0F1"/>
        </w:rPr>
        <w:t>// Y: this is where C2 tries to acquire the lock (i.e. at the beginning of the method)</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101094"/>
          <w:kern w:val="0"/>
          <w:szCs w:val="21"/>
          <w:bdr w:val="none" w:sz="0" w:space="0" w:color="auto" w:frame="1"/>
          <w:shd w:val="clear" w:color="auto" w:fill="EFF0F1"/>
        </w:rPr>
        <w:t>while</w:t>
      </w:r>
      <w:r w:rsidRPr="00261E78">
        <w:rPr>
          <w:rFonts w:eastAsia="SimSun" w:cs="Consolas"/>
          <w:color w:val="303336"/>
          <w:kern w:val="0"/>
          <w:szCs w:val="21"/>
          <w:bdr w:val="none" w:sz="0" w:space="0" w:color="auto" w:frame="1"/>
          <w:shd w:val="clear" w:color="auto" w:fill="EFF0F1"/>
        </w:rPr>
        <w:t xml:space="preserve"> (buf.size()==</w:t>
      </w:r>
      <w:r w:rsidRPr="00261E78">
        <w:rPr>
          <w:rFonts w:eastAsia="SimSun" w:cs="Consolas"/>
          <w:color w:val="7D2727"/>
          <w:kern w:val="0"/>
          <w:szCs w:val="21"/>
          <w:bdr w:val="none" w:sz="0" w:space="0" w:color="auto" w:frame="1"/>
          <w:shd w:val="clear" w:color="auto" w:fill="EFF0F1"/>
        </w:rPr>
        <w:t>0</w:t>
      </w:r>
      <w:r w:rsidRPr="00261E78">
        <w:rPr>
          <w:rFonts w:eastAsia="SimSun" w:cs="Consolas"/>
          <w:color w:val="303336"/>
          <w:kern w:val="0"/>
          <w:szCs w:val="21"/>
          <w:bdr w:val="none" w:sz="0" w:space="0" w:color="auto" w:frame="1"/>
          <w:shd w:val="clear" w:color="auto" w:fill="EFF0F1"/>
        </w:rPr>
        <w:t>) {</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wait(); </w:t>
      </w:r>
      <w:r w:rsidRPr="00261E78">
        <w:rPr>
          <w:rFonts w:eastAsia="SimSun" w:cs="Consolas"/>
          <w:color w:val="858C93"/>
          <w:kern w:val="0"/>
          <w:szCs w:val="21"/>
          <w:bdr w:val="none" w:sz="0" w:space="0" w:color="auto" w:frame="1"/>
          <w:shd w:val="clear" w:color="auto" w:fill="EFF0F1"/>
        </w:rPr>
        <w:t>// called if the buffer is empty (try/catch removed for brevity)</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858C93"/>
          <w:kern w:val="0"/>
          <w:szCs w:val="21"/>
          <w:highlight w:val="cyan"/>
          <w:bdr w:val="none" w:sz="0" w:space="0" w:color="auto" w:frame="1"/>
          <w:shd w:val="clear" w:color="auto" w:fill="EFF0F1"/>
        </w:rPr>
        <w:t>// X: this is where C1 tries to re-acquire the lock (see below)</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2B91AF"/>
          <w:kern w:val="0"/>
          <w:szCs w:val="21"/>
          <w:bdr w:val="none" w:sz="0" w:space="0" w:color="auto" w:frame="1"/>
          <w:shd w:val="clear" w:color="auto" w:fill="EFF0F1"/>
        </w:rPr>
        <w:t>Object</w:t>
      </w:r>
      <w:r w:rsidRPr="00261E78">
        <w:rPr>
          <w:rFonts w:eastAsia="SimSun" w:cs="Consolas"/>
          <w:color w:val="303336"/>
          <w:kern w:val="0"/>
          <w:szCs w:val="21"/>
          <w:bdr w:val="none" w:sz="0" w:space="0" w:color="auto" w:frame="1"/>
          <w:shd w:val="clear" w:color="auto" w:fill="EFF0F1"/>
        </w:rPr>
        <w:t xml:space="preserve"> o = buf.remove(</w:t>
      </w:r>
      <w:r w:rsidRPr="00261E78">
        <w:rPr>
          <w:rFonts w:eastAsia="SimSun" w:cs="Consolas"/>
          <w:color w:val="7D2727"/>
          <w:kern w:val="0"/>
          <w:szCs w:val="21"/>
          <w:bdr w:val="none" w:sz="0" w:space="0" w:color="auto" w:frame="1"/>
          <w:shd w:val="clear" w:color="auto" w:fill="EFF0F1"/>
        </w:rPr>
        <w:t>0</w:t>
      </w:r>
      <w:r w:rsidRPr="00261E78">
        <w:rPr>
          <w:rFonts w:eastAsia="SimSun" w:cs="Consolas"/>
          <w:color w:val="303336"/>
          <w:kern w:val="0"/>
          <w:szCs w:val="21"/>
          <w:bdr w:val="none" w:sz="0" w:space="0" w:color="auto" w:frame="1"/>
          <w:shd w:val="clear" w:color="auto" w:fill="EFF0F1"/>
        </w:rPr>
        <w:t>);</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notify(); </w:t>
      </w:r>
      <w:r w:rsidRPr="00261E78">
        <w:rPr>
          <w:rFonts w:eastAsia="SimSun" w:cs="Consolas"/>
          <w:color w:val="858C93"/>
          <w:kern w:val="0"/>
          <w:szCs w:val="21"/>
          <w:bdr w:val="none" w:sz="0" w:space="0" w:color="auto" w:frame="1"/>
          <w:shd w:val="clear" w:color="auto" w:fill="EFF0F1"/>
        </w:rPr>
        <w:t>// called if there are any getters or putters waiting</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03336"/>
          <w:kern w:val="0"/>
          <w:szCs w:val="21"/>
          <w:bdr w:val="none" w:sz="0" w:space="0" w:color="auto" w:frame="1"/>
          <w:shd w:val="clear" w:color="auto" w:fill="EFF0F1"/>
        </w:rPr>
      </w:pPr>
      <w:r w:rsidRPr="00261E78">
        <w:rPr>
          <w:rFonts w:eastAsia="SimSun" w:cs="Consolas"/>
          <w:color w:val="303336"/>
          <w:kern w:val="0"/>
          <w:szCs w:val="21"/>
          <w:bdr w:val="none" w:sz="0" w:space="0" w:color="auto" w:frame="1"/>
          <w:shd w:val="clear" w:color="auto" w:fill="EFF0F1"/>
        </w:rPr>
        <w:t xml:space="preserve">    </w:t>
      </w:r>
      <w:r w:rsidRPr="00261E78">
        <w:rPr>
          <w:rFonts w:eastAsia="SimSun" w:cs="Consolas"/>
          <w:color w:val="101094"/>
          <w:kern w:val="0"/>
          <w:szCs w:val="21"/>
          <w:bdr w:val="none" w:sz="0" w:space="0" w:color="auto" w:frame="1"/>
          <w:shd w:val="clear" w:color="auto" w:fill="EFF0F1"/>
        </w:rPr>
        <w:t>return</w:t>
      </w:r>
      <w:r w:rsidRPr="00261E78">
        <w:rPr>
          <w:rFonts w:eastAsia="SimSun" w:cs="Consolas"/>
          <w:color w:val="303336"/>
          <w:kern w:val="0"/>
          <w:szCs w:val="21"/>
          <w:bdr w:val="none" w:sz="0" w:space="0" w:color="auto" w:frame="1"/>
          <w:shd w:val="clear" w:color="auto" w:fill="EFF0F1"/>
        </w:rPr>
        <w:t xml:space="preserve"> o;</w:t>
      </w:r>
    </w:p>
    <w:p w:rsidR="00CC46E0" w:rsidRPr="00261E78" w:rsidRDefault="00CC46E0" w:rsidP="008315F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eastAsia="SimSun" w:cs="Consolas"/>
          <w:color w:val="393318"/>
          <w:kern w:val="0"/>
          <w:szCs w:val="21"/>
        </w:rPr>
      </w:pPr>
      <w:r w:rsidRPr="00261E78">
        <w:rPr>
          <w:rFonts w:eastAsia="SimSun" w:cs="Consolas"/>
          <w:color w:val="303336"/>
          <w:kern w:val="0"/>
          <w:szCs w:val="21"/>
          <w:bdr w:val="none" w:sz="0" w:space="0" w:color="auto" w:frame="1"/>
          <w:shd w:val="clear" w:color="auto" w:fill="EFF0F1"/>
        </w:rPr>
        <w:t>}</w:t>
      </w:r>
    </w:p>
    <w:p w:rsidR="00CC46E0" w:rsidRPr="00261E78" w:rsidRDefault="00CC46E0" w:rsidP="008315F6">
      <w:pPr>
        <w:widowControl/>
        <w:shd w:val="clear" w:color="auto" w:fill="FFFFFF"/>
        <w:spacing w:after="240" w:line="293" w:lineRule="atLeast"/>
        <w:ind w:leftChars="500" w:left="1050"/>
        <w:jc w:val="left"/>
        <w:rPr>
          <w:rFonts w:eastAsia="SimSun" w:cs="Arial"/>
          <w:color w:val="242729"/>
          <w:kern w:val="0"/>
          <w:szCs w:val="21"/>
        </w:rPr>
      </w:pPr>
      <w:r w:rsidRPr="00261E78">
        <w:rPr>
          <w:rFonts w:eastAsia="SimSun" w:cs="Arial"/>
          <w:color w:val="242729"/>
          <w:kern w:val="0"/>
          <w:szCs w:val="21"/>
        </w:rPr>
        <w:t>FIRSTLY,</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Why do we need a while loop surrounding the wait?</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We need a </w:t>
      </w:r>
      <w:r w:rsidRPr="00261E78">
        <w:rPr>
          <w:rFonts w:eastAsia="SimSun" w:cs="Consolas"/>
          <w:color w:val="242729"/>
          <w:kern w:val="0"/>
          <w:szCs w:val="21"/>
          <w:bdr w:val="none" w:sz="0" w:space="0" w:color="auto" w:frame="1"/>
          <w:shd w:val="clear" w:color="auto" w:fill="EFF0F1"/>
        </w:rPr>
        <w:t>while</w:t>
      </w:r>
      <w:r w:rsidRPr="00261E78">
        <w:rPr>
          <w:rFonts w:eastAsia="SimSun" w:cs="Arial"/>
          <w:color w:val="242729"/>
          <w:kern w:val="0"/>
          <w:szCs w:val="21"/>
        </w:rPr>
        <w:t> loop in case we get this situation:</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Consumer 1 (C1) enter the synchronized block and the buffer is empty, so C1 is put in the wait set (via the </w:t>
      </w:r>
      <w:r w:rsidRPr="00261E78">
        <w:rPr>
          <w:rFonts w:eastAsia="SimSun" w:cs="Consolas"/>
          <w:color w:val="242729"/>
          <w:kern w:val="0"/>
          <w:szCs w:val="21"/>
          <w:bdr w:val="none" w:sz="0" w:space="0" w:color="auto" w:frame="1"/>
          <w:shd w:val="clear" w:color="auto" w:fill="EFF0F1"/>
        </w:rPr>
        <w:t>wait</w:t>
      </w:r>
      <w:r w:rsidRPr="00261E78">
        <w:rPr>
          <w:rFonts w:eastAsia="SimSun" w:cs="Arial"/>
          <w:color w:val="242729"/>
          <w:kern w:val="0"/>
          <w:szCs w:val="21"/>
        </w:rPr>
        <w:t xml:space="preserve"> call). Consumer 2 (C2) is about to enter the synchronized method (at point </w:t>
      </w:r>
      <w:r w:rsidRPr="00261E78">
        <w:rPr>
          <w:rFonts w:eastAsia="SimSun" w:cs="Arial"/>
          <w:color w:val="242729"/>
          <w:kern w:val="0"/>
          <w:szCs w:val="21"/>
          <w:highlight w:val="cyan"/>
        </w:rPr>
        <w:t>Y above</w:t>
      </w:r>
      <w:r w:rsidRPr="00261E78">
        <w:rPr>
          <w:rFonts w:eastAsia="SimSun" w:cs="Arial"/>
          <w:color w:val="242729"/>
          <w:kern w:val="0"/>
          <w:szCs w:val="21"/>
        </w:rPr>
        <w:t>), but Producer P1 puts an object in the buffer, and subsequently calls </w:t>
      </w:r>
      <w:r w:rsidRPr="00261E78">
        <w:rPr>
          <w:rFonts w:eastAsia="SimSun" w:cs="Consolas"/>
          <w:color w:val="242729"/>
          <w:kern w:val="0"/>
          <w:szCs w:val="21"/>
          <w:bdr w:val="none" w:sz="0" w:space="0" w:color="auto" w:frame="1"/>
          <w:shd w:val="clear" w:color="auto" w:fill="EFF0F1"/>
        </w:rPr>
        <w:t>notify</w:t>
      </w:r>
      <w:r w:rsidRPr="00261E78">
        <w:rPr>
          <w:rFonts w:eastAsia="SimSun" w:cs="Arial"/>
          <w:color w:val="242729"/>
          <w:kern w:val="0"/>
          <w:szCs w:val="21"/>
        </w:rPr>
        <w:t xml:space="preserve">. The only waiting thread is C1, so it is woken and now attempts to re-acquire the object lock at point </w:t>
      </w:r>
      <w:r w:rsidRPr="00261E78">
        <w:rPr>
          <w:rFonts w:eastAsia="SimSun" w:cs="Arial"/>
          <w:color w:val="242729"/>
          <w:kern w:val="0"/>
          <w:szCs w:val="21"/>
          <w:highlight w:val="cyan"/>
        </w:rPr>
        <w:t>X (above).</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 xml:space="preserve">Now C1 and C2 are attempting to acquire the synchronization lock. One of them (nondeterministically) is chosen and enters the method, the other is blocked (not waiting - but blocked, trying to acquire the lock on the method). Let's say C2 gets the lock first. C1 is still blocking (trying to acquire the lock at X). C2 completes the method and releases the lock. Now, C1 acquires the lock. Guess what, </w:t>
      </w:r>
      <w:r w:rsidRPr="00261E78">
        <w:rPr>
          <w:rFonts w:eastAsia="SimSun" w:cs="Arial"/>
          <w:color w:val="242729"/>
          <w:kern w:val="0"/>
          <w:szCs w:val="21"/>
          <w:highlight w:val="green"/>
        </w:rPr>
        <w:t>lucky we have a </w:t>
      </w:r>
      <w:r w:rsidRPr="00261E78">
        <w:rPr>
          <w:rFonts w:eastAsia="SimSun" w:cs="Consolas"/>
          <w:color w:val="242729"/>
          <w:kern w:val="0"/>
          <w:szCs w:val="21"/>
          <w:highlight w:val="green"/>
          <w:bdr w:val="none" w:sz="0" w:space="0" w:color="auto" w:frame="1"/>
          <w:shd w:val="clear" w:color="auto" w:fill="EFF0F1"/>
        </w:rPr>
        <w:t>while</w:t>
      </w:r>
      <w:r w:rsidRPr="00261E78">
        <w:rPr>
          <w:rFonts w:eastAsia="SimSun" w:cs="Arial"/>
          <w:color w:val="242729"/>
          <w:kern w:val="0"/>
          <w:szCs w:val="21"/>
          <w:highlight w:val="green"/>
        </w:rPr>
        <w:t> loop, because, C1 performs the loop check (guard) and is prevented from removing a non-existent element from the buffer (C2 already got it!).</w:t>
      </w:r>
      <w:r w:rsidRPr="00261E78">
        <w:rPr>
          <w:rFonts w:eastAsia="SimSun" w:cs="Arial"/>
          <w:color w:val="242729"/>
          <w:kern w:val="0"/>
          <w:szCs w:val="21"/>
        </w:rPr>
        <w:t xml:space="preserve"> If we didn't have a </w:t>
      </w:r>
      <w:r w:rsidRPr="00261E78">
        <w:rPr>
          <w:rFonts w:eastAsia="SimSun" w:cs="Consolas"/>
          <w:color w:val="242729"/>
          <w:kern w:val="0"/>
          <w:szCs w:val="21"/>
          <w:bdr w:val="none" w:sz="0" w:space="0" w:color="auto" w:frame="1"/>
          <w:shd w:val="clear" w:color="auto" w:fill="EFF0F1"/>
        </w:rPr>
        <w:t>while</w:t>
      </w:r>
      <w:r w:rsidRPr="00261E78">
        <w:rPr>
          <w:rFonts w:eastAsia="SimSun" w:cs="Arial"/>
          <w:color w:val="242729"/>
          <w:kern w:val="0"/>
          <w:szCs w:val="21"/>
        </w:rPr>
        <w:t>, we would get an</w:t>
      </w:r>
      <w:r w:rsidRPr="00261E78">
        <w:rPr>
          <w:rFonts w:eastAsia="SimSun" w:cs="Consolas"/>
          <w:color w:val="242729"/>
          <w:kern w:val="0"/>
          <w:szCs w:val="21"/>
          <w:bdr w:val="none" w:sz="0" w:space="0" w:color="auto" w:frame="1"/>
          <w:shd w:val="clear" w:color="auto" w:fill="EFF0F1"/>
        </w:rPr>
        <w:t>IndexArrayOutOfBoundsException</w:t>
      </w:r>
      <w:r w:rsidRPr="00261E78">
        <w:rPr>
          <w:rFonts w:eastAsia="SimSun" w:cs="Arial"/>
          <w:color w:val="242729"/>
          <w:kern w:val="0"/>
          <w:szCs w:val="21"/>
        </w:rPr>
        <w:t> as C1 tries to remove the first element from the buffer!</w:t>
      </w:r>
    </w:p>
    <w:p w:rsidR="00CC46E0" w:rsidRPr="00261E78" w:rsidRDefault="00CC46E0" w:rsidP="008315F6">
      <w:pPr>
        <w:widowControl/>
        <w:shd w:val="clear" w:color="auto" w:fill="FFFFFF"/>
        <w:spacing w:after="240" w:line="293" w:lineRule="atLeast"/>
        <w:ind w:leftChars="500" w:left="1050"/>
        <w:jc w:val="left"/>
        <w:rPr>
          <w:rFonts w:eastAsia="SimSun" w:cs="Arial"/>
          <w:color w:val="242729"/>
          <w:kern w:val="0"/>
          <w:szCs w:val="21"/>
        </w:rPr>
      </w:pPr>
      <w:r w:rsidRPr="00261E78">
        <w:rPr>
          <w:rFonts w:eastAsia="SimSun" w:cs="Arial"/>
          <w:color w:val="242729"/>
          <w:kern w:val="0"/>
          <w:szCs w:val="21"/>
        </w:rPr>
        <w:t>NOW,</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Ok, now why do we need notifyAll?</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In the producer/consumer example above it looks like we can get away with </w:t>
      </w:r>
      <w:r w:rsidRPr="00261E78">
        <w:rPr>
          <w:rFonts w:eastAsia="SimSun" w:cs="Consolas"/>
          <w:color w:val="242729"/>
          <w:kern w:val="0"/>
          <w:szCs w:val="21"/>
          <w:bdr w:val="none" w:sz="0" w:space="0" w:color="auto" w:frame="1"/>
          <w:shd w:val="clear" w:color="auto" w:fill="EFF0F1"/>
        </w:rPr>
        <w:t>notify</w:t>
      </w:r>
      <w:r w:rsidRPr="00261E78">
        <w:rPr>
          <w:rFonts w:eastAsia="SimSun" w:cs="Arial"/>
          <w:color w:val="242729"/>
          <w:kern w:val="0"/>
          <w:szCs w:val="21"/>
        </w:rPr>
        <w:t>. It seems this way, because we can prove that the guards on the </w:t>
      </w:r>
      <w:r w:rsidRPr="00261E78">
        <w:rPr>
          <w:rFonts w:eastAsia="SimSun" w:cs="Arial"/>
          <w:i/>
          <w:iCs/>
          <w:color w:val="242729"/>
          <w:kern w:val="0"/>
          <w:szCs w:val="21"/>
          <w:bdr w:val="none" w:sz="0" w:space="0" w:color="auto" w:frame="1"/>
        </w:rPr>
        <w:t>wait</w:t>
      </w:r>
      <w:r w:rsidRPr="00261E78">
        <w:rPr>
          <w:rFonts w:eastAsia="SimSun" w:cs="Arial"/>
          <w:color w:val="242729"/>
          <w:kern w:val="0"/>
          <w:szCs w:val="21"/>
        </w:rPr>
        <w:t> loops for producer and consumer are mutually exclusive. That is, it looks like we cannot have a thread waiting in the </w:t>
      </w:r>
      <w:r w:rsidRPr="00261E78">
        <w:rPr>
          <w:rFonts w:eastAsia="SimSun" w:cs="Consolas"/>
          <w:color w:val="242729"/>
          <w:kern w:val="0"/>
          <w:szCs w:val="21"/>
          <w:bdr w:val="none" w:sz="0" w:space="0" w:color="auto" w:frame="1"/>
          <w:shd w:val="clear" w:color="auto" w:fill="EFF0F1"/>
        </w:rPr>
        <w:t>put</w:t>
      </w:r>
      <w:r w:rsidRPr="00261E78">
        <w:rPr>
          <w:rFonts w:eastAsia="SimSun" w:cs="Arial"/>
          <w:color w:val="242729"/>
          <w:kern w:val="0"/>
          <w:szCs w:val="21"/>
        </w:rPr>
        <w:t> method as well as the </w:t>
      </w:r>
      <w:r w:rsidRPr="00261E78">
        <w:rPr>
          <w:rFonts w:eastAsia="SimSun" w:cs="Consolas"/>
          <w:color w:val="242729"/>
          <w:kern w:val="0"/>
          <w:szCs w:val="21"/>
          <w:bdr w:val="none" w:sz="0" w:space="0" w:color="auto" w:frame="1"/>
          <w:shd w:val="clear" w:color="auto" w:fill="EFF0F1"/>
        </w:rPr>
        <w:t>get</w:t>
      </w:r>
      <w:r w:rsidRPr="00261E78">
        <w:rPr>
          <w:rFonts w:eastAsia="SimSun" w:cs="Arial"/>
          <w:color w:val="242729"/>
          <w:kern w:val="0"/>
          <w:szCs w:val="21"/>
        </w:rPr>
        <w:t> method, because, for that to be true, then the following would have to be true:</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Consolas"/>
          <w:color w:val="242729"/>
          <w:kern w:val="0"/>
          <w:szCs w:val="21"/>
          <w:bdr w:val="none" w:sz="0" w:space="0" w:color="auto" w:frame="1"/>
          <w:shd w:val="clear" w:color="auto" w:fill="EFF0F1"/>
        </w:rPr>
        <w:t>buf.size() == 0 AND buf.size() == MAX_SIZE</w:t>
      </w:r>
      <w:r w:rsidRPr="00261E78">
        <w:rPr>
          <w:rFonts w:eastAsia="SimSun" w:cs="Arial"/>
          <w:color w:val="242729"/>
          <w:kern w:val="0"/>
          <w:szCs w:val="21"/>
        </w:rPr>
        <w:t> (assume MAX_SIZE is not 0)</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rPr>
        <w:t>HOWEVER, this is not good enough, we NEED to use </w:t>
      </w:r>
      <w:r w:rsidRPr="00261E78">
        <w:rPr>
          <w:rFonts w:eastAsia="SimSun" w:cs="Consolas"/>
          <w:color w:val="242729"/>
          <w:kern w:val="0"/>
          <w:szCs w:val="21"/>
          <w:bdr w:val="none" w:sz="0" w:space="0" w:color="auto" w:frame="1"/>
          <w:shd w:val="clear" w:color="auto" w:fill="EFF0F1"/>
        </w:rPr>
        <w:t>notifyAll</w:t>
      </w:r>
      <w:r w:rsidRPr="00261E78">
        <w:rPr>
          <w:rFonts w:eastAsia="SimSun" w:cs="Arial"/>
          <w:color w:val="242729"/>
          <w:kern w:val="0"/>
          <w:szCs w:val="21"/>
        </w:rPr>
        <w:t>. Let's see why ...</w:t>
      </w:r>
    </w:p>
    <w:p w:rsidR="00CC46E0" w:rsidRPr="00261E78" w:rsidRDefault="00CC46E0" w:rsidP="008315F6">
      <w:pPr>
        <w:widowControl/>
        <w:shd w:val="clear" w:color="auto" w:fill="FFFFFF"/>
        <w:spacing w:after="240" w:line="293" w:lineRule="atLeast"/>
        <w:ind w:leftChars="500" w:left="1050"/>
        <w:jc w:val="left"/>
        <w:rPr>
          <w:rFonts w:eastAsia="SimSun" w:cs="Arial"/>
          <w:color w:val="242729"/>
          <w:kern w:val="0"/>
          <w:szCs w:val="21"/>
        </w:rPr>
      </w:pPr>
      <w:r w:rsidRPr="00261E78">
        <w:rPr>
          <w:rFonts w:eastAsia="SimSun" w:cs="Arial"/>
          <w:color w:val="242729"/>
          <w:kern w:val="0"/>
          <w:szCs w:val="21"/>
        </w:rPr>
        <w:t xml:space="preserve">Assume we have a buffer of size 1 (to make the example easy to follow). </w:t>
      </w:r>
      <w:r w:rsidRPr="00261E78">
        <w:rPr>
          <w:rFonts w:eastAsia="SimSun" w:cs="Arial"/>
          <w:color w:val="242729"/>
          <w:kern w:val="0"/>
          <w:szCs w:val="21"/>
          <w:highlight w:val="yellow"/>
        </w:rPr>
        <w:t xml:space="preserve">The following steps lead us to deadlock. Note that ANYTIME a thread is woken with notify, it can be non-deterministically selected by the JVM - that is any waiting </w:t>
      </w:r>
      <w:r w:rsidRPr="00261E78">
        <w:rPr>
          <w:rFonts w:eastAsia="SimSun" w:cs="Arial"/>
          <w:color w:val="242729"/>
          <w:kern w:val="0"/>
          <w:szCs w:val="21"/>
          <w:highlight w:val="yellow"/>
        </w:rPr>
        <w:lastRenderedPageBreak/>
        <w:t>thread can be woken.</w:t>
      </w:r>
      <w:r w:rsidRPr="00261E78">
        <w:rPr>
          <w:rFonts w:eastAsia="SimSun" w:cs="Arial"/>
          <w:color w:val="242729"/>
          <w:kern w:val="0"/>
          <w:szCs w:val="21"/>
        </w:rPr>
        <w:t xml:space="preserve"> Also note that when multiple threads are blocking on entry to a method (i.e. trying to acquire a lock), the order of acquisition can be non-deterministic. Remember also that a thread can only be in one of the methods at any one time - the synchronized methods allow only one thread to be executing (i.e. holding the lock of) any (synchronized) methods in the class. </w:t>
      </w:r>
      <w:r w:rsidRPr="00261E78">
        <w:rPr>
          <w:rFonts w:eastAsia="SimSun" w:cs="Arial"/>
          <w:color w:val="242729"/>
          <w:kern w:val="0"/>
          <w:szCs w:val="21"/>
          <w:highlight w:val="yellow"/>
        </w:rPr>
        <w:t>If the following sequence of events occurs - deadlock results:</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1:</w:t>
      </w:r>
      <w:r w:rsidRPr="00261E78">
        <w:rPr>
          <w:rFonts w:eastAsia="SimSun" w:cs="Arial"/>
          <w:color w:val="242729"/>
          <w:kern w:val="0"/>
          <w:szCs w:val="21"/>
        </w:rPr>
        <w:br/>
        <w:t>- P1 puts 1 char into the buffer</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2:</w:t>
      </w:r>
      <w:r w:rsidRPr="00261E78">
        <w:rPr>
          <w:rFonts w:eastAsia="SimSun" w:cs="Arial"/>
          <w:color w:val="242729"/>
          <w:kern w:val="0"/>
          <w:szCs w:val="21"/>
        </w:rPr>
        <w:br/>
        <w:t>- P2 attempts </w:t>
      </w:r>
      <w:r w:rsidRPr="00261E78">
        <w:rPr>
          <w:rFonts w:eastAsia="SimSun" w:cs="Consolas"/>
          <w:color w:val="242729"/>
          <w:kern w:val="0"/>
          <w:szCs w:val="21"/>
          <w:bdr w:val="none" w:sz="0" w:space="0" w:color="auto" w:frame="1"/>
          <w:shd w:val="clear" w:color="auto" w:fill="EFF0F1"/>
        </w:rPr>
        <w:t>put</w:t>
      </w:r>
      <w:r w:rsidRPr="00261E78">
        <w:rPr>
          <w:rFonts w:eastAsia="SimSun" w:cs="Arial"/>
          <w:color w:val="242729"/>
          <w:kern w:val="0"/>
          <w:szCs w:val="21"/>
        </w:rPr>
        <w:t> - checks wait loop - already a char - waits</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3:</w:t>
      </w:r>
      <w:r w:rsidRPr="00261E78">
        <w:rPr>
          <w:rFonts w:eastAsia="SimSun" w:cs="Arial"/>
          <w:color w:val="242729"/>
          <w:kern w:val="0"/>
          <w:szCs w:val="21"/>
        </w:rPr>
        <w:br/>
        <w:t>- P3 attempts </w:t>
      </w:r>
      <w:r w:rsidRPr="00261E78">
        <w:rPr>
          <w:rFonts w:eastAsia="SimSun" w:cs="Consolas"/>
          <w:color w:val="242729"/>
          <w:kern w:val="0"/>
          <w:szCs w:val="21"/>
          <w:bdr w:val="none" w:sz="0" w:space="0" w:color="auto" w:frame="1"/>
          <w:shd w:val="clear" w:color="auto" w:fill="EFF0F1"/>
        </w:rPr>
        <w:t>put</w:t>
      </w:r>
      <w:r w:rsidRPr="00261E78">
        <w:rPr>
          <w:rFonts w:eastAsia="SimSun" w:cs="Arial"/>
          <w:color w:val="242729"/>
          <w:kern w:val="0"/>
          <w:szCs w:val="21"/>
        </w:rPr>
        <w:t> - checks wait loop - already a char - waits</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4:</w:t>
      </w:r>
      <w:r w:rsidRPr="00261E78">
        <w:rPr>
          <w:rFonts w:eastAsia="SimSun" w:cs="Arial"/>
          <w:color w:val="242729"/>
          <w:kern w:val="0"/>
          <w:szCs w:val="21"/>
        </w:rPr>
        <w:br/>
        <w:t>- C1 attempts to get 1 char </w:t>
      </w:r>
      <w:r w:rsidRPr="00261E78">
        <w:rPr>
          <w:rFonts w:eastAsia="SimSun" w:cs="Arial"/>
          <w:color w:val="242729"/>
          <w:kern w:val="0"/>
          <w:szCs w:val="21"/>
        </w:rPr>
        <w:br/>
        <w:t>- C2 attempts to get 1 char - blocks on entry to the </w:t>
      </w:r>
      <w:r w:rsidRPr="00261E78">
        <w:rPr>
          <w:rFonts w:eastAsia="SimSun" w:cs="Consolas"/>
          <w:color w:val="242729"/>
          <w:kern w:val="0"/>
          <w:szCs w:val="21"/>
          <w:bdr w:val="none" w:sz="0" w:space="0" w:color="auto" w:frame="1"/>
          <w:shd w:val="clear" w:color="auto" w:fill="EFF0F1"/>
        </w:rPr>
        <w:t>get</w:t>
      </w:r>
      <w:r w:rsidRPr="00261E78">
        <w:rPr>
          <w:rFonts w:eastAsia="SimSun" w:cs="Arial"/>
          <w:color w:val="242729"/>
          <w:kern w:val="0"/>
          <w:szCs w:val="21"/>
        </w:rPr>
        <w:t> method</w:t>
      </w:r>
      <w:r w:rsidRPr="00261E78">
        <w:rPr>
          <w:rFonts w:eastAsia="SimSun" w:cs="Arial"/>
          <w:color w:val="242729"/>
          <w:kern w:val="0"/>
          <w:szCs w:val="21"/>
        </w:rPr>
        <w:br/>
        <w:t>- C3 attempts to get 1 char - blocks on entry to the </w:t>
      </w:r>
      <w:r w:rsidRPr="00261E78">
        <w:rPr>
          <w:rFonts w:eastAsia="SimSun" w:cs="Consolas"/>
          <w:color w:val="242729"/>
          <w:kern w:val="0"/>
          <w:szCs w:val="21"/>
          <w:bdr w:val="none" w:sz="0" w:space="0" w:color="auto" w:frame="1"/>
          <w:shd w:val="clear" w:color="auto" w:fill="EFF0F1"/>
        </w:rPr>
        <w:t>get</w:t>
      </w:r>
      <w:r w:rsidRPr="00261E78">
        <w:rPr>
          <w:rFonts w:eastAsia="SimSun" w:cs="Arial"/>
          <w:color w:val="242729"/>
          <w:kern w:val="0"/>
          <w:szCs w:val="21"/>
        </w:rPr>
        <w:t> method</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5:</w:t>
      </w:r>
      <w:r w:rsidRPr="00261E78">
        <w:rPr>
          <w:rFonts w:eastAsia="SimSun" w:cs="Arial"/>
          <w:color w:val="242729"/>
          <w:kern w:val="0"/>
          <w:szCs w:val="21"/>
        </w:rPr>
        <w:br/>
        <w:t>- C1 is executing the </w:t>
      </w:r>
      <w:r w:rsidRPr="00261E78">
        <w:rPr>
          <w:rFonts w:eastAsia="SimSun" w:cs="Consolas"/>
          <w:color w:val="242729"/>
          <w:kern w:val="0"/>
          <w:szCs w:val="21"/>
          <w:bdr w:val="none" w:sz="0" w:space="0" w:color="auto" w:frame="1"/>
          <w:shd w:val="clear" w:color="auto" w:fill="EFF0F1"/>
        </w:rPr>
        <w:t>get</w:t>
      </w:r>
      <w:r w:rsidRPr="00261E78">
        <w:rPr>
          <w:rFonts w:eastAsia="SimSun" w:cs="Arial"/>
          <w:color w:val="242729"/>
          <w:kern w:val="0"/>
          <w:szCs w:val="21"/>
        </w:rPr>
        <w:t> method - gets the char, calls </w:t>
      </w:r>
      <w:r w:rsidRPr="00261E78">
        <w:rPr>
          <w:rFonts w:eastAsia="SimSun" w:cs="Consolas"/>
          <w:color w:val="242729"/>
          <w:kern w:val="0"/>
          <w:szCs w:val="21"/>
          <w:bdr w:val="none" w:sz="0" w:space="0" w:color="auto" w:frame="1"/>
          <w:shd w:val="clear" w:color="auto" w:fill="EFF0F1"/>
        </w:rPr>
        <w:t>notify</w:t>
      </w:r>
      <w:r w:rsidRPr="00261E78">
        <w:rPr>
          <w:rFonts w:eastAsia="SimSun" w:cs="Arial"/>
          <w:color w:val="242729"/>
          <w:kern w:val="0"/>
          <w:szCs w:val="21"/>
        </w:rPr>
        <w:t>, exits method</w:t>
      </w:r>
      <w:r w:rsidRPr="00261E78">
        <w:rPr>
          <w:rFonts w:eastAsia="SimSun" w:cs="Arial"/>
          <w:color w:val="242729"/>
          <w:kern w:val="0"/>
          <w:szCs w:val="21"/>
        </w:rPr>
        <w:br/>
        <w:t>- The </w:t>
      </w:r>
      <w:r w:rsidRPr="00261E78">
        <w:rPr>
          <w:rFonts w:eastAsia="SimSun" w:cs="Consolas"/>
          <w:color w:val="242729"/>
          <w:kern w:val="0"/>
          <w:szCs w:val="21"/>
          <w:bdr w:val="none" w:sz="0" w:space="0" w:color="auto" w:frame="1"/>
          <w:shd w:val="clear" w:color="auto" w:fill="EFF0F1"/>
        </w:rPr>
        <w:t>notify</w:t>
      </w:r>
      <w:r w:rsidRPr="00261E78">
        <w:rPr>
          <w:rFonts w:eastAsia="SimSun" w:cs="Arial"/>
          <w:color w:val="242729"/>
          <w:kern w:val="0"/>
          <w:szCs w:val="21"/>
        </w:rPr>
        <w:t> wakes up P2</w:t>
      </w:r>
      <w:r w:rsidRPr="00261E78">
        <w:rPr>
          <w:rFonts w:eastAsia="SimSun" w:cs="Arial"/>
          <w:color w:val="242729"/>
          <w:kern w:val="0"/>
          <w:szCs w:val="21"/>
        </w:rPr>
        <w:br/>
        <w:t>- BUT, C2 enters method before P2 can (P2 must reacquire the lock), so P2 blocks on entry to the </w:t>
      </w:r>
      <w:r w:rsidRPr="00261E78">
        <w:rPr>
          <w:rFonts w:eastAsia="SimSun" w:cs="Consolas"/>
          <w:color w:val="242729"/>
          <w:kern w:val="0"/>
          <w:szCs w:val="21"/>
          <w:bdr w:val="none" w:sz="0" w:space="0" w:color="auto" w:frame="1"/>
          <w:shd w:val="clear" w:color="auto" w:fill="EFF0F1"/>
        </w:rPr>
        <w:t>put</w:t>
      </w:r>
      <w:r w:rsidRPr="00261E78">
        <w:rPr>
          <w:rFonts w:eastAsia="SimSun" w:cs="Arial"/>
          <w:color w:val="242729"/>
          <w:kern w:val="0"/>
          <w:szCs w:val="21"/>
        </w:rPr>
        <w:t> method</w:t>
      </w:r>
      <w:r w:rsidRPr="00261E78">
        <w:rPr>
          <w:rFonts w:eastAsia="SimSun" w:cs="Arial"/>
          <w:color w:val="242729"/>
          <w:kern w:val="0"/>
          <w:szCs w:val="21"/>
        </w:rPr>
        <w:br/>
        <w:t>- C2 checks wait loop, no more chars in buffer, so waits</w:t>
      </w:r>
      <w:r w:rsidRPr="00261E78">
        <w:rPr>
          <w:rFonts w:eastAsia="SimSun" w:cs="Arial"/>
          <w:color w:val="242729"/>
          <w:kern w:val="0"/>
          <w:szCs w:val="21"/>
        </w:rPr>
        <w:br/>
        <w:t>- C3 enters method after C2, but before P2, checks wait loop, no more chars in buffer, so waits</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6:</w:t>
      </w:r>
      <w:r w:rsidRPr="00261E78">
        <w:rPr>
          <w:rFonts w:eastAsia="SimSun" w:cs="Arial"/>
          <w:color w:val="242729"/>
          <w:kern w:val="0"/>
          <w:szCs w:val="21"/>
        </w:rPr>
        <w:br/>
        <w:t>- NOW: there is P3, C2, and C3 waiting!</w:t>
      </w:r>
      <w:r w:rsidRPr="00261E78">
        <w:rPr>
          <w:rFonts w:eastAsia="SimSun" w:cs="Arial"/>
          <w:color w:val="242729"/>
          <w:kern w:val="0"/>
          <w:szCs w:val="21"/>
        </w:rPr>
        <w:br/>
        <w:t>- Finally P2 acquires the lock, puts a char in the buffer, calls notify, exits method</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b/>
          <w:bCs/>
          <w:color w:val="242729"/>
          <w:kern w:val="0"/>
          <w:szCs w:val="21"/>
          <w:bdr w:val="none" w:sz="0" w:space="0" w:color="auto" w:frame="1"/>
        </w:rPr>
        <w:t>STEP 7:</w:t>
      </w:r>
      <w:r w:rsidRPr="00261E78">
        <w:rPr>
          <w:rFonts w:eastAsia="SimSun" w:cs="Arial"/>
          <w:color w:val="242729"/>
          <w:kern w:val="0"/>
          <w:szCs w:val="21"/>
        </w:rPr>
        <w:br/>
        <w:t>- P2's notification wakes P3 (remember any thread can be woken)</w:t>
      </w:r>
      <w:r w:rsidRPr="00261E78">
        <w:rPr>
          <w:rFonts w:eastAsia="SimSun" w:cs="Arial"/>
          <w:color w:val="242729"/>
          <w:kern w:val="0"/>
          <w:szCs w:val="21"/>
        </w:rPr>
        <w:br/>
        <w:t>- P3 checks the wait loop condition, there is already a char in the buffer, so waits.</w:t>
      </w:r>
      <w:r w:rsidRPr="00261E78">
        <w:rPr>
          <w:rFonts w:eastAsia="SimSun" w:cs="Arial"/>
          <w:color w:val="242729"/>
          <w:kern w:val="0"/>
          <w:szCs w:val="21"/>
        </w:rPr>
        <w:br/>
        <w:t>- NO MORE THREADS TO CALL NOTIFY and THREE THREADS PERMANENTLY SUSPENDED!</w:t>
      </w:r>
    </w:p>
    <w:p w:rsidR="00CC46E0" w:rsidRPr="00261E78" w:rsidRDefault="00CC46E0" w:rsidP="008315F6">
      <w:pPr>
        <w:widowControl/>
        <w:shd w:val="clear" w:color="auto" w:fill="FFFFFF"/>
        <w:spacing w:line="293" w:lineRule="atLeast"/>
        <w:ind w:leftChars="500" w:left="1050"/>
        <w:jc w:val="left"/>
        <w:rPr>
          <w:rFonts w:eastAsia="SimSun" w:cs="Arial"/>
          <w:color w:val="242729"/>
          <w:kern w:val="0"/>
          <w:szCs w:val="21"/>
        </w:rPr>
      </w:pPr>
      <w:r w:rsidRPr="00261E78">
        <w:rPr>
          <w:rFonts w:eastAsia="SimSun" w:cs="Arial"/>
          <w:color w:val="242729"/>
          <w:kern w:val="0"/>
          <w:szCs w:val="21"/>
          <w:highlight w:val="green"/>
        </w:rPr>
        <w:t>SOLUTION: Replace </w:t>
      </w:r>
      <w:r w:rsidRPr="00261E78">
        <w:rPr>
          <w:rFonts w:eastAsia="SimSun" w:cs="Consolas"/>
          <w:color w:val="242729"/>
          <w:kern w:val="0"/>
          <w:szCs w:val="21"/>
          <w:highlight w:val="green"/>
          <w:bdr w:val="none" w:sz="0" w:space="0" w:color="auto" w:frame="1"/>
          <w:shd w:val="clear" w:color="auto" w:fill="EFF0F1"/>
        </w:rPr>
        <w:t>notify</w:t>
      </w:r>
      <w:r w:rsidRPr="00261E78">
        <w:rPr>
          <w:rFonts w:eastAsia="SimSun" w:cs="Arial"/>
          <w:color w:val="242729"/>
          <w:kern w:val="0"/>
          <w:szCs w:val="21"/>
          <w:highlight w:val="green"/>
        </w:rPr>
        <w:t> with </w:t>
      </w:r>
      <w:r w:rsidRPr="00261E78">
        <w:rPr>
          <w:rFonts w:eastAsia="SimSun" w:cs="Consolas"/>
          <w:color w:val="242729"/>
          <w:kern w:val="0"/>
          <w:szCs w:val="21"/>
          <w:highlight w:val="green"/>
          <w:bdr w:val="none" w:sz="0" w:space="0" w:color="auto" w:frame="1"/>
          <w:shd w:val="clear" w:color="auto" w:fill="EFF0F1"/>
        </w:rPr>
        <w:t>notifyAll</w:t>
      </w:r>
      <w:r w:rsidRPr="00261E78">
        <w:rPr>
          <w:rFonts w:eastAsia="SimSun" w:cs="Arial"/>
          <w:color w:val="242729"/>
          <w:kern w:val="0"/>
          <w:szCs w:val="21"/>
          <w:highlight w:val="green"/>
        </w:rPr>
        <w:t> in the producer/consumer code (above).</w:t>
      </w:r>
    </w:p>
    <w:p w:rsidR="00BC5AA7" w:rsidRPr="00261E78" w:rsidRDefault="00BC5AA7" w:rsidP="008315F6">
      <w:pPr>
        <w:autoSpaceDE w:val="0"/>
        <w:autoSpaceDN w:val="0"/>
        <w:adjustRightInd w:val="0"/>
        <w:ind w:leftChars="200" w:left="420"/>
        <w:jc w:val="left"/>
        <w:rPr>
          <w:color w:val="000000"/>
          <w:szCs w:val="21"/>
          <w:shd w:val="clear" w:color="auto" w:fill="FFFFFF"/>
        </w:rPr>
      </w:pPr>
    </w:p>
    <w:p w:rsidR="00441EAE" w:rsidRPr="00261E78" w:rsidRDefault="00CC67E8" w:rsidP="008315F6">
      <w:pPr>
        <w:autoSpaceDE w:val="0"/>
        <w:autoSpaceDN w:val="0"/>
        <w:adjustRightInd w:val="0"/>
        <w:ind w:leftChars="271" w:left="569"/>
        <w:jc w:val="left"/>
        <w:rPr>
          <w:color w:val="000000"/>
          <w:szCs w:val="21"/>
          <w:shd w:val="clear" w:color="auto" w:fill="FFFFFF"/>
        </w:rPr>
      </w:pPr>
      <w:r>
        <w:rPr>
          <w:color w:val="000000"/>
          <w:szCs w:val="21"/>
          <w:shd w:val="clear" w:color="auto" w:fill="FFFFFF"/>
        </w:rPr>
        <w:t>(1</w:t>
      </w:r>
      <w:r>
        <w:rPr>
          <w:rFonts w:hint="eastAsia"/>
          <w:color w:val="000000"/>
          <w:szCs w:val="21"/>
          <w:shd w:val="clear" w:color="auto" w:fill="FFFFFF"/>
        </w:rPr>
        <w:t>5</w:t>
      </w:r>
      <w:r w:rsidR="00AB7FB7" w:rsidRPr="00261E78">
        <w:rPr>
          <w:color w:val="000000"/>
          <w:szCs w:val="21"/>
          <w:shd w:val="clear" w:color="auto" w:fill="FFFFFF"/>
        </w:rPr>
        <w:t>)</w:t>
      </w:r>
      <w:r>
        <w:rPr>
          <w:rFonts w:hint="eastAsia"/>
          <w:color w:val="000000"/>
          <w:szCs w:val="21"/>
          <w:shd w:val="clear" w:color="auto" w:fill="FFFFFF"/>
        </w:rPr>
        <w:t xml:space="preserve"> </w:t>
      </w:r>
      <w:r w:rsidR="0065334A" w:rsidRPr="00261E78">
        <w:rPr>
          <w:color w:val="000000"/>
          <w:szCs w:val="21"/>
          <w:shd w:val="clear" w:color="auto" w:fill="FFFFFF"/>
        </w:rPr>
        <w:t>Solve Consumer Producer pattern by using wait() and notify() methods in multithreading in Java</w:t>
      </w:r>
    </w:p>
    <w:p w:rsidR="0065334A"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19" w:history="1">
        <w:r w:rsidR="00A5221B" w:rsidRPr="00261E78">
          <w:rPr>
            <w:rStyle w:val="Hyperlink"/>
            <w:szCs w:val="21"/>
            <w:shd w:val="clear" w:color="auto" w:fill="FFFFFF"/>
          </w:rPr>
          <w:t>http://www.javamadesoeasy.com/2015/03/solve-consumer-producer-pattern-by.html</w:t>
        </w:r>
      </w:hyperlink>
      <w:r w:rsidR="00A5221B" w:rsidRPr="00261E78">
        <w:rPr>
          <w:color w:val="000000"/>
          <w:szCs w:val="21"/>
          <w:shd w:val="clear" w:color="auto" w:fill="FFFFFF"/>
        </w:rPr>
        <w:t xml:space="preserve"> </w:t>
      </w:r>
    </w:p>
    <w:p w:rsidR="0065334A" w:rsidRPr="00261E78" w:rsidRDefault="0065334A" w:rsidP="008315F6">
      <w:pPr>
        <w:pStyle w:val="ListParagraph"/>
        <w:autoSpaceDE w:val="0"/>
        <w:autoSpaceDN w:val="0"/>
        <w:adjustRightInd w:val="0"/>
        <w:ind w:leftChars="443" w:left="930" w:firstLineChars="0" w:firstLine="0"/>
        <w:jc w:val="left"/>
        <w:rPr>
          <w:color w:val="000000"/>
          <w:szCs w:val="21"/>
          <w:shd w:val="clear" w:color="auto" w:fill="FFFFFF"/>
        </w:rPr>
      </w:pPr>
    </w:p>
    <w:p w:rsidR="00591C9D" w:rsidRPr="00261E78" w:rsidRDefault="00BA47EA" w:rsidP="008315F6">
      <w:pPr>
        <w:pStyle w:val="ListParagraph"/>
        <w:autoSpaceDE w:val="0"/>
        <w:autoSpaceDN w:val="0"/>
        <w:adjustRightInd w:val="0"/>
        <w:ind w:leftChars="443" w:left="930" w:firstLineChars="0" w:firstLine="0"/>
        <w:jc w:val="left"/>
        <w:rPr>
          <w:color w:val="000000"/>
          <w:szCs w:val="21"/>
          <w:shd w:val="clear" w:color="auto" w:fill="FFFFFF"/>
        </w:rPr>
      </w:pPr>
      <w:hyperlink r:id="rId120" w:history="1">
        <w:r w:rsidR="00591C9D" w:rsidRPr="00261E78">
          <w:rPr>
            <w:rStyle w:val="Hyperlink"/>
            <w:szCs w:val="21"/>
            <w:shd w:val="clear" w:color="auto" w:fill="FFFFFF"/>
          </w:rPr>
          <w:t>http://javarevisited.blogspot.com/2013/12/inter-thread-communication-in-java-wait-notify-example.html</w:t>
        </w:r>
      </w:hyperlink>
      <w:r w:rsidR="00591C9D" w:rsidRPr="00261E78">
        <w:rPr>
          <w:color w:val="000000"/>
          <w:szCs w:val="21"/>
          <w:shd w:val="clear" w:color="auto" w:fill="FFFFFF"/>
        </w:rPr>
        <w:t xml:space="preserve"> </w:t>
      </w:r>
    </w:p>
    <w:p w:rsidR="0065334A" w:rsidRPr="00261E78" w:rsidRDefault="0065334A" w:rsidP="008315F6">
      <w:pPr>
        <w:pStyle w:val="ListParagraph"/>
        <w:autoSpaceDE w:val="0"/>
        <w:autoSpaceDN w:val="0"/>
        <w:adjustRightInd w:val="0"/>
        <w:ind w:leftChars="443" w:left="930" w:firstLineChars="0" w:firstLine="0"/>
        <w:jc w:val="left"/>
        <w:rPr>
          <w:color w:val="000000"/>
          <w:szCs w:val="21"/>
          <w:shd w:val="clear" w:color="auto" w:fill="FFFFFF"/>
        </w:rPr>
      </w:pPr>
    </w:p>
    <w:p w:rsidR="0065334A" w:rsidRPr="00261E78" w:rsidRDefault="0065334A" w:rsidP="008315F6">
      <w:pPr>
        <w:pStyle w:val="ListParagraph"/>
        <w:autoSpaceDE w:val="0"/>
        <w:autoSpaceDN w:val="0"/>
        <w:adjustRightInd w:val="0"/>
        <w:ind w:leftChars="443" w:left="930" w:firstLineChars="0" w:firstLine="0"/>
        <w:jc w:val="left"/>
        <w:rPr>
          <w:color w:val="000000"/>
          <w:szCs w:val="21"/>
          <w:shd w:val="clear" w:color="auto" w:fill="FFFFFF"/>
        </w:rPr>
      </w:pPr>
    </w:p>
    <w:p w:rsidR="00967A0B" w:rsidRPr="00CC67E8" w:rsidRDefault="00CC67E8" w:rsidP="008315F6">
      <w:pPr>
        <w:autoSpaceDE w:val="0"/>
        <w:autoSpaceDN w:val="0"/>
        <w:adjustRightInd w:val="0"/>
        <w:ind w:leftChars="171" w:left="359" w:firstLineChars="100" w:firstLine="210"/>
        <w:jc w:val="left"/>
        <w:rPr>
          <w:color w:val="000000"/>
          <w:szCs w:val="21"/>
          <w:shd w:val="clear" w:color="auto" w:fill="FFFFFF"/>
        </w:rPr>
      </w:pPr>
      <w:r>
        <w:rPr>
          <w:rFonts w:hint="eastAsia"/>
          <w:color w:val="000000"/>
          <w:szCs w:val="21"/>
          <w:shd w:val="clear" w:color="auto" w:fill="FFFFFF"/>
        </w:rPr>
        <w:t xml:space="preserve">(16) </w:t>
      </w:r>
      <w:r w:rsidR="00967A0B" w:rsidRPr="00CC67E8">
        <w:rPr>
          <w:color w:val="000000"/>
          <w:szCs w:val="21"/>
          <w:shd w:val="clear" w:color="auto" w:fill="FFFFFF"/>
        </w:rPr>
        <w:t>What is difference between volatile and synchronization ?</w:t>
      </w:r>
    </w:p>
    <w:p w:rsidR="000038DC" w:rsidRPr="00261E78" w:rsidRDefault="00BA47EA" w:rsidP="008315F6">
      <w:pPr>
        <w:pStyle w:val="ListParagraph"/>
        <w:autoSpaceDE w:val="0"/>
        <w:autoSpaceDN w:val="0"/>
        <w:adjustRightInd w:val="0"/>
        <w:ind w:leftChars="486" w:left="1021" w:firstLineChars="0" w:firstLine="0"/>
        <w:jc w:val="left"/>
        <w:rPr>
          <w:color w:val="000000"/>
          <w:szCs w:val="21"/>
          <w:shd w:val="clear" w:color="auto" w:fill="FFFFFF"/>
        </w:rPr>
      </w:pPr>
      <w:hyperlink r:id="rId121" w:history="1">
        <w:r w:rsidR="007644C5" w:rsidRPr="00261E78">
          <w:rPr>
            <w:rStyle w:val="Hyperlink"/>
            <w:szCs w:val="21"/>
            <w:shd w:val="clear" w:color="auto" w:fill="FFFFFF"/>
          </w:rPr>
          <w:t>http://tutorials.jenkov.com/java-concurrency/volatile.html</w:t>
        </w:r>
      </w:hyperlink>
      <w:r w:rsidR="007644C5" w:rsidRPr="00261E78">
        <w:rPr>
          <w:color w:val="000000"/>
          <w:szCs w:val="21"/>
          <w:shd w:val="clear" w:color="auto" w:fill="FFFFFF"/>
        </w:rPr>
        <w:t xml:space="preserve"> </w:t>
      </w:r>
    </w:p>
    <w:p w:rsidR="007644C5" w:rsidRPr="00261E78" w:rsidRDefault="007644C5" w:rsidP="008315F6">
      <w:pPr>
        <w:pStyle w:val="ListParagraph"/>
        <w:autoSpaceDE w:val="0"/>
        <w:autoSpaceDN w:val="0"/>
        <w:adjustRightInd w:val="0"/>
        <w:ind w:leftChars="486" w:left="1021" w:firstLineChars="0" w:firstLine="0"/>
        <w:jc w:val="left"/>
        <w:rPr>
          <w:color w:val="000000"/>
          <w:szCs w:val="21"/>
          <w:shd w:val="clear" w:color="auto" w:fill="FFFFFF"/>
        </w:rPr>
      </w:pPr>
      <w:r w:rsidRPr="00261E78">
        <w:rPr>
          <w:color w:val="000000"/>
          <w:szCs w:val="21"/>
          <w:shd w:val="clear" w:color="auto" w:fill="FFFFFF"/>
        </w:rPr>
        <w:lastRenderedPageBreak/>
        <w:t>The Java volatile keyword guarantees visibility of changes to variables across threads.</w:t>
      </w:r>
      <w:r w:rsidRPr="00261E78">
        <w:rPr>
          <w:szCs w:val="21"/>
        </w:rPr>
        <w:t xml:space="preserve"> </w:t>
      </w:r>
      <w:r w:rsidRPr="00261E78">
        <w:rPr>
          <w:color w:val="000000"/>
          <w:szCs w:val="21"/>
          <w:shd w:val="clear" w:color="auto" w:fill="FFFFFF"/>
        </w:rPr>
        <w:t>More precisely that means, that every read of a volatile variable will be read from the computer's main memory, and not from the CPU cache, and that every write to a volatile variable will be written to main memory, and not just to the CPU cache.</w:t>
      </w:r>
    </w:p>
    <w:p w:rsidR="007644C5" w:rsidRPr="00261E78" w:rsidRDefault="007644C5" w:rsidP="008315F6">
      <w:pPr>
        <w:pStyle w:val="ListParagraph"/>
        <w:autoSpaceDE w:val="0"/>
        <w:autoSpaceDN w:val="0"/>
        <w:adjustRightInd w:val="0"/>
        <w:ind w:leftChars="486" w:left="1021" w:firstLineChars="0" w:firstLine="0"/>
        <w:jc w:val="left"/>
        <w:rPr>
          <w:color w:val="000000"/>
          <w:szCs w:val="21"/>
          <w:shd w:val="clear" w:color="auto" w:fill="FFFFFF"/>
        </w:rPr>
      </w:pPr>
      <w:r w:rsidRPr="00261E78">
        <w:rPr>
          <w:color w:val="000000"/>
          <w:szCs w:val="21"/>
          <w:highlight w:val="cyan"/>
          <w:shd w:val="clear" w:color="auto" w:fill="FFFFFF"/>
        </w:rPr>
        <w:t xml:space="preserve">If two threads are both reading and writing to </w:t>
      </w:r>
      <w:r w:rsidRPr="00261E78">
        <w:rPr>
          <w:color w:val="000000"/>
          <w:szCs w:val="21"/>
          <w:highlight w:val="yellow"/>
          <w:shd w:val="clear" w:color="auto" w:fill="FFFFFF"/>
        </w:rPr>
        <w:t>a shared variable</w:t>
      </w:r>
      <w:r w:rsidRPr="00261E78">
        <w:rPr>
          <w:color w:val="000000"/>
          <w:szCs w:val="21"/>
          <w:highlight w:val="cyan"/>
          <w:shd w:val="clear" w:color="auto" w:fill="FFFFFF"/>
        </w:rPr>
        <w:t>, then using the volatile keyword for that is not enough. You need to use a synchronized in that case to guarantee that the reading and writing of the variable is atomic. Reading or writing a volatile variable does not block threads reading or writing.</w:t>
      </w:r>
      <w:r w:rsidRPr="00261E78">
        <w:rPr>
          <w:color w:val="000000"/>
          <w:szCs w:val="21"/>
          <w:shd w:val="clear" w:color="auto" w:fill="FFFFFF"/>
        </w:rPr>
        <w:t xml:space="preserve"> </w:t>
      </w:r>
      <w:r w:rsidRPr="00261E78">
        <w:rPr>
          <w:color w:val="000000"/>
          <w:szCs w:val="21"/>
          <w:highlight w:val="magenta"/>
          <w:shd w:val="clear" w:color="auto" w:fill="FFFFFF"/>
        </w:rPr>
        <w:t>For this to happen you must use the synchronized keyword around critical sections.</w:t>
      </w:r>
    </w:p>
    <w:p w:rsidR="007644C5" w:rsidRPr="00261E78" w:rsidRDefault="007644C5" w:rsidP="008315F6">
      <w:pPr>
        <w:pStyle w:val="ListParagraph"/>
        <w:autoSpaceDE w:val="0"/>
        <w:autoSpaceDN w:val="0"/>
        <w:adjustRightInd w:val="0"/>
        <w:ind w:leftChars="486" w:left="1021" w:firstLineChars="0" w:firstLine="0"/>
        <w:jc w:val="left"/>
        <w:rPr>
          <w:color w:val="000000"/>
          <w:szCs w:val="21"/>
          <w:shd w:val="clear" w:color="auto" w:fill="FFFFFF"/>
        </w:rPr>
      </w:pPr>
      <w:r w:rsidRPr="00261E78">
        <w:rPr>
          <w:color w:val="000000"/>
          <w:szCs w:val="21"/>
          <w:shd w:val="clear" w:color="auto" w:fill="FFFFFF"/>
        </w:rPr>
        <w:t>For example:</w:t>
      </w:r>
    </w:p>
    <w:p w:rsidR="007644C5" w:rsidRPr="00261E78" w:rsidRDefault="007644C5" w:rsidP="008315F6">
      <w:pPr>
        <w:pStyle w:val="ListParagraph"/>
        <w:autoSpaceDE w:val="0"/>
        <w:autoSpaceDN w:val="0"/>
        <w:adjustRightInd w:val="0"/>
        <w:ind w:leftChars="486" w:left="1021" w:firstLineChars="0" w:firstLine="0"/>
        <w:jc w:val="left"/>
        <w:rPr>
          <w:color w:val="000000"/>
          <w:szCs w:val="21"/>
          <w:shd w:val="clear" w:color="auto" w:fill="FFFFFF"/>
        </w:rPr>
      </w:pPr>
      <w:r w:rsidRPr="00261E78">
        <w:rPr>
          <w:color w:val="000000"/>
          <w:szCs w:val="21"/>
          <w:shd w:val="clear" w:color="auto" w:fill="FFFFFF"/>
        </w:rPr>
        <w:t>Imagine if Thread 1 reads a shared counter variable with the value 0 into its CPU cache, increment it to 1 and not write the changed value back into main memory. Thread 2 could then read the same counter variable from main memory where the value of the variable is still 0, into its own CPU cache. Thread 2 could then also increment the counter to 1, and also not write it back to main memory. This situation is illustrated in the diagram below:</w:t>
      </w:r>
    </w:p>
    <w:p w:rsidR="007644C5" w:rsidRPr="00261E78" w:rsidRDefault="007644C5" w:rsidP="008315F6">
      <w:pPr>
        <w:pStyle w:val="ListParagraph"/>
        <w:autoSpaceDE w:val="0"/>
        <w:autoSpaceDN w:val="0"/>
        <w:adjustRightInd w:val="0"/>
        <w:ind w:leftChars="486" w:left="1021" w:firstLineChars="0" w:firstLine="0"/>
        <w:jc w:val="left"/>
        <w:rPr>
          <w:color w:val="000000"/>
          <w:szCs w:val="21"/>
          <w:shd w:val="clear" w:color="auto" w:fill="FFFFFF"/>
        </w:rPr>
      </w:pPr>
      <w:r w:rsidRPr="00261E78">
        <w:rPr>
          <w:noProof/>
          <w:szCs w:val="21"/>
        </w:rPr>
        <w:drawing>
          <wp:inline distT="0" distB="0" distL="0" distR="0" wp14:anchorId="159357F5" wp14:editId="50A203E8">
            <wp:extent cx="4431665" cy="3848100"/>
            <wp:effectExtent l="0" t="0" r="6985" b="0"/>
            <wp:docPr id="17" name="图片 17" descr="Two threads have read a shared counter variable into their local CPU caches and increment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threads have read a shared counter variable into their local CPU caches and incremented i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31665" cy="3848100"/>
                    </a:xfrm>
                    <a:prstGeom prst="rect">
                      <a:avLst/>
                    </a:prstGeom>
                    <a:noFill/>
                    <a:ln>
                      <a:noFill/>
                    </a:ln>
                  </pic:spPr>
                </pic:pic>
              </a:graphicData>
            </a:graphic>
          </wp:inline>
        </w:drawing>
      </w:r>
    </w:p>
    <w:p w:rsidR="00ED029D" w:rsidRPr="00261E78" w:rsidRDefault="007644C5" w:rsidP="008315F6">
      <w:pPr>
        <w:pStyle w:val="ListParagraph"/>
        <w:autoSpaceDE w:val="0"/>
        <w:autoSpaceDN w:val="0"/>
        <w:adjustRightInd w:val="0"/>
        <w:ind w:leftChars="486" w:left="1021" w:firstLineChars="0" w:firstLine="0"/>
        <w:jc w:val="left"/>
        <w:rPr>
          <w:color w:val="000000"/>
          <w:szCs w:val="21"/>
          <w:shd w:val="clear" w:color="auto" w:fill="FFFFFF"/>
        </w:rPr>
      </w:pPr>
      <w:r w:rsidRPr="00261E78">
        <w:rPr>
          <w:color w:val="000000"/>
          <w:szCs w:val="21"/>
          <w:highlight w:val="green"/>
          <w:shd w:val="clear" w:color="auto" w:fill="FFFFFF"/>
        </w:rPr>
        <w:t>In case only one thread reads and writes the value of a volatile variable and other threads only read the variable, then the reading threads are guaranteed to see the latest value written to the volatile variable. Without making the variable volatile, this would not be guaranteed.</w:t>
      </w:r>
    </w:p>
    <w:p w:rsidR="00A73DD5" w:rsidRPr="00A73DD5" w:rsidRDefault="00A73DD5" w:rsidP="008315F6">
      <w:pPr>
        <w:autoSpaceDE w:val="0"/>
        <w:autoSpaceDN w:val="0"/>
        <w:adjustRightInd w:val="0"/>
        <w:ind w:leftChars="200" w:left="420"/>
        <w:jc w:val="left"/>
        <w:rPr>
          <w:color w:val="000000"/>
          <w:szCs w:val="21"/>
          <w:shd w:val="clear" w:color="auto" w:fill="FFFFFF"/>
        </w:rPr>
      </w:pPr>
    </w:p>
    <w:p w:rsidR="00A73DD5" w:rsidRPr="00CC67E8" w:rsidRDefault="00CC67E8" w:rsidP="008315F6">
      <w:pPr>
        <w:autoSpaceDE w:val="0"/>
        <w:autoSpaceDN w:val="0"/>
        <w:adjustRightInd w:val="0"/>
        <w:ind w:leftChars="171" w:left="359" w:firstLineChars="100" w:firstLine="210"/>
        <w:jc w:val="left"/>
        <w:rPr>
          <w:color w:val="000000"/>
          <w:szCs w:val="21"/>
          <w:shd w:val="clear" w:color="auto" w:fill="FFFFFF"/>
        </w:rPr>
      </w:pPr>
      <w:r>
        <w:rPr>
          <w:rFonts w:hint="eastAsia"/>
          <w:color w:val="000000"/>
          <w:szCs w:val="21"/>
          <w:shd w:val="clear" w:color="auto" w:fill="FFFFFF"/>
        </w:rPr>
        <w:t xml:space="preserve">(17) </w:t>
      </w:r>
      <w:r w:rsidR="00240ACC" w:rsidRPr="00CC67E8">
        <w:rPr>
          <w:color w:val="000000"/>
          <w:szCs w:val="21"/>
          <w:shd w:val="clear" w:color="auto" w:fill="FFFFFF"/>
        </w:rPr>
        <w:t>What is context-switching in multi-threading?</w:t>
      </w:r>
    </w:p>
    <w:p w:rsidR="00240ACC" w:rsidRPr="00FF426D" w:rsidRDefault="00E264EE" w:rsidP="008315F6">
      <w:pPr>
        <w:autoSpaceDE w:val="0"/>
        <w:autoSpaceDN w:val="0"/>
        <w:adjustRightInd w:val="0"/>
        <w:ind w:leftChars="500" w:left="1050"/>
        <w:jc w:val="left"/>
        <w:rPr>
          <w:color w:val="000000"/>
          <w:szCs w:val="21"/>
          <w:shd w:val="clear" w:color="auto" w:fill="FFFFFF"/>
        </w:rPr>
      </w:pPr>
      <w:r w:rsidRPr="00B5683A">
        <w:rPr>
          <w:color w:val="000000"/>
          <w:szCs w:val="21"/>
          <w:highlight w:val="yellow"/>
          <w:shd w:val="clear" w:color="auto" w:fill="FFFFFF"/>
        </w:rPr>
        <w:t>Context Switching is the process of storing and restoring of CPU state so that Thread execution can be resumed from the same point at a later point of time.</w:t>
      </w:r>
      <w:r w:rsidRPr="00E264EE">
        <w:rPr>
          <w:color w:val="000000"/>
          <w:szCs w:val="21"/>
          <w:shd w:val="clear" w:color="auto" w:fill="FFFFFF"/>
        </w:rPr>
        <w:t xml:space="preserve"> Context </w:t>
      </w:r>
      <w:r w:rsidRPr="00E264EE">
        <w:rPr>
          <w:color w:val="000000"/>
          <w:szCs w:val="21"/>
          <w:shd w:val="clear" w:color="auto" w:fill="FFFFFF"/>
        </w:rPr>
        <w:lastRenderedPageBreak/>
        <w:t>Switching is the essential feature for multitasking operating system and support for multi-threaded environment.</w:t>
      </w:r>
    </w:p>
    <w:p w:rsidR="00240ACC" w:rsidRDefault="00240ACC" w:rsidP="008315F6">
      <w:pPr>
        <w:pStyle w:val="ListParagraph"/>
        <w:autoSpaceDE w:val="0"/>
        <w:autoSpaceDN w:val="0"/>
        <w:adjustRightInd w:val="0"/>
        <w:ind w:leftChars="486" w:left="1021" w:firstLineChars="0" w:firstLine="0"/>
        <w:jc w:val="left"/>
        <w:rPr>
          <w:color w:val="000000"/>
          <w:szCs w:val="21"/>
          <w:shd w:val="clear" w:color="auto" w:fill="FFFFFF"/>
        </w:rPr>
      </w:pPr>
    </w:p>
    <w:p w:rsidR="00240ACC" w:rsidRPr="00CC67E8" w:rsidRDefault="00CC67E8" w:rsidP="008315F6">
      <w:pPr>
        <w:autoSpaceDE w:val="0"/>
        <w:autoSpaceDN w:val="0"/>
        <w:adjustRightInd w:val="0"/>
        <w:ind w:leftChars="171" w:left="359" w:firstLineChars="100" w:firstLine="210"/>
        <w:jc w:val="left"/>
        <w:rPr>
          <w:color w:val="000000"/>
          <w:szCs w:val="21"/>
          <w:shd w:val="clear" w:color="auto" w:fill="FFFFFF"/>
        </w:rPr>
      </w:pPr>
      <w:r>
        <w:rPr>
          <w:rFonts w:hint="eastAsia"/>
          <w:color w:val="000000"/>
          <w:szCs w:val="21"/>
          <w:shd w:val="clear" w:color="auto" w:fill="FFFFFF"/>
        </w:rPr>
        <w:t xml:space="preserve">(18) </w:t>
      </w:r>
      <w:r w:rsidR="00FF426D" w:rsidRPr="00CC67E8">
        <w:rPr>
          <w:rFonts w:hint="eastAsia"/>
          <w:color w:val="000000"/>
          <w:szCs w:val="21"/>
          <w:shd w:val="clear" w:color="auto" w:fill="FFFFFF"/>
        </w:rPr>
        <w:t xml:space="preserve">What is thread </w:t>
      </w:r>
      <w:r w:rsidR="00FF426D" w:rsidRPr="00CC67E8">
        <w:rPr>
          <w:color w:val="000000"/>
          <w:szCs w:val="21"/>
          <w:shd w:val="clear" w:color="auto" w:fill="FFFFFF"/>
        </w:rPr>
        <w:t>scheduler</w:t>
      </w:r>
      <w:r w:rsidR="00FF426D" w:rsidRPr="00CC67E8">
        <w:rPr>
          <w:rFonts w:hint="eastAsia"/>
          <w:color w:val="000000"/>
          <w:szCs w:val="21"/>
          <w:shd w:val="clear" w:color="auto" w:fill="FFFFFF"/>
        </w:rPr>
        <w:t xml:space="preserve"> and time slicing ?</w:t>
      </w:r>
    </w:p>
    <w:p w:rsidR="00FF426D" w:rsidRDefault="002A3F43" w:rsidP="008315F6">
      <w:pPr>
        <w:pStyle w:val="ListParagraph"/>
        <w:autoSpaceDE w:val="0"/>
        <w:autoSpaceDN w:val="0"/>
        <w:adjustRightInd w:val="0"/>
        <w:ind w:leftChars="486" w:left="1021" w:firstLineChars="0" w:firstLine="0"/>
        <w:jc w:val="left"/>
        <w:rPr>
          <w:color w:val="000000"/>
          <w:szCs w:val="21"/>
          <w:shd w:val="clear" w:color="auto" w:fill="FFFFFF"/>
        </w:rPr>
      </w:pPr>
      <w:r w:rsidRPr="00F95BA6">
        <w:rPr>
          <w:color w:val="000000"/>
          <w:szCs w:val="21"/>
          <w:highlight w:val="yellow"/>
          <w:shd w:val="clear" w:color="auto" w:fill="FFFFFF"/>
        </w:rPr>
        <w:t>Thread Scheduler is the Operating System service that allocates the CPU time to the available runnable threads</w:t>
      </w:r>
      <w:r w:rsidRPr="002A3F43">
        <w:rPr>
          <w:color w:val="000000"/>
          <w:szCs w:val="21"/>
          <w:shd w:val="clear" w:color="auto" w:fill="FFFFFF"/>
        </w:rPr>
        <w:t xml:space="preserve">. Once we create and start a thread, it’s execution depends on the implementation of Thread Scheduler. </w:t>
      </w:r>
      <w:r w:rsidRPr="00F95BA6">
        <w:rPr>
          <w:color w:val="000000"/>
          <w:szCs w:val="21"/>
          <w:highlight w:val="yellow"/>
          <w:shd w:val="clear" w:color="auto" w:fill="FFFFFF"/>
        </w:rPr>
        <w:t>Time Slicing is the process to divide the available CPU time to the available runnable threads</w:t>
      </w:r>
      <w:r w:rsidRPr="002A3F43">
        <w:rPr>
          <w:color w:val="000000"/>
          <w:szCs w:val="21"/>
          <w:shd w:val="clear" w:color="auto" w:fill="FFFFFF"/>
        </w:rPr>
        <w:t xml:space="preserve">. </w:t>
      </w:r>
      <w:r w:rsidRPr="00F95BA6">
        <w:rPr>
          <w:color w:val="000000"/>
          <w:szCs w:val="21"/>
          <w:highlight w:val="green"/>
          <w:shd w:val="clear" w:color="auto" w:fill="FFFFFF"/>
        </w:rPr>
        <w:t>Allocation of CPU time to threads can be based on thread priority or the thread waiting for longer time will get more priority in getting CPU time.</w:t>
      </w:r>
      <w:r w:rsidRPr="002A3F43">
        <w:rPr>
          <w:color w:val="000000"/>
          <w:szCs w:val="21"/>
          <w:shd w:val="clear" w:color="auto" w:fill="FFFFFF"/>
        </w:rPr>
        <w:t xml:space="preserve"> Thread scheduling can’t be controlled by java, so it’s always better to control it from application itself.</w:t>
      </w:r>
    </w:p>
    <w:p w:rsidR="00FF426D" w:rsidRDefault="00FF426D" w:rsidP="008315F6">
      <w:pPr>
        <w:pStyle w:val="ListParagraph"/>
        <w:autoSpaceDE w:val="0"/>
        <w:autoSpaceDN w:val="0"/>
        <w:adjustRightInd w:val="0"/>
        <w:ind w:leftChars="486" w:left="1021" w:firstLineChars="0" w:firstLine="0"/>
        <w:jc w:val="left"/>
        <w:rPr>
          <w:color w:val="000000"/>
          <w:szCs w:val="21"/>
          <w:shd w:val="clear" w:color="auto" w:fill="FFFFFF"/>
        </w:rPr>
      </w:pPr>
    </w:p>
    <w:p w:rsidR="00FF426D" w:rsidRPr="00CC67E8" w:rsidRDefault="00CC67E8" w:rsidP="008315F6">
      <w:pPr>
        <w:autoSpaceDE w:val="0"/>
        <w:autoSpaceDN w:val="0"/>
        <w:adjustRightInd w:val="0"/>
        <w:ind w:leftChars="171" w:left="359" w:firstLineChars="100" w:firstLine="210"/>
        <w:jc w:val="left"/>
        <w:rPr>
          <w:color w:val="000000"/>
          <w:szCs w:val="21"/>
          <w:shd w:val="clear" w:color="auto" w:fill="FFFFFF"/>
        </w:rPr>
      </w:pPr>
      <w:r>
        <w:rPr>
          <w:rFonts w:hint="eastAsia"/>
          <w:color w:val="000000"/>
          <w:szCs w:val="21"/>
          <w:shd w:val="clear" w:color="auto" w:fill="FFFFFF"/>
        </w:rPr>
        <w:t xml:space="preserve">(19) </w:t>
      </w:r>
      <w:r w:rsidR="004427A3" w:rsidRPr="00CC67E8">
        <w:rPr>
          <w:rFonts w:hint="eastAsia"/>
          <w:color w:val="000000"/>
          <w:szCs w:val="21"/>
          <w:shd w:val="clear" w:color="auto" w:fill="FFFFFF"/>
        </w:rPr>
        <w:t>How does Thread C</w:t>
      </w:r>
      <w:r w:rsidR="00D7189F" w:rsidRPr="00CC67E8">
        <w:rPr>
          <w:rFonts w:hint="eastAsia"/>
          <w:color w:val="000000"/>
          <w:szCs w:val="21"/>
          <w:shd w:val="clear" w:color="auto" w:fill="FFFFFF"/>
        </w:rPr>
        <w:t>ommunicate with each other ?</w:t>
      </w:r>
    </w:p>
    <w:p w:rsidR="00D7189F" w:rsidRDefault="00452F1F" w:rsidP="008315F6">
      <w:pPr>
        <w:pStyle w:val="ListParagraph"/>
        <w:autoSpaceDE w:val="0"/>
        <w:autoSpaceDN w:val="0"/>
        <w:adjustRightInd w:val="0"/>
        <w:ind w:leftChars="486" w:left="1021" w:firstLineChars="0" w:firstLine="0"/>
        <w:jc w:val="left"/>
        <w:rPr>
          <w:color w:val="000000"/>
          <w:szCs w:val="21"/>
          <w:shd w:val="clear" w:color="auto" w:fill="FFFFFF"/>
        </w:rPr>
      </w:pPr>
      <w:r w:rsidRPr="00452F1F">
        <w:rPr>
          <w:color w:val="000000"/>
          <w:szCs w:val="21"/>
          <w:shd w:val="clear" w:color="auto" w:fill="FFFFFF"/>
        </w:rPr>
        <w:t xml:space="preserve">When threads share resources, communication between Threads is important to coordinate their efforts. </w:t>
      </w:r>
      <w:r w:rsidRPr="005B77C8">
        <w:rPr>
          <w:color w:val="000000"/>
          <w:szCs w:val="21"/>
          <w:highlight w:val="cyan"/>
          <w:shd w:val="clear" w:color="auto" w:fill="FFFFFF"/>
        </w:rPr>
        <w:t>Object class</w:t>
      </w:r>
      <w:r w:rsidRPr="00C71E24">
        <w:rPr>
          <w:color w:val="000000"/>
          <w:szCs w:val="21"/>
          <w:highlight w:val="yellow"/>
          <w:shd w:val="clear" w:color="auto" w:fill="FFFFFF"/>
        </w:rPr>
        <w:t xml:space="preserve"> wait(), notify() and notifyAll() methods allows threads to communicate about the lock status of a resource.</w:t>
      </w:r>
      <w:r w:rsidR="005B77C8" w:rsidRPr="005B77C8">
        <w:t xml:space="preserve"> </w:t>
      </w:r>
      <w:r w:rsidR="005B77C8" w:rsidRPr="005B77C8">
        <w:rPr>
          <w:color w:val="000000"/>
          <w:szCs w:val="21"/>
          <w:shd w:val="clear" w:color="auto" w:fill="FFFFFF"/>
        </w:rPr>
        <w:t xml:space="preserve">In Java every Object has a monitor and wait, notify methods are used to wait for the Object monitor or to notify other threads that Object monitor is free now. </w:t>
      </w:r>
      <w:r w:rsidR="005B77C8" w:rsidRPr="004B15CC">
        <w:rPr>
          <w:color w:val="000000"/>
          <w:szCs w:val="21"/>
          <w:highlight w:val="yellow"/>
          <w:shd w:val="clear" w:color="auto" w:fill="FFFFFF"/>
        </w:rPr>
        <w:t>There is no monitor on threads in java</w:t>
      </w:r>
      <w:r w:rsidR="005B77C8" w:rsidRPr="005B77C8">
        <w:rPr>
          <w:color w:val="000000"/>
          <w:szCs w:val="21"/>
          <w:shd w:val="clear" w:color="auto" w:fill="FFFFFF"/>
        </w:rPr>
        <w:t xml:space="preserve"> and synchronization can be used with any Object</w:t>
      </w:r>
      <w:r w:rsidR="004B15CC">
        <w:rPr>
          <w:rFonts w:hint="eastAsia"/>
          <w:color w:val="000000"/>
          <w:szCs w:val="21"/>
          <w:shd w:val="clear" w:color="auto" w:fill="FFFFFF"/>
        </w:rPr>
        <w:t>.</w:t>
      </w:r>
    </w:p>
    <w:p w:rsidR="00867C2E" w:rsidRPr="00452F1F" w:rsidRDefault="00867C2E" w:rsidP="008315F6">
      <w:pPr>
        <w:autoSpaceDE w:val="0"/>
        <w:autoSpaceDN w:val="0"/>
        <w:adjustRightInd w:val="0"/>
        <w:ind w:leftChars="100" w:left="210"/>
        <w:jc w:val="left"/>
        <w:rPr>
          <w:color w:val="000000"/>
          <w:szCs w:val="21"/>
          <w:shd w:val="clear" w:color="auto" w:fill="FFFFFF"/>
        </w:rPr>
      </w:pPr>
    </w:p>
    <w:p w:rsidR="00D7189F" w:rsidRPr="00CC67E8" w:rsidRDefault="00CC67E8" w:rsidP="008315F6">
      <w:pPr>
        <w:autoSpaceDE w:val="0"/>
        <w:autoSpaceDN w:val="0"/>
        <w:adjustRightInd w:val="0"/>
        <w:ind w:leftChars="171" w:left="359" w:firstLineChars="100" w:firstLine="210"/>
        <w:jc w:val="left"/>
        <w:rPr>
          <w:color w:val="000000"/>
          <w:szCs w:val="21"/>
          <w:shd w:val="clear" w:color="auto" w:fill="FFFFFF"/>
        </w:rPr>
      </w:pPr>
      <w:r>
        <w:rPr>
          <w:rFonts w:hint="eastAsia"/>
          <w:color w:val="000000"/>
          <w:szCs w:val="21"/>
          <w:shd w:val="clear" w:color="auto" w:fill="FFFFFF"/>
        </w:rPr>
        <w:t xml:space="preserve">(20) </w:t>
      </w:r>
      <w:r w:rsidR="00B57AA7" w:rsidRPr="00CC67E8">
        <w:rPr>
          <w:rFonts w:hint="eastAsia"/>
          <w:color w:val="000000"/>
          <w:szCs w:val="21"/>
          <w:shd w:val="clear" w:color="auto" w:fill="FFFFFF"/>
        </w:rPr>
        <w:t>Different ways to achieve Thread Safety ?</w:t>
      </w:r>
    </w:p>
    <w:p w:rsidR="00B57AA7" w:rsidRDefault="00DB37C1" w:rsidP="008315F6">
      <w:pPr>
        <w:pStyle w:val="ListParagraph"/>
        <w:autoSpaceDE w:val="0"/>
        <w:autoSpaceDN w:val="0"/>
        <w:adjustRightInd w:val="0"/>
        <w:ind w:leftChars="486" w:left="1021" w:firstLineChars="0" w:firstLine="0"/>
        <w:jc w:val="left"/>
        <w:rPr>
          <w:color w:val="000000"/>
          <w:szCs w:val="21"/>
          <w:shd w:val="clear" w:color="auto" w:fill="FFFFFF"/>
        </w:rPr>
      </w:pPr>
      <w:r w:rsidRPr="00DB37C1">
        <w:rPr>
          <w:color w:val="000000"/>
          <w:szCs w:val="21"/>
          <w:shd w:val="clear" w:color="auto" w:fill="FFFFFF"/>
        </w:rPr>
        <w:t>synchronization, atomic concurrent classes, implementing concurrent Lock interface, using volatile keyword, using immutable classes and Thread safe classes.</w:t>
      </w:r>
    </w:p>
    <w:p w:rsidR="00B57AA7" w:rsidRDefault="00B57AA7" w:rsidP="008315F6">
      <w:pPr>
        <w:pStyle w:val="ListParagraph"/>
        <w:autoSpaceDE w:val="0"/>
        <w:autoSpaceDN w:val="0"/>
        <w:adjustRightInd w:val="0"/>
        <w:ind w:leftChars="486" w:left="1021" w:firstLineChars="0" w:firstLine="0"/>
        <w:jc w:val="left"/>
        <w:rPr>
          <w:color w:val="000000"/>
          <w:szCs w:val="21"/>
          <w:shd w:val="clear" w:color="auto" w:fill="FFFFFF"/>
        </w:rPr>
      </w:pPr>
    </w:p>
    <w:p w:rsidR="00C30FD7" w:rsidRPr="00CC67E8" w:rsidRDefault="00CC67E8" w:rsidP="008315F6">
      <w:pPr>
        <w:autoSpaceDE w:val="0"/>
        <w:autoSpaceDN w:val="0"/>
        <w:adjustRightInd w:val="0"/>
        <w:ind w:leftChars="100" w:left="210" w:firstLineChars="300" w:firstLine="630"/>
        <w:jc w:val="left"/>
        <w:rPr>
          <w:color w:val="000000"/>
          <w:szCs w:val="21"/>
          <w:shd w:val="clear" w:color="auto" w:fill="FFFFFF"/>
        </w:rPr>
      </w:pPr>
      <w:r>
        <w:rPr>
          <w:rFonts w:hint="eastAsia"/>
          <w:color w:val="000000"/>
          <w:szCs w:val="21"/>
          <w:shd w:val="clear" w:color="auto" w:fill="FFFFFF"/>
        </w:rPr>
        <w:t xml:space="preserve">(21) </w:t>
      </w:r>
      <w:r w:rsidR="00C30FD7" w:rsidRPr="00CC67E8">
        <w:rPr>
          <w:color w:val="000000"/>
          <w:szCs w:val="21"/>
          <w:shd w:val="clear" w:color="auto" w:fill="FFFFFF"/>
        </w:rPr>
        <w:t>Which is more preferred – Synchronized method or Synchronized block?</w:t>
      </w:r>
    </w:p>
    <w:p w:rsidR="00C30FD7" w:rsidRDefault="00C30FD7" w:rsidP="008315F6">
      <w:pPr>
        <w:pStyle w:val="ListParagraph"/>
        <w:autoSpaceDE w:val="0"/>
        <w:autoSpaceDN w:val="0"/>
        <w:adjustRightInd w:val="0"/>
        <w:ind w:leftChars="486" w:left="1021" w:firstLineChars="0" w:firstLine="0"/>
        <w:jc w:val="left"/>
        <w:rPr>
          <w:color w:val="000000"/>
          <w:szCs w:val="21"/>
          <w:shd w:val="clear" w:color="auto" w:fill="FFFFFF"/>
        </w:rPr>
      </w:pPr>
      <w:r w:rsidRPr="00C30FD7">
        <w:rPr>
          <w:color w:val="000000"/>
          <w:szCs w:val="21"/>
          <w:highlight w:val="yellow"/>
          <w:shd w:val="clear" w:color="auto" w:fill="FFFFFF"/>
        </w:rPr>
        <w:t>Synchronized block is more preferred way because it doesn’t lock the Object, synchronized methods lock the Object</w:t>
      </w:r>
      <w:r w:rsidRPr="00C30FD7">
        <w:rPr>
          <w:color w:val="000000"/>
          <w:szCs w:val="21"/>
          <w:shd w:val="clear" w:color="auto" w:fill="FFFFFF"/>
        </w:rPr>
        <w:t xml:space="preserve"> and if there are multiple synchronization blocks in the class, even though they are not related, it will stop them from execution and put them in wait state to get the lock on Object.</w:t>
      </w:r>
    </w:p>
    <w:p w:rsidR="00C30FD7" w:rsidRPr="00934421" w:rsidRDefault="00C30FD7" w:rsidP="008315F6">
      <w:pPr>
        <w:autoSpaceDE w:val="0"/>
        <w:autoSpaceDN w:val="0"/>
        <w:adjustRightInd w:val="0"/>
        <w:ind w:leftChars="200" w:left="420"/>
        <w:jc w:val="left"/>
        <w:rPr>
          <w:color w:val="000000"/>
          <w:szCs w:val="21"/>
          <w:shd w:val="clear" w:color="auto" w:fill="FFFFFF"/>
        </w:rPr>
      </w:pPr>
    </w:p>
    <w:p w:rsidR="00C30FD7" w:rsidRDefault="00CC67E8" w:rsidP="008315F6">
      <w:pPr>
        <w:autoSpaceDE w:val="0"/>
        <w:autoSpaceDN w:val="0"/>
        <w:adjustRightInd w:val="0"/>
        <w:ind w:leftChars="100" w:left="210" w:firstLineChars="300" w:firstLine="630"/>
        <w:jc w:val="left"/>
        <w:rPr>
          <w:color w:val="000000"/>
          <w:szCs w:val="21"/>
          <w:shd w:val="clear" w:color="auto" w:fill="FFFFFF"/>
        </w:rPr>
      </w:pPr>
      <w:r w:rsidRPr="00CC67E8">
        <w:rPr>
          <w:rFonts w:hint="eastAsia"/>
          <w:color w:val="000000"/>
          <w:szCs w:val="21"/>
          <w:shd w:val="clear" w:color="auto" w:fill="FFFFFF"/>
        </w:rPr>
        <w:t xml:space="preserve">(22) </w:t>
      </w:r>
      <w:r w:rsidR="00180E8E" w:rsidRPr="00CC67E8">
        <w:rPr>
          <w:rFonts w:hint="eastAsia"/>
          <w:color w:val="000000"/>
          <w:szCs w:val="21"/>
          <w:shd w:val="clear" w:color="auto" w:fill="FFFFFF"/>
        </w:rPr>
        <w:t>What is Deadlock and how to avoid it ?</w:t>
      </w:r>
    </w:p>
    <w:p w:rsidR="005E6842" w:rsidRDefault="005E6842" w:rsidP="008315F6">
      <w:pPr>
        <w:pStyle w:val="ListParagraph"/>
        <w:autoSpaceDE w:val="0"/>
        <w:autoSpaceDN w:val="0"/>
        <w:adjustRightInd w:val="0"/>
        <w:ind w:leftChars="499" w:left="1048" w:firstLineChars="0" w:firstLine="29"/>
        <w:jc w:val="left"/>
        <w:rPr>
          <w:color w:val="000000"/>
          <w:szCs w:val="21"/>
          <w:shd w:val="clear" w:color="auto" w:fill="FFFFFF"/>
        </w:rPr>
      </w:pPr>
      <w:r>
        <w:rPr>
          <w:rFonts w:hint="eastAsia"/>
          <w:color w:val="000000"/>
          <w:szCs w:val="21"/>
          <w:shd w:val="clear" w:color="auto" w:fill="FFFFFF"/>
        </w:rPr>
        <w:t>W</w:t>
      </w:r>
      <w:r w:rsidRPr="005E6842">
        <w:rPr>
          <w:color w:val="000000"/>
          <w:szCs w:val="21"/>
          <w:shd w:val="clear" w:color="auto" w:fill="FFFFFF"/>
        </w:rPr>
        <w:t>hen two or more threads are waiting for each other to release lock and get stuck for infinite time, situation is called deadlock .</w:t>
      </w:r>
    </w:p>
    <w:p w:rsidR="005E6842" w:rsidRPr="005E6842" w:rsidRDefault="005E6842" w:rsidP="008315F6">
      <w:pPr>
        <w:pStyle w:val="ListParagraph"/>
        <w:autoSpaceDE w:val="0"/>
        <w:autoSpaceDN w:val="0"/>
        <w:adjustRightInd w:val="0"/>
        <w:ind w:leftChars="499" w:left="1048" w:firstLineChars="0" w:firstLine="29"/>
        <w:jc w:val="left"/>
        <w:rPr>
          <w:color w:val="000000"/>
          <w:szCs w:val="21"/>
          <w:shd w:val="clear" w:color="auto" w:fill="FFFFFF"/>
        </w:rPr>
      </w:pPr>
    </w:p>
    <w:p w:rsidR="00613386" w:rsidRDefault="00BA47EA" w:rsidP="008315F6">
      <w:pPr>
        <w:pStyle w:val="ListParagraph"/>
        <w:autoSpaceDE w:val="0"/>
        <w:autoSpaceDN w:val="0"/>
        <w:adjustRightInd w:val="0"/>
        <w:ind w:leftChars="486" w:left="1021" w:firstLineChars="0" w:firstLine="0"/>
        <w:jc w:val="left"/>
        <w:rPr>
          <w:color w:val="000000"/>
          <w:szCs w:val="21"/>
          <w:shd w:val="clear" w:color="auto" w:fill="FFFFFF"/>
        </w:rPr>
      </w:pPr>
      <w:hyperlink r:id="rId123" w:history="1">
        <w:r w:rsidR="00613386" w:rsidRPr="00733631">
          <w:rPr>
            <w:rStyle w:val="Hyperlink"/>
            <w:szCs w:val="21"/>
            <w:shd w:val="clear" w:color="auto" w:fill="FFFFFF"/>
          </w:rPr>
          <w:t>http://tutorials.jenkov.com/java-concurrency/deadlock.html</w:t>
        </w:r>
      </w:hyperlink>
      <w:r w:rsidR="00613386">
        <w:rPr>
          <w:rFonts w:hint="eastAsia"/>
          <w:color w:val="000000"/>
          <w:szCs w:val="21"/>
          <w:shd w:val="clear" w:color="auto" w:fill="FFFFFF"/>
        </w:rPr>
        <w:t xml:space="preserve"> </w:t>
      </w:r>
    </w:p>
    <w:p w:rsidR="00180E8E" w:rsidRDefault="00613386" w:rsidP="008315F6">
      <w:pPr>
        <w:pStyle w:val="ListParagraph"/>
        <w:autoSpaceDE w:val="0"/>
        <w:autoSpaceDN w:val="0"/>
        <w:adjustRightInd w:val="0"/>
        <w:ind w:leftChars="486" w:left="1021" w:firstLineChars="0" w:firstLine="0"/>
        <w:jc w:val="left"/>
        <w:rPr>
          <w:color w:val="000000"/>
          <w:szCs w:val="21"/>
          <w:shd w:val="clear" w:color="auto" w:fill="FFFFFF"/>
        </w:rPr>
      </w:pPr>
      <w:r w:rsidRPr="00663E96">
        <w:rPr>
          <w:color w:val="000000"/>
          <w:szCs w:val="21"/>
          <w:highlight w:val="cyan"/>
          <w:shd w:val="clear" w:color="auto" w:fill="FFFFFF"/>
        </w:rPr>
        <w:t>Deadlock is a programming situation where two or more threads are</w:t>
      </w:r>
      <w:r w:rsidRPr="004E336A">
        <w:rPr>
          <w:color w:val="000000"/>
          <w:szCs w:val="21"/>
          <w:highlight w:val="red"/>
          <w:shd w:val="clear" w:color="auto" w:fill="FFFFFF"/>
        </w:rPr>
        <w:t xml:space="preserve"> blocked forever</w:t>
      </w:r>
    </w:p>
    <w:p w:rsidR="00613386" w:rsidRDefault="00613386" w:rsidP="008315F6">
      <w:pPr>
        <w:pStyle w:val="ListParagraph"/>
        <w:autoSpaceDE w:val="0"/>
        <w:autoSpaceDN w:val="0"/>
        <w:adjustRightInd w:val="0"/>
        <w:ind w:leftChars="486" w:left="1021" w:firstLineChars="0" w:firstLine="0"/>
        <w:jc w:val="left"/>
        <w:rPr>
          <w:color w:val="000000"/>
          <w:szCs w:val="21"/>
          <w:shd w:val="clear" w:color="auto" w:fill="FFFFFF"/>
        </w:rPr>
      </w:pPr>
      <w:r w:rsidRPr="005C202C">
        <w:rPr>
          <w:color w:val="000000"/>
          <w:szCs w:val="21"/>
          <w:highlight w:val="yellow"/>
          <w:shd w:val="clear" w:color="auto" w:fill="FFFFFF"/>
        </w:rPr>
        <w:t>For instance, if thread 1 locks A, and tries to lock B, and thread 2 has already locked B, and tries to lock A, a deadlock arises.</w:t>
      </w:r>
      <w:r w:rsidRPr="00613386">
        <w:rPr>
          <w:color w:val="000000"/>
          <w:szCs w:val="21"/>
          <w:shd w:val="clear" w:color="auto" w:fill="FFFFFF"/>
        </w:rPr>
        <w:t xml:space="preserve"> Thread 1 can never get B, and thread 2 can never get A. In addition, neither of them will ever know. They will remain blocked on each their object, A and B, forever. This situation is a deadlock.</w:t>
      </w:r>
    </w:p>
    <w:p w:rsidR="00613386" w:rsidRDefault="00613386" w:rsidP="008315F6">
      <w:pPr>
        <w:pStyle w:val="ListParagraph"/>
        <w:autoSpaceDE w:val="0"/>
        <w:autoSpaceDN w:val="0"/>
        <w:adjustRightInd w:val="0"/>
        <w:ind w:leftChars="486" w:left="1021" w:firstLineChars="0" w:firstLine="0"/>
        <w:jc w:val="left"/>
        <w:rPr>
          <w:color w:val="000000"/>
          <w:szCs w:val="21"/>
          <w:shd w:val="clear" w:color="auto" w:fill="FFFFFF"/>
        </w:rPr>
      </w:pPr>
      <w:r w:rsidRPr="00613386">
        <w:rPr>
          <w:color w:val="000000"/>
          <w:szCs w:val="21"/>
          <w:shd w:val="clear" w:color="auto" w:fill="FFFFFF"/>
        </w:rPr>
        <w:t xml:space="preserve">The </w:t>
      </w:r>
      <w:r>
        <w:rPr>
          <w:color w:val="000000"/>
          <w:szCs w:val="21"/>
          <w:shd w:val="clear" w:color="auto" w:fill="FFFFFF"/>
        </w:rPr>
        <w:t>situation is illustrated below:</w:t>
      </w:r>
    </w:p>
    <w:p w:rsidR="00613386" w:rsidRPr="00613386" w:rsidRDefault="00613386" w:rsidP="008315F6">
      <w:pPr>
        <w:pStyle w:val="ListParagraph"/>
        <w:autoSpaceDE w:val="0"/>
        <w:autoSpaceDN w:val="0"/>
        <w:adjustRightInd w:val="0"/>
        <w:ind w:leftChars="486" w:left="1021" w:firstLineChars="0" w:firstLine="0"/>
        <w:jc w:val="left"/>
        <w:rPr>
          <w:color w:val="000000"/>
          <w:szCs w:val="21"/>
          <w:shd w:val="clear" w:color="auto" w:fill="FFFFFF"/>
        </w:rPr>
      </w:pPr>
      <w:r w:rsidRPr="00613386">
        <w:rPr>
          <w:color w:val="000000"/>
          <w:szCs w:val="21"/>
          <w:shd w:val="clear" w:color="auto" w:fill="FFFFFF"/>
        </w:rPr>
        <w:t>Thread 1  locks A, waits for B</w:t>
      </w:r>
    </w:p>
    <w:p w:rsidR="00180E8E" w:rsidRDefault="00613386" w:rsidP="008315F6">
      <w:pPr>
        <w:pStyle w:val="ListParagraph"/>
        <w:autoSpaceDE w:val="0"/>
        <w:autoSpaceDN w:val="0"/>
        <w:adjustRightInd w:val="0"/>
        <w:ind w:leftChars="486" w:left="1021" w:firstLineChars="0" w:firstLine="0"/>
        <w:jc w:val="left"/>
        <w:rPr>
          <w:color w:val="000000"/>
          <w:szCs w:val="21"/>
          <w:shd w:val="clear" w:color="auto" w:fill="FFFFFF"/>
        </w:rPr>
      </w:pPr>
      <w:r w:rsidRPr="00613386">
        <w:rPr>
          <w:color w:val="000000"/>
          <w:szCs w:val="21"/>
          <w:shd w:val="clear" w:color="auto" w:fill="FFFFFF"/>
        </w:rPr>
        <w:t>Thread 2  locks B, waits for A</w:t>
      </w:r>
    </w:p>
    <w:p w:rsidR="00D36323" w:rsidRDefault="00D36323" w:rsidP="008315F6">
      <w:pPr>
        <w:pStyle w:val="ListParagraph"/>
        <w:autoSpaceDE w:val="0"/>
        <w:autoSpaceDN w:val="0"/>
        <w:adjustRightInd w:val="0"/>
        <w:ind w:leftChars="486" w:left="1021" w:firstLineChars="0" w:firstLine="0"/>
        <w:jc w:val="left"/>
        <w:rPr>
          <w:color w:val="000000"/>
          <w:szCs w:val="21"/>
          <w:shd w:val="clear" w:color="auto" w:fill="FFFFFF"/>
        </w:rPr>
      </w:pPr>
      <w:r>
        <w:rPr>
          <w:noProof/>
        </w:rPr>
        <w:lastRenderedPageBreak/>
        <w:drawing>
          <wp:inline distT="0" distB="0" distL="0" distR="0" wp14:anchorId="727CB412" wp14:editId="3514F9BF">
            <wp:extent cx="3809365" cy="2333625"/>
            <wp:effectExtent l="0" t="0" r="635" b="9525"/>
            <wp:docPr id="18" name="图片 18" descr="How do you avoid 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do you avoid deadlock in Jav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09365" cy="2333625"/>
                    </a:xfrm>
                    <a:prstGeom prst="rect">
                      <a:avLst/>
                    </a:prstGeom>
                    <a:noFill/>
                    <a:ln>
                      <a:noFill/>
                    </a:ln>
                  </pic:spPr>
                </pic:pic>
              </a:graphicData>
            </a:graphic>
          </wp:inline>
        </w:drawing>
      </w:r>
    </w:p>
    <w:p w:rsidR="00CB580E" w:rsidRDefault="00CB580E" w:rsidP="008315F6">
      <w:pPr>
        <w:pStyle w:val="ListParagraph"/>
        <w:autoSpaceDE w:val="0"/>
        <w:autoSpaceDN w:val="0"/>
        <w:adjustRightInd w:val="0"/>
        <w:ind w:leftChars="486" w:left="1021" w:firstLineChars="0" w:firstLine="0"/>
        <w:jc w:val="left"/>
        <w:rPr>
          <w:color w:val="000000"/>
          <w:szCs w:val="21"/>
          <w:shd w:val="clear" w:color="auto" w:fill="FFFFFF"/>
        </w:rPr>
      </w:pPr>
    </w:p>
    <w:p w:rsidR="009A0B4B" w:rsidRDefault="00440500" w:rsidP="008315F6">
      <w:pPr>
        <w:pStyle w:val="ListParagraph"/>
        <w:autoSpaceDE w:val="0"/>
        <w:autoSpaceDN w:val="0"/>
        <w:adjustRightInd w:val="0"/>
        <w:ind w:leftChars="486" w:left="1021" w:firstLineChars="0" w:firstLine="0"/>
        <w:jc w:val="left"/>
        <w:rPr>
          <w:color w:val="000000"/>
          <w:szCs w:val="21"/>
          <w:shd w:val="clear" w:color="auto" w:fill="FFFFFF"/>
        </w:rPr>
      </w:pPr>
      <w:r w:rsidRPr="0098536A">
        <w:rPr>
          <w:rFonts w:hint="eastAsia"/>
          <w:color w:val="000000"/>
          <w:szCs w:val="21"/>
          <w:highlight w:val="red"/>
          <w:shd w:val="clear" w:color="auto" w:fill="FFFFFF"/>
        </w:rPr>
        <w:t>Write a program which will result in deadlock</w:t>
      </w:r>
    </w:p>
    <w:p w:rsidR="00CB580E" w:rsidRDefault="00BA47EA" w:rsidP="008315F6">
      <w:pPr>
        <w:pStyle w:val="ListParagraph"/>
        <w:autoSpaceDE w:val="0"/>
        <w:autoSpaceDN w:val="0"/>
        <w:adjustRightInd w:val="0"/>
        <w:ind w:leftChars="486" w:left="1021" w:firstLineChars="0" w:firstLine="0"/>
        <w:jc w:val="left"/>
        <w:rPr>
          <w:color w:val="000000"/>
          <w:szCs w:val="21"/>
          <w:shd w:val="clear" w:color="auto" w:fill="FFFFFF"/>
        </w:rPr>
      </w:pPr>
      <w:hyperlink r:id="rId125" w:history="1">
        <w:r w:rsidR="00CB580E" w:rsidRPr="008E4099">
          <w:rPr>
            <w:rStyle w:val="Hyperlink"/>
            <w:szCs w:val="21"/>
            <w:shd w:val="clear" w:color="auto" w:fill="FFFFFF"/>
          </w:rPr>
          <w:t>http://javarevisited.blogspot.com/2010/10/what-is-deadlock-in-java-how-to-fix-it.html</w:t>
        </w:r>
      </w:hyperlink>
      <w:r w:rsidR="00CB580E">
        <w:rPr>
          <w:rFonts w:hint="eastAsia"/>
          <w:color w:val="000000"/>
          <w:szCs w:val="21"/>
          <w:shd w:val="clear" w:color="auto" w:fill="FFFFFF"/>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Java program to create a deadlock by imposing circular wait.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w:t>
      </w:r>
      <w:r w:rsidRPr="00BD2554">
        <w:rPr>
          <w:rFonts w:asciiTheme="minorHAnsi" w:hAnsiTheme="minorHAnsi" w:cs="Consolas"/>
          <w:color w:val="FBDE2D"/>
          <w:sz w:val="21"/>
          <w:szCs w:val="21"/>
        </w:rPr>
        <w:t>@author</w:t>
      </w:r>
      <w:r w:rsidRPr="00BD2554">
        <w:rPr>
          <w:rFonts w:asciiTheme="minorHAnsi" w:hAnsiTheme="minorHAnsi" w:cs="Consolas"/>
          <w:color w:val="AEAEAE"/>
          <w:sz w:val="21"/>
          <w:szCs w:val="21"/>
        </w:rPr>
        <w:t xml:space="preserve"> WINDOWS 8</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AEAEAE"/>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BDE2D"/>
          <w:sz w:val="21"/>
          <w:szCs w:val="21"/>
        </w:rPr>
        <w:t>public</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class</w:t>
      </w:r>
      <w:r w:rsidRPr="00BD2554">
        <w:rPr>
          <w:rFonts w:asciiTheme="minorHAnsi" w:hAnsiTheme="minorHAnsi" w:cs="Consolas"/>
          <w:color w:val="F8F8F8"/>
          <w:sz w:val="21"/>
          <w:szCs w:val="21"/>
        </w:rPr>
        <w:t xml:space="preserve"> </w:t>
      </w:r>
      <w:r w:rsidRPr="00BD2554">
        <w:rPr>
          <w:rFonts w:asciiTheme="minorHAnsi" w:hAnsiTheme="minorHAnsi" w:cs="Consolas"/>
          <w:color w:val="FF6400"/>
          <w:sz w:val="21"/>
          <w:szCs w:val="21"/>
        </w:rPr>
        <w:t>DeadLockDemo</w:t>
      </w: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AEAEAE"/>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This method request two locks, first String and then Integer</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AEAEAE"/>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public</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void</w:t>
      </w:r>
      <w:r w:rsidRPr="00BD2554">
        <w:rPr>
          <w:rFonts w:asciiTheme="minorHAnsi" w:hAnsiTheme="minorHAnsi" w:cs="Consolas"/>
          <w:color w:val="F8F8F8"/>
          <w:sz w:val="21"/>
          <w:szCs w:val="21"/>
        </w:rPr>
        <w:t xml:space="preserve"> </w:t>
      </w:r>
      <w:r w:rsidRPr="00BD2554">
        <w:rPr>
          <w:rFonts w:asciiTheme="minorHAnsi" w:hAnsiTheme="minorHAnsi" w:cs="Consolas"/>
          <w:color w:val="FF6400"/>
          <w:sz w:val="21"/>
          <w:szCs w:val="21"/>
        </w:rPr>
        <w:t>method1</w:t>
      </w:r>
      <w:r w:rsidRPr="00BD2554">
        <w:rPr>
          <w:rFonts w:asciiTheme="minorHAnsi" w:hAnsiTheme="minorHAnsi" w:cs="Consolas"/>
          <w:color w:val="F8F8F8"/>
          <w:sz w:val="21"/>
          <w:szCs w:val="21"/>
        </w:rPr>
        <w:t>()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synchronized</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String.</w:t>
      </w:r>
      <w:r w:rsidRPr="00BD2554">
        <w:rPr>
          <w:rFonts w:asciiTheme="minorHAnsi" w:hAnsiTheme="minorHAnsi" w:cs="Consolas"/>
          <w:color w:val="F8F8F8"/>
          <w:sz w:val="21"/>
          <w:szCs w:val="21"/>
        </w:rPr>
        <w:t>class)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System.</w:t>
      </w:r>
      <w:r w:rsidRPr="00BD2554">
        <w:rPr>
          <w:rFonts w:asciiTheme="minorHAnsi" w:hAnsiTheme="minorHAnsi" w:cs="Consolas"/>
          <w:color w:val="F8F8F8"/>
          <w:sz w:val="21"/>
          <w:szCs w:val="21"/>
        </w:rPr>
        <w:t>out</w:t>
      </w:r>
      <w:r w:rsidRPr="00BD2554">
        <w:rPr>
          <w:rFonts w:asciiTheme="minorHAnsi" w:hAnsiTheme="minorHAnsi" w:cs="Consolas"/>
          <w:color w:val="FBDE2D"/>
          <w:sz w:val="21"/>
          <w:szCs w:val="21"/>
        </w:rPr>
        <w:t>.</w:t>
      </w:r>
      <w:r w:rsidRPr="00BD2554">
        <w:rPr>
          <w:rFonts w:asciiTheme="minorHAnsi" w:hAnsiTheme="minorHAnsi" w:cs="Consolas"/>
          <w:color w:val="F8F8F8"/>
          <w:sz w:val="21"/>
          <w:szCs w:val="21"/>
        </w:rPr>
        <w:t>println(</w:t>
      </w:r>
      <w:r w:rsidRPr="00BD2554">
        <w:rPr>
          <w:rFonts w:asciiTheme="minorHAnsi" w:hAnsiTheme="minorHAnsi" w:cs="Consolas"/>
          <w:color w:val="61CE3C"/>
          <w:sz w:val="21"/>
          <w:szCs w:val="21"/>
        </w:rPr>
        <w:t>"Aquired lock on String.class object"</w:t>
      </w:r>
      <w:r w:rsidRPr="00BD2554">
        <w:rPr>
          <w:rFonts w:asciiTheme="minorHAnsi" w:hAnsiTheme="minorHAnsi" w:cs="Consolas"/>
          <w:color w:val="F8F8F8"/>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synchronized</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Integer.</w:t>
      </w:r>
      <w:r w:rsidRPr="00BD2554">
        <w:rPr>
          <w:rFonts w:asciiTheme="minorHAnsi" w:hAnsiTheme="minorHAnsi" w:cs="Consolas"/>
          <w:color w:val="F8F8F8"/>
          <w:sz w:val="21"/>
          <w:szCs w:val="21"/>
        </w:rPr>
        <w:t>class)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System.</w:t>
      </w:r>
      <w:r w:rsidRPr="00BD2554">
        <w:rPr>
          <w:rFonts w:asciiTheme="minorHAnsi" w:hAnsiTheme="minorHAnsi" w:cs="Consolas"/>
          <w:color w:val="F8F8F8"/>
          <w:sz w:val="21"/>
          <w:szCs w:val="21"/>
        </w:rPr>
        <w:t>out</w:t>
      </w:r>
      <w:r w:rsidRPr="00BD2554">
        <w:rPr>
          <w:rFonts w:asciiTheme="minorHAnsi" w:hAnsiTheme="minorHAnsi" w:cs="Consolas"/>
          <w:color w:val="FBDE2D"/>
          <w:sz w:val="21"/>
          <w:szCs w:val="21"/>
        </w:rPr>
        <w:t>.</w:t>
      </w:r>
      <w:r w:rsidRPr="00BD2554">
        <w:rPr>
          <w:rFonts w:asciiTheme="minorHAnsi" w:hAnsiTheme="minorHAnsi" w:cs="Consolas"/>
          <w:color w:val="F8F8F8"/>
          <w:sz w:val="21"/>
          <w:szCs w:val="21"/>
        </w:rPr>
        <w:t>println(</w:t>
      </w:r>
      <w:r w:rsidRPr="00BD2554">
        <w:rPr>
          <w:rFonts w:asciiTheme="minorHAnsi" w:hAnsiTheme="minorHAnsi" w:cs="Consolas"/>
          <w:color w:val="61CE3C"/>
          <w:sz w:val="21"/>
          <w:szCs w:val="21"/>
        </w:rPr>
        <w:t>"Aquired lock on Integer.class object"</w:t>
      </w:r>
      <w:r w:rsidRPr="00BD2554">
        <w:rPr>
          <w:rFonts w:asciiTheme="minorHAnsi" w:hAnsiTheme="minorHAnsi" w:cs="Consolas"/>
          <w:color w:val="F8F8F8"/>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AEAEAE"/>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This method also requests same two lock but in exactly</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Opposite order i.e. first Integer and then String.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lastRenderedPageBreak/>
        <w:t xml:space="preserve">     * This creates potential deadlock, if one thread holds String lock</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BD2554">
        <w:rPr>
          <w:rFonts w:asciiTheme="minorHAnsi" w:hAnsiTheme="minorHAnsi" w:cs="Consolas"/>
          <w:color w:val="AEAEAE"/>
          <w:sz w:val="21"/>
          <w:szCs w:val="21"/>
        </w:rPr>
        <w:t xml:space="preserve">     * and other holds Integer lock and they wait for each other, forever.</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AEAEAE"/>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public</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void</w:t>
      </w:r>
      <w:r w:rsidRPr="00BD2554">
        <w:rPr>
          <w:rFonts w:asciiTheme="minorHAnsi" w:hAnsiTheme="minorHAnsi" w:cs="Consolas"/>
          <w:color w:val="F8F8F8"/>
          <w:sz w:val="21"/>
          <w:szCs w:val="21"/>
        </w:rPr>
        <w:t xml:space="preserve"> </w:t>
      </w:r>
      <w:r w:rsidRPr="00BD2554">
        <w:rPr>
          <w:rFonts w:asciiTheme="minorHAnsi" w:hAnsiTheme="minorHAnsi" w:cs="Consolas"/>
          <w:color w:val="FF6400"/>
          <w:sz w:val="21"/>
          <w:szCs w:val="21"/>
        </w:rPr>
        <w:t>method2</w:t>
      </w:r>
      <w:r w:rsidRPr="00BD2554">
        <w:rPr>
          <w:rFonts w:asciiTheme="minorHAnsi" w:hAnsiTheme="minorHAnsi" w:cs="Consolas"/>
          <w:color w:val="F8F8F8"/>
          <w:sz w:val="21"/>
          <w:szCs w:val="21"/>
        </w:rPr>
        <w:t>()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synchronized</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Integer.</w:t>
      </w:r>
      <w:r w:rsidRPr="00BD2554">
        <w:rPr>
          <w:rFonts w:asciiTheme="minorHAnsi" w:hAnsiTheme="minorHAnsi" w:cs="Consolas"/>
          <w:color w:val="F8F8F8"/>
          <w:sz w:val="21"/>
          <w:szCs w:val="21"/>
        </w:rPr>
        <w:t>class)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System.</w:t>
      </w:r>
      <w:r w:rsidRPr="00BD2554">
        <w:rPr>
          <w:rFonts w:asciiTheme="minorHAnsi" w:hAnsiTheme="minorHAnsi" w:cs="Consolas"/>
          <w:color w:val="F8F8F8"/>
          <w:sz w:val="21"/>
          <w:szCs w:val="21"/>
        </w:rPr>
        <w:t>out</w:t>
      </w:r>
      <w:r w:rsidRPr="00BD2554">
        <w:rPr>
          <w:rFonts w:asciiTheme="minorHAnsi" w:hAnsiTheme="minorHAnsi" w:cs="Consolas"/>
          <w:color w:val="FBDE2D"/>
          <w:sz w:val="21"/>
          <w:szCs w:val="21"/>
        </w:rPr>
        <w:t>.</w:t>
      </w:r>
      <w:r w:rsidRPr="00BD2554">
        <w:rPr>
          <w:rFonts w:asciiTheme="minorHAnsi" w:hAnsiTheme="minorHAnsi" w:cs="Consolas"/>
          <w:color w:val="F8F8F8"/>
          <w:sz w:val="21"/>
          <w:szCs w:val="21"/>
        </w:rPr>
        <w:t>println(</w:t>
      </w:r>
      <w:r w:rsidRPr="00BD2554">
        <w:rPr>
          <w:rFonts w:asciiTheme="minorHAnsi" w:hAnsiTheme="minorHAnsi" w:cs="Consolas"/>
          <w:color w:val="61CE3C"/>
          <w:sz w:val="21"/>
          <w:szCs w:val="21"/>
        </w:rPr>
        <w:t>"Aquired lock on Integer.class object"</w:t>
      </w:r>
      <w:r w:rsidRPr="00BD2554">
        <w:rPr>
          <w:rFonts w:asciiTheme="minorHAnsi" w:hAnsiTheme="minorHAnsi" w:cs="Consolas"/>
          <w:color w:val="F8F8F8"/>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synchronized</w:t>
      </w: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String.</w:t>
      </w:r>
      <w:r w:rsidRPr="00BD2554">
        <w:rPr>
          <w:rFonts w:asciiTheme="minorHAnsi" w:hAnsiTheme="minorHAnsi" w:cs="Consolas"/>
          <w:color w:val="F8F8F8"/>
          <w:sz w:val="21"/>
          <w:szCs w:val="21"/>
        </w:rPr>
        <w:t>class)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r w:rsidRPr="00BD2554">
        <w:rPr>
          <w:rFonts w:asciiTheme="minorHAnsi" w:hAnsiTheme="minorHAnsi" w:cs="Consolas"/>
          <w:color w:val="FBDE2D"/>
          <w:sz w:val="21"/>
          <w:szCs w:val="21"/>
        </w:rPr>
        <w:t>System.</w:t>
      </w:r>
      <w:r w:rsidRPr="00BD2554">
        <w:rPr>
          <w:rFonts w:asciiTheme="minorHAnsi" w:hAnsiTheme="minorHAnsi" w:cs="Consolas"/>
          <w:color w:val="F8F8F8"/>
          <w:sz w:val="21"/>
          <w:szCs w:val="21"/>
        </w:rPr>
        <w:t>out</w:t>
      </w:r>
      <w:r w:rsidRPr="00BD2554">
        <w:rPr>
          <w:rFonts w:asciiTheme="minorHAnsi" w:hAnsiTheme="minorHAnsi" w:cs="Consolas"/>
          <w:color w:val="FBDE2D"/>
          <w:sz w:val="21"/>
          <w:szCs w:val="21"/>
        </w:rPr>
        <w:t>.</w:t>
      </w:r>
      <w:r w:rsidRPr="00BD2554">
        <w:rPr>
          <w:rFonts w:asciiTheme="minorHAnsi" w:hAnsiTheme="minorHAnsi" w:cs="Consolas"/>
          <w:color w:val="F8F8F8"/>
          <w:sz w:val="21"/>
          <w:szCs w:val="21"/>
        </w:rPr>
        <w:t>println(</w:t>
      </w:r>
      <w:r w:rsidRPr="00BD2554">
        <w:rPr>
          <w:rFonts w:asciiTheme="minorHAnsi" w:hAnsiTheme="minorHAnsi" w:cs="Consolas"/>
          <w:color w:val="61CE3C"/>
          <w:sz w:val="21"/>
          <w:szCs w:val="21"/>
        </w:rPr>
        <w:t>"Aquired lock on String.class object"</w:t>
      </w:r>
      <w:r w:rsidRPr="00BD2554">
        <w:rPr>
          <w:rFonts w:asciiTheme="minorHAnsi" w:hAnsiTheme="minorHAnsi" w:cs="Consolas"/>
          <w:color w:val="F8F8F8"/>
          <w:sz w:val="21"/>
          <w:szCs w:val="21"/>
        </w:rPr>
        <w:t>);</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 xml:space="preserve">    }</w:t>
      </w:r>
    </w:p>
    <w:p w:rsidR="00BD2554" w:rsidRPr="00BD2554" w:rsidRDefault="00BD2554"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BD2554">
        <w:rPr>
          <w:rFonts w:asciiTheme="minorHAnsi" w:hAnsiTheme="minorHAnsi" w:cs="Consolas"/>
          <w:color w:val="F8F8F8"/>
          <w:sz w:val="21"/>
          <w:szCs w:val="21"/>
        </w:rPr>
        <w:t>}</w:t>
      </w:r>
    </w:p>
    <w:p w:rsidR="00BD2554" w:rsidRPr="00BD2554" w:rsidRDefault="00BD2554" w:rsidP="008315F6">
      <w:pPr>
        <w:ind w:leftChars="500" w:left="1050"/>
        <w:rPr>
          <w:color w:val="000000"/>
          <w:szCs w:val="21"/>
        </w:rPr>
      </w:pPr>
    </w:p>
    <w:p w:rsidR="00BD2554" w:rsidRDefault="00BD2554" w:rsidP="008315F6">
      <w:pPr>
        <w:autoSpaceDE w:val="0"/>
        <w:autoSpaceDN w:val="0"/>
        <w:adjustRightInd w:val="0"/>
        <w:ind w:leftChars="500" w:left="1050"/>
        <w:jc w:val="left"/>
        <w:rPr>
          <w:color w:val="000000"/>
          <w:szCs w:val="21"/>
          <w:shd w:val="clear" w:color="auto" w:fill="FFFFFF"/>
        </w:rPr>
      </w:pPr>
      <w:r w:rsidRPr="00BD2554">
        <w:rPr>
          <w:color w:val="000000"/>
          <w:szCs w:val="21"/>
          <w:shd w:val="clear" w:color="auto" w:fill="FFFFFF"/>
        </w:rPr>
        <w:t>If</w:t>
      </w:r>
      <w:r w:rsidRPr="00BD2554">
        <w:rPr>
          <w:rStyle w:val="apple-converted-space"/>
          <w:color w:val="000000"/>
          <w:szCs w:val="21"/>
          <w:shd w:val="clear" w:color="auto" w:fill="FFFFFF"/>
        </w:rPr>
        <w:t> </w:t>
      </w:r>
      <w:r w:rsidRPr="00BD2554">
        <w:rPr>
          <w:rFonts w:cs="Courier New"/>
          <w:color w:val="000000"/>
          <w:szCs w:val="21"/>
        </w:rPr>
        <w:t>method1()</w:t>
      </w:r>
      <w:r w:rsidRPr="00BD2554">
        <w:rPr>
          <w:rStyle w:val="apple-converted-space"/>
          <w:color w:val="000000"/>
          <w:szCs w:val="21"/>
          <w:shd w:val="clear" w:color="auto" w:fill="FFFFFF"/>
        </w:rPr>
        <w:t> </w:t>
      </w:r>
      <w:r w:rsidRPr="00BD2554">
        <w:rPr>
          <w:color w:val="000000"/>
          <w:szCs w:val="21"/>
          <w:shd w:val="clear" w:color="auto" w:fill="FFFFFF"/>
        </w:rPr>
        <w:t>and</w:t>
      </w:r>
      <w:r w:rsidRPr="00BD2554">
        <w:rPr>
          <w:rStyle w:val="apple-converted-space"/>
          <w:color w:val="000000"/>
          <w:szCs w:val="21"/>
          <w:shd w:val="clear" w:color="auto" w:fill="FFFFFF"/>
        </w:rPr>
        <w:t> </w:t>
      </w:r>
      <w:r w:rsidRPr="00BD2554">
        <w:rPr>
          <w:rFonts w:cs="Courier New"/>
          <w:color w:val="000000"/>
          <w:szCs w:val="21"/>
        </w:rPr>
        <w:t>method2()</w:t>
      </w:r>
      <w:r w:rsidRPr="00BD2554">
        <w:rPr>
          <w:rStyle w:val="apple-converted-space"/>
          <w:color w:val="000000"/>
          <w:szCs w:val="21"/>
          <w:shd w:val="clear" w:color="auto" w:fill="FFFFFF"/>
        </w:rPr>
        <w:t> </w:t>
      </w:r>
      <w:r w:rsidRPr="00BD2554">
        <w:rPr>
          <w:color w:val="000000"/>
          <w:szCs w:val="21"/>
          <w:shd w:val="clear" w:color="auto" w:fill="FFFFFF"/>
        </w:rPr>
        <w:t>both will be called by two or many threads , there is a good chance of deadlock because if thread 1 acquires lock on Sting object while executing</w:t>
      </w:r>
      <w:r w:rsidRPr="00BD2554">
        <w:rPr>
          <w:rStyle w:val="apple-converted-space"/>
          <w:color w:val="000000"/>
          <w:szCs w:val="21"/>
          <w:shd w:val="clear" w:color="auto" w:fill="FFFFFF"/>
        </w:rPr>
        <w:t> </w:t>
      </w:r>
      <w:r w:rsidRPr="00BD2554">
        <w:rPr>
          <w:rFonts w:cs="Courier New"/>
          <w:color w:val="000000"/>
          <w:szCs w:val="21"/>
        </w:rPr>
        <w:t>method1()</w:t>
      </w:r>
      <w:r w:rsidRPr="00BD2554">
        <w:rPr>
          <w:rStyle w:val="apple-converted-space"/>
          <w:color w:val="000000"/>
          <w:szCs w:val="21"/>
          <w:shd w:val="clear" w:color="auto" w:fill="FFFFFF"/>
        </w:rPr>
        <w:t> </w:t>
      </w:r>
      <w:r w:rsidRPr="00BD2554">
        <w:rPr>
          <w:color w:val="000000"/>
          <w:szCs w:val="21"/>
          <w:shd w:val="clear" w:color="auto" w:fill="FFFFFF"/>
        </w:rPr>
        <w:t>and thread 2 acquires lock on Integer object while executing</w:t>
      </w:r>
      <w:r w:rsidRPr="00BD2554">
        <w:rPr>
          <w:rStyle w:val="apple-converted-space"/>
          <w:color w:val="000000"/>
          <w:szCs w:val="21"/>
          <w:shd w:val="clear" w:color="auto" w:fill="FFFFFF"/>
        </w:rPr>
        <w:t> </w:t>
      </w:r>
      <w:r w:rsidRPr="00BD2554">
        <w:rPr>
          <w:rFonts w:cs="Courier New"/>
          <w:color w:val="000000"/>
          <w:szCs w:val="21"/>
        </w:rPr>
        <w:t>method2()</w:t>
      </w:r>
      <w:r w:rsidRPr="00BD2554">
        <w:rPr>
          <w:rStyle w:val="apple-converted-space"/>
          <w:rFonts w:cs="Courier New"/>
          <w:color w:val="000000"/>
          <w:szCs w:val="21"/>
        </w:rPr>
        <w:t> </w:t>
      </w:r>
      <w:r w:rsidRPr="00BD2554">
        <w:rPr>
          <w:color w:val="000000"/>
          <w:szCs w:val="21"/>
          <w:shd w:val="clear" w:color="auto" w:fill="FFFFFF"/>
        </w:rPr>
        <w:t>both will be waiting for each other to release lock on Integer and String to proceed further which will never happen.</w:t>
      </w:r>
    </w:p>
    <w:p w:rsidR="00BD2554" w:rsidRDefault="00BD2554" w:rsidP="008315F6">
      <w:pPr>
        <w:autoSpaceDE w:val="0"/>
        <w:autoSpaceDN w:val="0"/>
        <w:adjustRightInd w:val="0"/>
        <w:ind w:leftChars="500" w:left="1050"/>
        <w:jc w:val="left"/>
        <w:rPr>
          <w:color w:val="000000"/>
          <w:szCs w:val="21"/>
          <w:shd w:val="clear" w:color="auto" w:fill="FFFFFF"/>
        </w:rPr>
      </w:pPr>
    </w:p>
    <w:p w:rsidR="00D95CDC" w:rsidRPr="00D95CDC" w:rsidRDefault="00D95CDC" w:rsidP="008315F6">
      <w:pPr>
        <w:autoSpaceDE w:val="0"/>
        <w:autoSpaceDN w:val="0"/>
        <w:adjustRightInd w:val="0"/>
        <w:ind w:leftChars="300" w:left="630" w:firstLine="420"/>
        <w:jc w:val="left"/>
        <w:rPr>
          <w:color w:val="000000"/>
          <w:szCs w:val="21"/>
          <w:shd w:val="clear" w:color="auto" w:fill="FFFFFF"/>
        </w:rPr>
      </w:pPr>
      <w:r w:rsidRPr="00D95CDC">
        <w:rPr>
          <w:color w:val="000000"/>
          <w:szCs w:val="21"/>
          <w:highlight w:val="green"/>
          <w:shd w:val="clear" w:color="auto" w:fill="FFFFFF"/>
        </w:rPr>
        <w:t>Write code prevent deadlock</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BDE2D"/>
          <w:sz w:val="21"/>
          <w:szCs w:val="21"/>
        </w:rPr>
        <w:t>public</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class</w:t>
      </w:r>
      <w:r w:rsidRPr="00D95CDC">
        <w:rPr>
          <w:rFonts w:asciiTheme="minorHAnsi" w:hAnsiTheme="minorHAnsi" w:cs="Consolas"/>
          <w:color w:val="F8F8F8"/>
          <w:sz w:val="21"/>
          <w:szCs w:val="21"/>
        </w:rPr>
        <w:t xml:space="preserve"> </w:t>
      </w:r>
      <w:r w:rsidRPr="00D95CDC">
        <w:rPr>
          <w:rFonts w:asciiTheme="minorHAnsi" w:hAnsiTheme="minorHAnsi" w:cs="Consolas"/>
          <w:color w:val="FF6400"/>
          <w:sz w:val="21"/>
          <w:szCs w:val="21"/>
        </w:rPr>
        <w:t>DeadLockFixed</w:t>
      </w: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AEAEAE"/>
          <w:sz w:val="21"/>
          <w:szCs w:val="21"/>
        </w:rPr>
        <w:t>/**</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D95CDC">
        <w:rPr>
          <w:rFonts w:asciiTheme="minorHAnsi" w:hAnsiTheme="minorHAnsi" w:cs="Consolas"/>
          <w:color w:val="AEAEAE"/>
          <w:sz w:val="21"/>
          <w:szCs w:val="21"/>
        </w:rPr>
        <w:t xml:space="preserve">     * Both method are now requesting lock in same order, first Integer and then String.</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D95CDC">
        <w:rPr>
          <w:rFonts w:asciiTheme="minorHAnsi" w:hAnsiTheme="minorHAnsi" w:cs="Consolas"/>
          <w:color w:val="AEAEAE"/>
          <w:sz w:val="21"/>
          <w:szCs w:val="21"/>
        </w:rPr>
        <w:t xml:space="preserve">     * You could have also done reverse e.g. first String and then Integer,</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D95CDC">
        <w:rPr>
          <w:rFonts w:asciiTheme="minorHAnsi" w:hAnsiTheme="minorHAnsi" w:cs="Consolas"/>
          <w:color w:val="AEAEAE"/>
          <w:sz w:val="21"/>
          <w:szCs w:val="21"/>
        </w:rPr>
        <w:t xml:space="preserve">     * both will solve the problem, as long as both method are requesting lock</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AEAEAE"/>
          <w:sz w:val="21"/>
          <w:szCs w:val="21"/>
        </w:rPr>
      </w:pPr>
      <w:r w:rsidRPr="00D95CDC">
        <w:rPr>
          <w:rFonts w:asciiTheme="minorHAnsi" w:hAnsiTheme="minorHAnsi" w:cs="Consolas"/>
          <w:color w:val="AEAEAE"/>
          <w:sz w:val="21"/>
          <w:szCs w:val="21"/>
        </w:rPr>
        <w:t xml:space="preserve">     * in consistent order.</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AEAEAE"/>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public</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void</w:t>
      </w:r>
      <w:r w:rsidRPr="00D95CDC">
        <w:rPr>
          <w:rFonts w:asciiTheme="minorHAnsi" w:hAnsiTheme="minorHAnsi" w:cs="Consolas"/>
          <w:color w:val="F8F8F8"/>
          <w:sz w:val="21"/>
          <w:szCs w:val="21"/>
        </w:rPr>
        <w:t xml:space="preserve"> </w:t>
      </w:r>
      <w:r w:rsidRPr="00D95CDC">
        <w:rPr>
          <w:rFonts w:asciiTheme="minorHAnsi" w:hAnsiTheme="minorHAnsi" w:cs="Consolas"/>
          <w:color w:val="FF6400"/>
          <w:sz w:val="21"/>
          <w:szCs w:val="21"/>
        </w:rPr>
        <w:t>method1</w:t>
      </w:r>
      <w:r w:rsidRPr="00D95CDC">
        <w:rPr>
          <w:rFonts w:asciiTheme="minorHAnsi" w:hAnsiTheme="minorHAnsi" w:cs="Consolas"/>
          <w:color w:val="F8F8F8"/>
          <w:sz w:val="21"/>
          <w:szCs w:val="21"/>
        </w:rPr>
        <w:t>()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synchronized</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Integer.</w:t>
      </w:r>
      <w:r w:rsidRPr="00D95CDC">
        <w:rPr>
          <w:rFonts w:asciiTheme="minorHAnsi" w:hAnsiTheme="minorHAnsi" w:cs="Consolas"/>
          <w:color w:val="F8F8F8"/>
          <w:sz w:val="21"/>
          <w:szCs w:val="21"/>
        </w:rPr>
        <w:t>class)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System.</w:t>
      </w:r>
      <w:r w:rsidRPr="00D95CDC">
        <w:rPr>
          <w:rFonts w:asciiTheme="minorHAnsi" w:hAnsiTheme="minorHAnsi" w:cs="Consolas"/>
          <w:color w:val="F8F8F8"/>
          <w:sz w:val="21"/>
          <w:szCs w:val="21"/>
        </w:rPr>
        <w:t>out</w:t>
      </w:r>
      <w:r w:rsidRPr="00D95CDC">
        <w:rPr>
          <w:rFonts w:asciiTheme="minorHAnsi" w:hAnsiTheme="minorHAnsi" w:cs="Consolas"/>
          <w:color w:val="FBDE2D"/>
          <w:sz w:val="21"/>
          <w:szCs w:val="21"/>
        </w:rPr>
        <w:t>.</w:t>
      </w:r>
      <w:r w:rsidRPr="00D95CDC">
        <w:rPr>
          <w:rFonts w:asciiTheme="minorHAnsi" w:hAnsiTheme="minorHAnsi" w:cs="Consolas"/>
          <w:color w:val="F8F8F8"/>
          <w:sz w:val="21"/>
          <w:szCs w:val="21"/>
        </w:rPr>
        <w:t>println(</w:t>
      </w:r>
      <w:r w:rsidRPr="00D95CDC">
        <w:rPr>
          <w:rFonts w:asciiTheme="minorHAnsi" w:hAnsiTheme="minorHAnsi" w:cs="Consolas"/>
          <w:color w:val="61CE3C"/>
          <w:sz w:val="21"/>
          <w:szCs w:val="21"/>
        </w:rPr>
        <w:t>"Aquired lock on Integer.class object"</w:t>
      </w:r>
      <w:r w:rsidRPr="00D95CDC">
        <w:rPr>
          <w:rFonts w:asciiTheme="minorHAnsi" w:hAnsiTheme="minorHAnsi" w:cs="Consolas"/>
          <w:color w:val="F8F8F8"/>
          <w:sz w:val="21"/>
          <w:szCs w:val="21"/>
        </w:rPr>
        <w:t>);</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synchronized</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String.</w:t>
      </w:r>
      <w:r w:rsidRPr="00D95CDC">
        <w:rPr>
          <w:rFonts w:asciiTheme="minorHAnsi" w:hAnsiTheme="minorHAnsi" w:cs="Consolas"/>
          <w:color w:val="F8F8F8"/>
          <w:sz w:val="21"/>
          <w:szCs w:val="21"/>
        </w:rPr>
        <w:t>class)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System.</w:t>
      </w:r>
      <w:r w:rsidRPr="00D95CDC">
        <w:rPr>
          <w:rFonts w:asciiTheme="minorHAnsi" w:hAnsiTheme="minorHAnsi" w:cs="Consolas"/>
          <w:color w:val="F8F8F8"/>
          <w:sz w:val="21"/>
          <w:szCs w:val="21"/>
        </w:rPr>
        <w:t>out</w:t>
      </w:r>
      <w:r w:rsidRPr="00D95CDC">
        <w:rPr>
          <w:rFonts w:asciiTheme="minorHAnsi" w:hAnsiTheme="minorHAnsi" w:cs="Consolas"/>
          <w:color w:val="FBDE2D"/>
          <w:sz w:val="21"/>
          <w:szCs w:val="21"/>
        </w:rPr>
        <w:t>.</w:t>
      </w:r>
      <w:r w:rsidRPr="00D95CDC">
        <w:rPr>
          <w:rFonts w:asciiTheme="minorHAnsi" w:hAnsiTheme="minorHAnsi" w:cs="Consolas"/>
          <w:color w:val="F8F8F8"/>
          <w:sz w:val="21"/>
          <w:szCs w:val="21"/>
        </w:rPr>
        <w:t>println(</w:t>
      </w:r>
      <w:r w:rsidRPr="00D95CDC">
        <w:rPr>
          <w:rFonts w:asciiTheme="minorHAnsi" w:hAnsiTheme="minorHAnsi" w:cs="Consolas"/>
          <w:color w:val="61CE3C"/>
          <w:sz w:val="21"/>
          <w:szCs w:val="21"/>
        </w:rPr>
        <w:t>"Aquired lock on String.class object"</w:t>
      </w:r>
      <w:r w:rsidRPr="00D95CDC">
        <w:rPr>
          <w:rFonts w:asciiTheme="minorHAnsi" w:hAnsiTheme="minorHAnsi" w:cs="Consolas"/>
          <w:color w:val="F8F8F8"/>
          <w:sz w:val="21"/>
          <w:szCs w:val="21"/>
        </w:rPr>
        <w:t>);</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public</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void</w:t>
      </w:r>
      <w:r w:rsidRPr="00D95CDC">
        <w:rPr>
          <w:rFonts w:asciiTheme="minorHAnsi" w:hAnsiTheme="minorHAnsi" w:cs="Consolas"/>
          <w:color w:val="F8F8F8"/>
          <w:sz w:val="21"/>
          <w:szCs w:val="21"/>
        </w:rPr>
        <w:t xml:space="preserve"> </w:t>
      </w:r>
      <w:r w:rsidRPr="00D95CDC">
        <w:rPr>
          <w:rFonts w:asciiTheme="minorHAnsi" w:hAnsiTheme="minorHAnsi" w:cs="Consolas"/>
          <w:color w:val="FF6400"/>
          <w:sz w:val="21"/>
          <w:szCs w:val="21"/>
        </w:rPr>
        <w:t>method2</w:t>
      </w:r>
      <w:r w:rsidRPr="00D95CDC">
        <w:rPr>
          <w:rFonts w:asciiTheme="minorHAnsi" w:hAnsiTheme="minorHAnsi" w:cs="Consolas"/>
          <w:color w:val="F8F8F8"/>
          <w:sz w:val="21"/>
          <w:szCs w:val="21"/>
        </w:rPr>
        <w:t>()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synchronized</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Integer.</w:t>
      </w:r>
      <w:r w:rsidRPr="00D95CDC">
        <w:rPr>
          <w:rFonts w:asciiTheme="minorHAnsi" w:hAnsiTheme="minorHAnsi" w:cs="Consolas"/>
          <w:color w:val="F8F8F8"/>
          <w:sz w:val="21"/>
          <w:szCs w:val="21"/>
        </w:rPr>
        <w:t>class)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System.</w:t>
      </w:r>
      <w:r w:rsidRPr="00D95CDC">
        <w:rPr>
          <w:rFonts w:asciiTheme="minorHAnsi" w:hAnsiTheme="minorHAnsi" w:cs="Consolas"/>
          <w:color w:val="F8F8F8"/>
          <w:sz w:val="21"/>
          <w:szCs w:val="21"/>
        </w:rPr>
        <w:t>out</w:t>
      </w:r>
      <w:r w:rsidRPr="00D95CDC">
        <w:rPr>
          <w:rFonts w:asciiTheme="minorHAnsi" w:hAnsiTheme="minorHAnsi" w:cs="Consolas"/>
          <w:color w:val="FBDE2D"/>
          <w:sz w:val="21"/>
          <w:szCs w:val="21"/>
        </w:rPr>
        <w:t>.</w:t>
      </w:r>
      <w:r w:rsidRPr="00D95CDC">
        <w:rPr>
          <w:rFonts w:asciiTheme="minorHAnsi" w:hAnsiTheme="minorHAnsi" w:cs="Consolas"/>
          <w:color w:val="F8F8F8"/>
          <w:sz w:val="21"/>
          <w:szCs w:val="21"/>
        </w:rPr>
        <w:t>println(</w:t>
      </w:r>
      <w:r w:rsidRPr="00D95CDC">
        <w:rPr>
          <w:rFonts w:asciiTheme="minorHAnsi" w:hAnsiTheme="minorHAnsi" w:cs="Consolas"/>
          <w:color w:val="61CE3C"/>
          <w:sz w:val="21"/>
          <w:szCs w:val="21"/>
        </w:rPr>
        <w:t>"Aquired lock on Integer.class object"</w:t>
      </w:r>
      <w:r w:rsidRPr="00D95CDC">
        <w:rPr>
          <w:rFonts w:asciiTheme="minorHAnsi" w:hAnsiTheme="minorHAnsi" w:cs="Consolas"/>
          <w:color w:val="F8F8F8"/>
          <w:sz w:val="21"/>
          <w:szCs w:val="21"/>
        </w:rPr>
        <w:t>);</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synchronized</w:t>
      </w: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String.</w:t>
      </w:r>
      <w:r w:rsidRPr="00D95CDC">
        <w:rPr>
          <w:rFonts w:asciiTheme="minorHAnsi" w:hAnsiTheme="minorHAnsi" w:cs="Consolas"/>
          <w:color w:val="F8F8F8"/>
          <w:sz w:val="21"/>
          <w:szCs w:val="21"/>
        </w:rPr>
        <w:t>class)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r w:rsidRPr="00D95CDC">
        <w:rPr>
          <w:rFonts w:asciiTheme="minorHAnsi" w:hAnsiTheme="minorHAnsi" w:cs="Consolas"/>
          <w:color w:val="FBDE2D"/>
          <w:sz w:val="21"/>
          <w:szCs w:val="21"/>
        </w:rPr>
        <w:t>System.</w:t>
      </w:r>
      <w:r w:rsidRPr="00D95CDC">
        <w:rPr>
          <w:rFonts w:asciiTheme="minorHAnsi" w:hAnsiTheme="minorHAnsi" w:cs="Consolas"/>
          <w:color w:val="F8F8F8"/>
          <w:sz w:val="21"/>
          <w:szCs w:val="21"/>
        </w:rPr>
        <w:t>out</w:t>
      </w:r>
      <w:r w:rsidRPr="00D95CDC">
        <w:rPr>
          <w:rFonts w:asciiTheme="minorHAnsi" w:hAnsiTheme="minorHAnsi" w:cs="Consolas"/>
          <w:color w:val="FBDE2D"/>
          <w:sz w:val="21"/>
          <w:szCs w:val="21"/>
        </w:rPr>
        <w:t>.</w:t>
      </w:r>
      <w:r w:rsidRPr="00D95CDC">
        <w:rPr>
          <w:rFonts w:asciiTheme="minorHAnsi" w:hAnsiTheme="minorHAnsi" w:cs="Consolas"/>
          <w:color w:val="F8F8F8"/>
          <w:sz w:val="21"/>
          <w:szCs w:val="21"/>
        </w:rPr>
        <w:t>println(</w:t>
      </w:r>
      <w:r w:rsidRPr="00D95CDC">
        <w:rPr>
          <w:rFonts w:asciiTheme="minorHAnsi" w:hAnsiTheme="minorHAnsi" w:cs="Consolas"/>
          <w:color w:val="61CE3C"/>
          <w:sz w:val="21"/>
          <w:szCs w:val="21"/>
        </w:rPr>
        <w:t>"Aquired lock on String.class object"</w:t>
      </w:r>
      <w:r w:rsidRPr="00D95CDC">
        <w:rPr>
          <w:rFonts w:asciiTheme="minorHAnsi" w:hAnsiTheme="minorHAnsi" w:cs="Consolas"/>
          <w:color w:val="F8F8F8"/>
          <w:sz w:val="21"/>
          <w:szCs w:val="21"/>
        </w:rPr>
        <w:t>);</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 xml:space="preserve">    }</w:t>
      </w:r>
    </w:p>
    <w:p w:rsidR="00D95CDC" w:rsidRPr="00D95CDC" w:rsidRDefault="00D95CDC" w:rsidP="008315F6">
      <w:pPr>
        <w:pStyle w:val="HTMLPreformatted"/>
        <w:shd w:val="clear" w:color="auto" w:fill="0C1021"/>
        <w:spacing w:line="360" w:lineRule="atLeast"/>
        <w:ind w:leftChars="500" w:left="1050"/>
        <w:rPr>
          <w:rFonts w:asciiTheme="minorHAnsi" w:hAnsiTheme="minorHAnsi" w:cs="Consolas"/>
          <w:color w:val="F8F8F8"/>
          <w:sz w:val="21"/>
          <w:szCs w:val="21"/>
        </w:rPr>
      </w:pPr>
      <w:r w:rsidRPr="00D95CDC">
        <w:rPr>
          <w:rFonts w:asciiTheme="minorHAnsi" w:hAnsiTheme="minorHAnsi" w:cs="Consolas"/>
          <w:color w:val="F8F8F8"/>
          <w:sz w:val="21"/>
          <w:szCs w:val="21"/>
        </w:rPr>
        <w:t>}</w:t>
      </w:r>
    </w:p>
    <w:p w:rsidR="00180E8E" w:rsidRDefault="00D95CDC" w:rsidP="008315F6">
      <w:pPr>
        <w:autoSpaceDE w:val="0"/>
        <w:autoSpaceDN w:val="0"/>
        <w:adjustRightInd w:val="0"/>
        <w:ind w:leftChars="485" w:left="1018" w:firstLine="31"/>
        <w:jc w:val="left"/>
        <w:rPr>
          <w:rFonts w:ascii="Trebuchet MS" w:hAnsi="Trebuchet MS"/>
          <w:color w:val="000000"/>
        </w:rPr>
      </w:pPr>
      <w:r w:rsidRPr="00D95CDC">
        <w:rPr>
          <w:color w:val="000000"/>
          <w:szCs w:val="21"/>
        </w:rPr>
        <w:br/>
      </w:r>
      <w:r w:rsidRPr="00D95CDC">
        <w:rPr>
          <w:color w:val="000000"/>
          <w:szCs w:val="21"/>
          <w:shd w:val="clear" w:color="auto" w:fill="FFFFFF"/>
        </w:rPr>
        <w:t>Now there would not be any deadlock because both methods are accessing lock on</w:t>
      </w:r>
      <w:r w:rsidRPr="00D95CDC">
        <w:rPr>
          <w:rStyle w:val="apple-converted-space"/>
          <w:color w:val="000000"/>
          <w:szCs w:val="21"/>
          <w:shd w:val="clear" w:color="auto" w:fill="FFFFFF"/>
        </w:rPr>
        <w:t> </w:t>
      </w:r>
      <w:r w:rsidRPr="00D95CDC">
        <w:rPr>
          <w:rFonts w:cs="Courier New"/>
          <w:color w:val="000000"/>
          <w:szCs w:val="21"/>
        </w:rPr>
        <w:t>Integer</w:t>
      </w:r>
      <w:r w:rsidRPr="00D95CDC">
        <w:rPr>
          <w:rStyle w:val="apple-converted-space"/>
          <w:color w:val="000000"/>
          <w:szCs w:val="21"/>
          <w:shd w:val="clear" w:color="auto" w:fill="FFFFFF"/>
        </w:rPr>
        <w:t> </w:t>
      </w:r>
      <w:r w:rsidRPr="00D95CDC">
        <w:rPr>
          <w:color w:val="000000"/>
          <w:szCs w:val="21"/>
          <w:shd w:val="clear" w:color="auto" w:fill="FFFFFF"/>
        </w:rPr>
        <w:t>and</w:t>
      </w:r>
      <w:r w:rsidRPr="00D95CDC">
        <w:rPr>
          <w:rStyle w:val="apple-converted-space"/>
          <w:color w:val="000000"/>
          <w:szCs w:val="21"/>
          <w:shd w:val="clear" w:color="auto" w:fill="FFFFFF"/>
        </w:rPr>
        <w:t> </w:t>
      </w:r>
      <w:r w:rsidRPr="00D95CDC">
        <w:rPr>
          <w:rFonts w:cs="Courier New"/>
          <w:color w:val="000000"/>
          <w:szCs w:val="21"/>
        </w:rPr>
        <w:t>String</w:t>
      </w:r>
      <w:r w:rsidRPr="00D95CDC">
        <w:rPr>
          <w:rStyle w:val="apple-converted-space"/>
          <w:color w:val="000000"/>
          <w:szCs w:val="21"/>
          <w:shd w:val="clear" w:color="auto" w:fill="FFFFFF"/>
        </w:rPr>
        <w:t> </w:t>
      </w:r>
      <w:r w:rsidRPr="00D95CDC">
        <w:rPr>
          <w:color w:val="000000"/>
          <w:szCs w:val="21"/>
          <w:shd w:val="clear" w:color="auto" w:fill="FFFFFF"/>
        </w:rPr>
        <w:t>class literal in same order. So, if thread A acquires lock on Integer object , thread B will not proceed until thread A releases Integer lock, same way thread A will not be blocked even if thread B holds String lock because now thread B will not expect thread A to release Integer lock to proceed further.</w:t>
      </w:r>
    </w:p>
    <w:p w:rsidR="00F472B8" w:rsidRDefault="00F472B8" w:rsidP="008315F6">
      <w:pPr>
        <w:autoSpaceDE w:val="0"/>
        <w:autoSpaceDN w:val="0"/>
        <w:adjustRightInd w:val="0"/>
        <w:ind w:leftChars="485" w:left="1018" w:firstLine="31"/>
        <w:jc w:val="left"/>
        <w:rPr>
          <w:color w:val="000000"/>
          <w:szCs w:val="21"/>
          <w:shd w:val="clear" w:color="auto" w:fill="FFFFFF"/>
        </w:rPr>
      </w:pPr>
    </w:p>
    <w:p w:rsidR="00325252" w:rsidRDefault="00325252" w:rsidP="008315F6">
      <w:pPr>
        <w:autoSpaceDE w:val="0"/>
        <w:autoSpaceDN w:val="0"/>
        <w:adjustRightInd w:val="0"/>
        <w:ind w:leftChars="485" w:left="1018" w:firstLine="31"/>
        <w:jc w:val="left"/>
        <w:rPr>
          <w:color w:val="000000"/>
          <w:szCs w:val="21"/>
          <w:shd w:val="clear" w:color="auto" w:fill="FFFFFF"/>
        </w:rPr>
      </w:pPr>
    </w:p>
    <w:p w:rsidR="00325252" w:rsidRDefault="00325252" w:rsidP="008315F6">
      <w:pPr>
        <w:pStyle w:val="ListParagraph"/>
        <w:numPr>
          <w:ilvl w:val="0"/>
          <w:numId w:val="3"/>
        </w:numPr>
        <w:autoSpaceDE w:val="0"/>
        <w:autoSpaceDN w:val="0"/>
        <w:adjustRightInd w:val="0"/>
        <w:ind w:leftChars="271" w:left="1019" w:firstLineChars="0"/>
        <w:jc w:val="left"/>
        <w:rPr>
          <w:color w:val="000000"/>
          <w:szCs w:val="21"/>
          <w:shd w:val="clear" w:color="auto" w:fill="FFFFFF"/>
        </w:rPr>
      </w:pPr>
      <w:r>
        <w:rPr>
          <w:rFonts w:hint="eastAsia"/>
          <w:color w:val="000000"/>
          <w:szCs w:val="21"/>
          <w:shd w:val="clear" w:color="auto" w:fill="FFFFFF"/>
        </w:rPr>
        <w:t>What are the states of a thread ?</w:t>
      </w:r>
    </w:p>
    <w:p w:rsidR="00956F04" w:rsidRDefault="00BA47EA" w:rsidP="00956F04">
      <w:pPr>
        <w:pStyle w:val="ListParagraph"/>
        <w:autoSpaceDE w:val="0"/>
        <w:autoSpaceDN w:val="0"/>
        <w:adjustRightInd w:val="0"/>
        <w:ind w:left="1019" w:firstLineChars="0" w:firstLine="0"/>
        <w:jc w:val="left"/>
        <w:rPr>
          <w:color w:val="000000"/>
          <w:szCs w:val="21"/>
          <w:shd w:val="clear" w:color="auto" w:fill="FFFFFF"/>
        </w:rPr>
      </w:pPr>
      <w:hyperlink r:id="rId126" w:history="1">
        <w:r w:rsidR="00956F04" w:rsidRPr="003201A1">
          <w:rPr>
            <w:rStyle w:val="Hyperlink"/>
            <w:szCs w:val="21"/>
            <w:shd w:val="clear" w:color="auto" w:fill="FFFFFF"/>
          </w:rPr>
          <w:t>https://beginnersbook.com/2013/03/multithreading-in-java/</w:t>
        </w:r>
      </w:hyperlink>
      <w:r w:rsidR="00956F04">
        <w:rPr>
          <w:color w:val="000000"/>
          <w:szCs w:val="21"/>
          <w:shd w:val="clear" w:color="auto" w:fill="FFFFFF"/>
        </w:rPr>
        <w:t xml:space="preserve"> </w:t>
      </w:r>
    </w:p>
    <w:p w:rsidR="00DD016E" w:rsidRPr="00DC3E54" w:rsidRDefault="00DD016E" w:rsidP="00DC3E54">
      <w:pPr>
        <w:pStyle w:val="HTMLPreformatted"/>
        <w:shd w:val="clear" w:color="auto" w:fill="FFFFFF"/>
        <w:ind w:leftChars="500" w:left="1050"/>
        <w:rPr>
          <w:rFonts w:asciiTheme="minorHAnsi" w:hAnsiTheme="minorHAnsi"/>
          <w:color w:val="353833"/>
          <w:sz w:val="21"/>
          <w:szCs w:val="21"/>
        </w:rPr>
      </w:pPr>
      <w:r w:rsidRPr="00DC3E54">
        <w:rPr>
          <w:rFonts w:asciiTheme="minorHAnsi" w:hAnsiTheme="minorHAnsi"/>
          <w:color w:val="353833"/>
          <w:sz w:val="21"/>
          <w:szCs w:val="21"/>
        </w:rPr>
        <w:t xml:space="preserve">public static enum </w:t>
      </w:r>
      <w:r w:rsidRPr="00DC3E54">
        <w:rPr>
          <w:rStyle w:val="10"/>
          <w:rFonts w:asciiTheme="minorHAnsi" w:hAnsiTheme="minorHAnsi"/>
          <w:b/>
          <w:bCs/>
          <w:color w:val="353833"/>
          <w:sz w:val="21"/>
          <w:szCs w:val="21"/>
        </w:rPr>
        <w:t>Thread.State</w:t>
      </w:r>
    </w:p>
    <w:p w:rsidR="00DD016E" w:rsidRPr="00DC3E54" w:rsidRDefault="00DD016E" w:rsidP="00DC3E54">
      <w:pPr>
        <w:pStyle w:val="HTMLPreformatted"/>
        <w:shd w:val="clear" w:color="auto" w:fill="FFFFFF"/>
        <w:ind w:leftChars="500" w:left="1050"/>
        <w:rPr>
          <w:rFonts w:asciiTheme="minorHAnsi" w:hAnsiTheme="minorHAnsi"/>
          <w:color w:val="353833"/>
          <w:sz w:val="21"/>
          <w:szCs w:val="21"/>
        </w:rPr>
      </w:pPr>
      <w:r w:rsidRPr="00DC3E54">
        <w:rPr>
          <w:rFonts w:asciiTheme="minorHAnsi" w:hAnsiTheme="minorHAnsi"/>
          <w:color w:val="353833"/>
          <w:sz w:val="21"/>
          <w:szCs w:val="21"/>
        </w:rPr>
        <w:t xml:space="preserve">extends </w:t>
      </w:r>
      <w:hyperlink r:id="rId127" w:tooltip="class in java.lang" w:history="1">
        <w:r w:rsidRPr="00DC3E54">
          <w:rPr>
            <w:rStyle w:val="Hyperlink"/>
            <w:rFonts w:asciiTheme="minorHAnsi" w:hAnsiTheme="minorHAnsi"/>
            <w:color w:val="4C6B87"/>
            <w:sz w:val="21"/>
            <w:szCs w:val="21"/>
          </w:rPr>
          <w:t>Enum</w:t>
        </w:r>
      </w:hyperlink>
      <w:r w:rsidRPr="00DC3E54">
        <w:rPr>
          <w:rFonts w:asciiTheme="minorHAnsi" w:hAnsiTheme="minorHAnsi"/>
          <w:color w:val="353833"/>
          <w:sz w:val="21"/>
          <w:szCs w:val="21"/>
        </w:rPr>
        <w:t>&lt;</w:t>
      </w:r>
      <w:hyperlink r:id="rId128" w:tooltip="enum in java.lang" w:history="1">
        <w:r w:rsidRPr="00DC3E54">
          <w:rPr>
            <w:rStyle w:val="Hyperlink"/>
            <w:rFonts w:asciiTheme="minorHAnsi" w:hAnsiTheme="minorHAnsi"/>
            <w:color w:val="4C6B87"/>
            <w:sz w:val="21"/>
            <w:szCs w:val="21"/>
          </w:rPr>
          <w:t>Thread.State</w:t>
        </w:r>
      </w:hyperlink>
      <w:r w:rsidRPr="00DC3E54">
        <w:rPr>
          <w:rFonts w:asciiTheme="minorHAnsi" w:hAnsiTheme="minorHAnsi"/>
          <w:color w:val="353833"/>
          <w:sz w:val="21"/>
          <w:szCs w:val="21"/>
        </w:rPr>
        <w:t>&gt;</w:t>
      </w:r>
    </w:p>
    <w:p w:rsidR="00DD016E" w:rsidRPr="00DC3E54" w:rsidRDefault="00DD016E" w:rsidP="00DC3E54">
      <w:pPr>
        <w:shd w:val="clear" w:color="auto" w:fill="FFFFFF"/>
        <w:ind w:leftChars="500" w:left="1050"/>
        <w:rPr>
          <w:rFonts w:cs="Arial"/>
          <w:color w:val="353833"/>
          <w:szCs w:val="21"/>
        </w:rPr>
      </w:pPr>
      <w:r w:rsidRPr="00DC3E54">
        <w:rPr>
          <w:rFonts w:cs="Arial"/>
          <w:color w:val="353833"/>
          <w:szCs w:val="21"/>
        </w:rPr>
        <w:t>A thread state. A thread can be in one of the following states:</w:t>
      </w:r>
    </w:p>
    <w:p w:rsidR="00DD016E" w:rsidRPr="00DC3E54" w:rsidRDefault="00BA47EA" w:rsidP="00DC3E54">
      <w:pPr>
        <w:widowControl/>
        <w:numPr>
          <w:ilvl w:val="0"/>
          <w:numId w:val="43"/>
        </w:numPr>
        <w:shd w:val="clear" w:color="auto" w:fill="FFFFFF"/>
        <w:tabs>
          <w:tab w:val="clear" w:pos="720"/>
          <w:tab w:val="num" w:pos="1770"/>
        </w:tabs>
        <w:spacing w:before="100" w:beforeAutospacing="1" w:after="100" w:afterAutospacing="1"/>
        <w:ind w:leftChars="671" w:left="1769"/>
        <w:jc w:val="left"/>
        <w:rPr>
          <w:rFonts w:cs="Arial"/>
          <w:color w:val="353833"/>
          <w:szCs w:val="21"/>
        </w:rPr>
      </w:pPr>
      <w:hyperlink r:id="rId129" w:anchor="NEW" w:history="1">
        <w:r w:rsidR="00DD016E" w:rsidRPr="00DC3E54">
          <w:rPr>
            <w:rStyle w:val="HTMLCode"/>
            <w:rFonts w:asciiTheme="minorHAnsi" w:hAnsiTheme="minorHAnsi" w:hint="default"/>
            <w:color w:val="4C6B87"/>
            <w:sz w:val="21"/>
            <w:szCs w:val="21"/>
          </w:rPr>
          <w:t>NEW</w:t>
        </w:r>
      </w:hyperlink>
      <w:r w:rsidR="00DD016E" w:rsidRPr="00DC3E54">
        <w:rPr>
          <w:rFonts w:cs="Arial"/>
          <w:color w:val="353833"/>
          <w:szCs w:val="21"/>
        </w:rPr>
        <w:br/>
        <w:t>A thread that has not yet started is in this state.</w:t>
      </w:r>
    </w:p>
    <w:p w:rsidR="00DD016E" w:rsidRPr="00DC3E54" w:rsidRDefault="00BA47EA" w:rsidP="00DC3E54">
      <w:pPr>
        <w:widowControl/>
        <w:numPr>
          <w:ilvl w:val="0"/>
          <w:numId w:val="43"/>
        </w:numPr>
        <w:shd w:val="clear" w:color="auto" w:fill="FFFFFF"/>
        <w:spacing w:before="100" w:beforeAutospacing="1" w:after="100" w:afterAutospacing="1"/>
        <w:ind w:leftChars="671" w:left="1769"/>
        <w:jc w:val="left"/>
        <w:rPr>
          <w:rFonts w:cs="Arial"/>
          <w:color w:val="353833"/>
          <w:szCs w:val="21"/>
        </w:rPr>
      </w:pPr>
      <w:hyperlink r:id="rId130" w:anchor="RUNNABLE" w:history="1">
        <w:r w:rsidR="00DD016E" w:rsidRPr="00DC3E54">
          <w:rPr>
            <w:rStyle w:val="HTMLCode"/>
            <w:rFonts w:asciiTheme="minorHAnsi" w:hAnsiTheme="minorHAnsi" w:hint="default"/>
            <w:color w:val="4C6B87"/>
            <w:sz w:val="21"/>
            <w:szCs w:val="21"/>
          </w:rPr>
          <w:t>RUNNABLE</w:t>
        </w:r>
      </w:hyperlink>
      <w:r w:rsidR="00DD016E" w:rsidRPr="00DC3E54">
        <w:rPr>
          <w:rFonts w:cs="Arial"/>
          <w:color w:val="353833"/>
          <w:szCs w:val="21"/>
        </w:rPr>
        <w:br/>
        <w:t>A thread executing in the Java virtual machine is in this state.</w:t>
      </w:r>
    </w:p>
    <w:p w:rsidR="00DD016E" w:rsidRPr="00DC3E54" w:rsidRDefault="00BA47EA" w:rsidP="00DC3E54">
      <w:pPr>
        <w:widowControl/>
        <w:numPr>
          <w:ilvl w:val="0"/>
          <w:numId w:val="43"/>
        </w:numPr>
        <w:shd w:val="clear" w:color="auto" w:fill="FFFFFF"/>
        <w:spacing w:before="100" w:beforeAutospacing="1" w:after="100" w:afterAutospacing="1"/>
        <w:ind w:leftChars="671" w:left="1769"/>
        <w:jc w:val="left"/>
        <w:rPr>
          <w:rFonts w:cs="Arial"/>
          <w:color w:val="353833"/>
          <w:szCs w:val="21"/>
        </w:rPr>
      </w:pPr>
      <w:hyperlink r:id="rId131" w:anchor="BLOCKED" w:history="1">
        <w:r w:rsidR="00DD016E" w:rsidRPr="00DC3E54">
          <w:rPr>
            <w:rStyle w:val="HTMLCode"/>
            <w:rFonts w:asciiTheme="minorHAnsi" w:hAnsiTheme="minorHAnsi" w:hint="default"/>
            <w:color w:val="4C6B87"/>
            <w:sz w:val="21"/>
            <w:szCs w:val="21"/>
          </w:rPr>
          <w:t>BLOCKED</w:t>
        </w:r>
      </w:hyperlink>
      <w:r w:rsidR="00DD016E" w:rsidRPr="00DC3E54">
        <w:rPr>
          <w:rFonts w:cs="Arial"/>
          <w:color w:val="353833"/>
          <w:szCs w:val="21"/>
        </w:rPr>
        <w:br/>
        <w:t>A thread that is blocked waiting for a monitor lock is in this state.</w:t>
      </w:r>
    </w:p>
    <w:p w:rsidR="00DD016E" w:rsidRPr="00DC3E54" w:rsidRDefault="00BA47EA" w:rsidP="00DC3E54">
      <w:pPr>
        <w:widowControl/>
        <w:numPr>
          <w:ilvl w:val="0"/>
          <w:numId w:val="43"/>
        </w:numPr>
        <w:shd w:val="clear" w:color="auto" w:fill="FFFFFF"/>
        <w:spacing w:before="100" w:beforeAutospacing="1" w:after="100" w:afterAutospacing="1"/>
        <w:ind w:leftChars="671" w:left="1769"/>
        <w:jc w:val="left"/>
        <w:rPr>
          <w:rFonts w:cs="Arial"/>
          <w:color w:val="353833"/>
          <w:szCs w:val="21"/>
        </w:rPr>
      </w:pPr>
      <w:hyperlink r:id="rId132" w:anchor="WAITING" w:history="1">
        <w:r w:rsidR="00DD016E" w:rsidRPr="00DC3E54">
          <w:rPr>
            <w:rStyle w:val="HTMLCode"/>
            <w:rFonts w:asciiTheme="minorHAnsi" w:hAnsiTheme="minorHAnsi" w:hint="default"/>
            <w:color w:val="4C6B87"/>
            <w:sz w:val="21"/>
            <w:szCs w:val="21"/>
          </w:rPr>
          <w:t>WAITING</w:t>
        </w:r>
      </w:hyperlink>
      <w:r w:rsidR="00DD016E" w:rsidRPr="00DC3E54">
        <w:rPr>
          <w:rFonts w:cs="Arial"/>
          <w:color w:val="353833"/>
          <w:szCs w:val="21"/>
        </w:rPr>
        <w:br/>
        <w:t>A thread that is waiting indefinitely for another thread to perform a particular action is in this state.</w:t>
      </w:r>
    </w:p>
    <w:p w:rsidR="00DD016E" w:rsidRPr="00DC3E54" w:rsidRDefault="00BA47EA" w:rsidP="00DC3E54">
      <w:pPr>
        <w:widowControl/>
        <w:numPr>
          <w:ilvl w:val="0"/>
          <w:numId w:val="43"/>
        </w:numPr>
        <w:shd w:val="clear" w:color="auto" w:fill="FFFFFF"/>
        <w:spacing w:before="100" w:beforeAutospacing="1" w:after="100" w:afterAutospacing="1"/>
        <w:ind w:leftChars="671" w:left="1769"/>
        <w:jc w:val="left"/>
        <w:rPr>
          <w:rFonts w:cs="Arial"/>
          <w:color w:val="353833"/>
          <w:szCs w:val="21"/>
        </w:rPr>
      </w:pPr>
      <w:hyperlink r:id="rId133" w:anchor="TIMED_WAITING" w:history="1">
        <w:r w:rsidR="00DD016E" w:rsidRPr="00DC3E54">
          <w:rPr>
            <w:rStyle w:val="HTMLCode"/>
            <w:rFonts w:asciiTheme="minorHAnsi" w:hAnsiTheme="minorHAnsi" w:hint="default"/>
            <w:color w:val="4C6B87"/>
            <w:sz w:val="21"/>
            <w:szCs w:val="21"/>
          </w:rPr>
          <w:t>TIMED_WAITING</w:t>
        </w:r>
      </w:hyperlink>
      <w:r w:rsidR="00DD016E" w:rsidRPr="00DC3E54">
        <w:rPr>
          <w:rFonts w:cs="Arial"/>
          <w:color w:val="353833"/>
          <w:szCs w:val="21"/>
        </w:rPr>
        <w:br/>
        <w:t>A thread that is waiting for another thread to perform an action for up to a specified waiting time is in this state.</w:t>
      </w:r>
    </w:p>
    <w:p w:rsidR="00DD016E" w:rsidRPr="00DC3E54" w:rsidRDefault="00BA47EA" w:rsidP="00DC3E54">
      <w:pPr>
        <w:widowControl/>
        <w:numPr>
          <w:ilvl w:val="0"/>
          <w:numId w:val="43"/>
        </w:numPr>
        <w:shd w:val="clear" w:color="auto" w:fill="FFFFFF"/>
        <w:spacing w:before="100" w:beforeAutospacing="1" w:after="100" w:afterAutospacing="1"/>
        <w:ind w:leftChars="671" w:left="1769"/>
        <w:jc w:val="left"/>
        <w:rPr>
          <w:rFonts w:cs="Arial"/>
          <w:color w:val="353833"/>
          <w:szCs w:val="21"/>
        </w:rPr>
      </w:pPr>
      <w:hyperlink r:id="rId134" w:anchor="TERMINATED" w:history="1">
        <w:r w:rsidR="00DD016E" w:rsidRPr="00DC3E54">
          <w:rPr>
            <w:rStyle w:val="HTMLCode"/>
            <w:rFonts w:asciiTheme="minorHAnsi" w:hAnsiTheme="minorHAnsi" w:hint="default"/>
            <w:color w:val="4C6B87"/>
            <w:sz w:val="21"/>
            <w:szCs w:val="21"/>
          </w:rPr>
          <w:t>TERMINATED</w:t>
        </w:r>
      </w:hyperlink>
      <w:r w:rsidR="00DD016E" w:rsidRPr="00DC3E54">
        <w:rPr>
          <w:rFonts w:cs="Arial"/>
          <w:color w:val="353833"/>
          <w:szCs w:val="21"/>
        </w:rPr>
        <w:br/>
        <w:t>A thread that has exited is in this state.</w:t>
      </w:r>
    </w:p>
    <w:p w:rsidR="00325252" w:rsidRPr="00DC3E54" w:rsidRDefault="00DD016E" w:rsidP="00DC3E54">
      <w:pPr>
        <w:pStyle w:val="NormalWeb"/>
        <w:shd w:val="clear" w:color="auto" w:fill="FFFFFF"/>
        <w:ind w:leftChars="500" w:left="1050"/>
        <w:rPr>
          <w:rFonts w:asciiTheme="minorHAnsi" w:hAnsiTheme="minorHAnsi" w:cs="Arial"/>
          <w:color w:val="353833"/>
          <w:sz w:val="21"/>
          <w:szCs w:val="21"/>
        </w:rPr>
      </w:pPr>
      <w:r w:rsidRPr="00DC3E54">
        <w:rPr>
          <w:rFonts w:asciiTheme="minorHAnsi" w:hAnsiTheme="minorHAnsi" w:cs="Arial"/>
          <w:color w:val="353833"/>
          <w:sz w:val="21"/>
          <w:szCs w:val="21"/>
        </w:rPr>
        <w:t xml:space="preserve">A thread can be in only one state at a given point in time. These states are virtual machine states which do not reflect any </w:t>
      </w:r>
      <w:r w:rsidR="00DC3E54">
        <w:rPr>
          <w:rFonts w:asciiTheme="minorHAnsi" w:hAnsiTheme="minorHAnsi" w:cs="Arial"/>
          <w:color w:val="353833"/>
          <w:sz w:val="21"/>
          <w:szCs w:val="21"/>
        </w:rPr>
        <w:t>operating system thread states</w:t>
      </w:r>
      <w:r w:rsidR="00DC3E54">
        <w:rPr>
          <w:rFonts w:asciiTheme="minorHAnsi" w:hAnsiTheme="minorHAnsi" w:cs="Arial" w:hint="eastAsia"/>
          <w:color w:val="353833"/>
          <w:sz w:val="21"/>
          <w:szCs w:val="21"/>
        </w:rPr>
        <w:t>.</w:t>
      </w:r>
    </w:p>
    <w:p w:rsidR="00180E8E" w:rsidRDefault="00A728A9" w:rsidP="008315F6">
      <w:pPr>
        <w:pStyle w:val="ListParagraph"/>
        <w:numPr>
          <w:ilvl w:val="0"/>
          <w:numId w:val="3"/>
        </w:numPr>
        <w:autoSpaceDE w:val="0"/>
        <w:autoSpaceDN w:val="0"/>
        <w:adjustRightInd w:val="0"/>
        <w:ind w:leftChars="271" w:left="1019" w:firstLineChars="0"/>
        <w:jc w:val="left"/>
        <w:rPr>
          <w:color w:val="000000"/>
          <w:szCs w:val="21"/>
          <w:shd w:val="clear" w:color="auto" w:fill="FFFFFF"/>
        </w:rPr>
      </w:pPr>
      <w:r>
        <w:rPr>
          <w:rFonts w:hint="eastAsia"/>
          <w:color w:val="000000"/>
          <w:szCs w:val="21"/>
          <w:shd w:val="clear" w:color="auto" w:fill="FFFFFF"/>
        </w:rPr>
        <w:lastRenderedPageBreak/>
        <w:t>What is thread pool and how to create it ?</w:t>
      </w:r>
    </w:p>
    <w:p w:rsidR="00FE3967" w:rsidRDefault="00BA47EA" w:rsidP="008315F6">
      <w:pPr>
        <w:pStyle w:val="ListParagraph"/>
        <w:autoSpaceDE w:val="0"/>
        <w:autoSpaceDN w:val="0"/>
        <w:adjustRightInd w:val="0"/>
        <w:ind w:leftChars="485" w:left="1018" w:firstLineChars="0" w:firstLine="0"/>
        <w:jc w:val="left"/>
        <w:rPr>
          <w:color w:val="000000"/>
          <w:szCs w:val="21"/>
          <w:shd w:val="clear" w:color="auto" w:fill="FFFFFF"/>
        </w:rPr>
      </w:pPr>
      <w:hyperlink r:id="rId135" w:history="1">
        <w:r w:rsidR="00FE3967" w:rsidRPr="00882685">
          <w:rPr>
            <w:rStyle w:val="Hyperlink"/>
            <w:szCs w:val="21"/>
            <w:shd w:val="clear" w:color="auto" w:fill="FFFFFF"/>
          </w:rPr>
          <w:t>http://programmers.stackexchange.com/questions/173575/what-is-a-thread-pool</w:t>
        </w:r>
      </w:hyperlink>
      <w:r w:rsidR="00FE3967">
        <w:rPr>
          <w:rFonts w:hint="eastAsia"/>
          <w:color w:val="000000"/>
          <w:szCs w:val="21"/>
          <w:shd w:val="clear" w:color="auto" w:fill="FFFFFF"/>
        </w:rPr>
        <w:t xml:space="preserve"> </w:t>
      </w:r>
    </w:p>
    <w:p w:rsidR="008315F6" w:rsidRPr="008315F6" w:rsidRDefault="008315F6" w:rsidP="008315F6">
      <w:pPr>
        <w:ind w:leftChars="500" w:left="1050"/>
      </w:pPr>
      <w:r w:rsidRPr="006631BB">
        <w:rPr>
          <w:highlight w:val="yellow"/>
        </w:rPr>
        <w:t>A thread pool is a group of pre-instantiated, idle threads which stand ready to be given work.</w:t>
      </w:r>
      <w:r w:rsidRPr="008315F6">
        <w:t xml:space="preserve"> These are preferred over instantiating new threads for each task when there is a large number of short tasks to be done rather than a small number of long ones. This prevents having to incur the overhead of creating a thread a large number of times.</w:t>
      </w:r>
    </w:p>
    <w:p w:rsidR="008315F6" w:rsidRPr="008315F6" w:rsidRDefault="008315F6" w:rsidP="008315F6">
      <w:pPr>
        <w:ind w:leftChars="500" w:left="1050"/>
      </w:pPr>
      <w:r w:rsidRPr="008315F6">
        <w:t>Implementation will vary by environment, but in simplified terms, you need the following</w:t>
      </w:r>
      <w:r w:rsidR="00156CD5">
        <w:rPr>
          <w:rFonts w:hint="eastAsia"/>
        </w:rPr>
        <w:t>(</w:t>
      </w:r>
      <w:r w:rsidR="00156CD5" w:rsidRPr="005517CD">
        <w:rPr>
          <w:rFonts w:hint="eastAsia"/>
          <w:highlight w:val="yellow"/>
        </w:rPr>
        <w:t>also check the manually implementation as below</w:t>
      </w:r>
      <w:r w:rsidR="00C775C5" w:rsidRPr="005517CD">
        <w:rPr>
          <w:rFonts w:hint="eastAsia"/>
          <w:highlight w:val="yellow"/>
        </w:rPr>
        <w:t xml:space="preserve"> example</w:t>
      </w:r>
      <w:r w:rsidR="00156CD5">
        <w:rPr>
          <w:rFonts w:hint="eastAsia"/>
        </w:rPr>
        <w:t>)</w:t>
      </w:r>
      <w:r w:rsidRPr="008315F6">
        <w:t>:</w:t>
      </w:r>
    </w:p>
    <w:p w:rsidR="008315F6" w:rsidRPr="008315F6" w:rsidRDefault="008315F6" w:rsidP="005517CD">
      <w:pPr>
        <w:widowControl/>
        <w:numPr>
          <w:ilvl w:val="0"/>
          <w:numId w:val="42"/>
        </w:numPr>
        <w:shd w:val="clear" w:color="auto" w:fill="FFFFFF"/>
        <w:tabs>
          <w:tab w:val="clear" w:pos="720"/>
          <w:tab w:val="num" w:pos="3030"/>
        </w:tabs>
        <w:spacing w:after="120" w:line="293" w:lineRule="atLeast"/>
        <w:ind w:leftChars="543" w:left="1500"/>
        <w:jc w:val="left"/>
        <w:rPr>
          <w:rFonts w:eastAsia="SimSun" w:cs="Arial"/>
          <w:color w:val="242729"/>
          <w:kern w:val="0"/>
          <w:szCs w:val="21"/>
        </w:rPr>
      </w:pPr>
      <w:r w:rsidRPr="008315F6">
        <w:rPr>
          <w:rFonts w:eastAsia="SimSun" w:cs="Arial"/>
          <w:color w:val="242729"/>
          <w:kern w:val="0"/>
          <w:szCs w:val="21"/>
        </w:rPr>
        <w:t>A way to create threads and hold them in an idle state. This can be accomplished by having each thread wait at a barrier until the pool hands it work. (This could be done with mutexes as well.)</w:t>
      </w:r>
    </w:p>
    <w:p w:rsidR="008315F6" w:rsidRPr="008315F6" w:rsidRDefault="008315F6" w:rsidP="005517CD">
      <w:pPr>
        <w:widowControl/>
        <w:numPr>
          <w:ilvl w:val="0"/>
          <w:numId w:val="42"/>
        </w:numPr>
        <w:shd w:val="clear" w:color="auto" w:fill="FFFFFF"/>
        <w:tabs>
          <w:tab w:val="clear" w:pos="720"/>
          <w:tab w:val="num" w:pos="1980"/>
        </w:tabs>
        <w:spacing w:after="120" w:line="293" w:lineRule="atLeast"/>
        <w:ind w:leftChars="543" w:left="1500"/>
        <w:jc w:val="left"/>
        <w:rPr>
          <w:rFonts w:eastAsia="SimSun" w:cs="Arial"/>
          <w:color w:val="242729"/>
          <w:kern w:val="0"/>
          <w:szCs w:val="21"/>
        </w:rPr>
      </w:pPr>
      <w:r w:rsidRPr="008315F6">
        <w:rPr>
          <w:rFonts w:eastAsia="SimSun" w:cs="Arial"/>
          <w:color w:val="242729"/>
          <w:kern w:val="0"/>
          <w:szCs w:val="21"/>
        </w:rPr>
        <w:t>A container to store the created threads, such as a queue or any other structure that has a way to add a thread to the pool and pull one out.</w:t>
      </w:r>
    </w:p>
    <w:p w:rsidR="008315F6" w:rsidRPr="008315F6" w:rsidRDefault="008315F6" w:rsidP="005517CD">
      <w:pPr>
        <w:widowControl/>
        <w:numPr>
          <w:ilvl w:val="0"/>
          <w:numId w:val="42"/>
        </w:numPr>
        <w:shd w:val="clear" w:color="auto" w:fill="FFFFFF"/>
        <w:tabs>
          <w:tab w:val="clear" w:pos="720"/>
          <w:tab w:val="num" w:pos="1770"/>
        </w:tabs>
        <w:spacing w:line="293" w:lineRule="atLeast"/>
        <w:ind w:leftChars="543" w:left="1500"/>
        <w:jc w:val="left"/>
        <w:rPr>
          <w:rFonts w:eastAsia="SimSun" w:cs="Arial"/>
          <w:color w:val="242729"/>
          <w:kern w:val="0"/>
          <w:szCs w:val="21"/>
        </w:rPr>
      </w:pPr>
      <w:r w:rsidRPr="008315F6">
        <w:rPr>
          <w:rFonts w:eastAsia="SimSun" w:cs="Arial"/>
          <w:color w:val="242729"/>
          <w:kern w:val="0"/>
          <w:szCs w:val="21"/>
        </w:rPr>
        <w:t>A standard interface or abstract class for the threads to use in doing work. This might be an abstract class called </w:t>
      </w:r>
      <w:r w:rsidRPr="008315F6">
        <w:rPr>
          <w:rFonts w:eastAsia="SimSun" w:cs="Consolas"/>
          <w:color w:val="242729"/>
          <w:kern w:val="0"/>
          <w:szCs w:val="21"/>
          <w:bdr w:val="none" w:sz="0" w:space="0" w:color="auto" w:frame="1"/>
          <w:shd w:val="clear" w:color="auto" w:fill="EFF0F1"/>
        </w:rPr>
        <w:t>Task</w:t>
      </w:r>
      <w:r w:rsidRPr="008315F6">
        <w:rPr>
          <w:rFonts w:eastAsia="SimSun" w:cs="Arial"/>
          <w:color w:val="242729"/>
          <w:kern w:val="0"/>
          <w:szCs w:val="21"/>
        </w:rPr>
        <w:t> with an </w:t>
      </w:r>
      <w:r w:rsidRPr="008315F6">
        <w:rPr>
          <w:rFonts w:eastAsia="SimSun" w:cs="Consolas"/>
          <w:color w:val="242729"/>
          <w:kern w:val="0"/>
          <w:szCs w:val="21"/>
          <w:bdr w:val="none" w:sz="0" w:space="0" w:color="auto" w:frame="1"/>
          <w:shd w:val="clear" w:color="auto" w:fill="EFF0F1"/>
        </w:rPr>
        <w:t>execute()</w:t>
      </w:r>
      <w:r w:rsidRPr="008315F6">
        <w:rPr>
          <w:rFonts w:eastAsia="SimSun" w:cs="Arial"/>
          <w:color w:val="242729"/>
          <w:kern w:val="0"/>
          <w:szCs w:val="21"/>
        </w:rPr>
        <w:t> method that does the work and then returns.</w:t>
      </w:r>
    </w:p>
    <w:p w:rsidR="008315F6" w:rsidRPr="008315F6" w:rsidRDefault="008315F6" w:rsidP="008315F6">
      <w:pPr>
        <w:ind w:leftChars="500" w:left="1050"/>
      </w:pPr>
      <w:r w:rsidRPr="008315F6">
        <w:t>When the thread pool is created, it will either instantiate a certain number of threads to make available or create new ones as needed depending on the needs of the implementation.</w:t>
      </w:r>
    </w:p>
    <w:p w:rsidR="008315F6" w:rsidRPr="008315F6" w:rsidRDefault="008315F6" w:rsidP="008315F6">
      <w:pPr>
        <w:ind w:leftChars="500" w:left="1050"/>
      </w:pPr>
      <w:r w:rsidRPr="008315F6">
        <w:t>When the pool is handed a </w:t>
      </w:r>
      <w:r w:rsidRPr="008315F6">
        <w:rPr>
          <w:rFonts w:cs="Consolas"/>
          <w:bdr w:val="none" w:sz="0" w:space="0" w:color="auto" w:frame="1"/>
          <w:shd w:val="clear" w:color="auto" w:fill="EFF0F1"/>
        </w:rPr>
        <w:t>Task</w:t>
      </w:r>
      <w:r w:rsidRPr="008315F6">
        <w:t>, it takes a thread from the container (or waits for one to become available if the container is empty), hands it a </w:t>
      </w:r>
      <w:r w:rsidRPr="008315F6">
        <w:rPr>
          <w:rFonts w:cs="Consolas"/>
          <w:bdr w:val="none" w:sz="0" w:space="0" w:color="auto" w:frame="1"/>
          <w:shd w:val="clear" w:color="auto" w:fill="EFF0F1"/>
        </w:rPr>
        <w:t>Task</w:t>
      </w:r>
      <w:r w:rsidRPr="008315F6">
        <w:t>, and meets the barrier. This causes the idle thread to resume execution, invoking the </w:t>
      </w:r>
      <w:r w:rsidRPr="008315F6">
        <w:rPr>
          <w:rFonts w:cs="Consolas"/>
          <w:bdr w:val="none" w:sz="0" w:space="0" w:color="auto" w:frame="1"/>
          <w:shd w:val="clear" w:color="auto" w:fill="EFF0F1"/>
        </w:rPr>
        <w:t>execute()</w:t>
      </w:r>
      <w:r w:rsidRPr="008315F6">
        <w:t> method of the </w:t>
      </w:r>
      <w:r w:rsidRPr="008315F6">
        <w:rPr>
          <w:rFonts w:cs="Consolas"/>
          <w:bdr w:val="none" w:sz="0" w:space="0" w:color="auto" w:frame="1"/>
          <w:shd w:val="clear" w:color="auto" w:fill="EFF0F1"/>
        </w:rPr>
        <w:t>Task</w:t>
      </w:r>
      <w:r w:rsidRPr="008315F6">
        <w:t> it was given. Once execution is complete, the thread hands itself back to the pool to be put into the container for re-use and then meets its barrier, putting itself to sleep until the cycle repeats.</w:t>
      </w:r>
    </w:p>
    <w:p w:rsidR="00FE3967" w:rsidRPr="008315F6" w:rsidRDefault="00FE3967" w:rsidP="008315F6">
      <w:pPr>
        <w:autoSpaceDE w:val="0"/>
        <w:autoSpaceDN w:val="0"/>
        <w:adjustRightInd w:val="0"/>
        <w:jc w:val="left"/>
        <w:rPr>
          <w:color w:val="000000"/>
          <w:szCs w:val="21"/>
          <w:shd w:val="clear" w:color="auto" w:fill="FFFFFF"/>
        </w:rPr>
      </w:pPr>
    </w:p>
    <w:p w:rsidR="00886F39" w:rsidRDefault="00886F39" w:rsidP="00581A25">
      <w:pPr>
        <w:pStyle w:val="ListParagraph"/>
        <w:autoSpaceDE w:val="0"/>
        <w:autoSpaceDN w:val="0"/>
        <w:adjustRightInd w:val="0"/>
        <w:ind w:leftChars="386" w:left="811" w:firstLineChars="0" w:firstLine="0"/>
        <w:jc w:val="left"/>
        <w:rPr>
          <w:color w:val="000000"/>
          <w:szCs w:val="21"/>
          <w:shd w:val="clear" w:color="auto" w:fill="FFFFFF"/>
        </w:rPr>
      </w:pPr>
      <w:r>
        <w:rPr>
          <w:rFonts w:hint="eastAsia"/>
          <w:color w:val="000000"/>
          <w:szCs w:val="21"/>
          <w:shd w:val="clear" w:color="auto" w:fill="FFFFFF"/>
        </w:rPr>
        <w:t>Manually create thread pool</w:t>
      </w:r>
    </w:p>
    <w:p w:rsidR="00A728A9" w:rsidRDefault="00BA47EA" w:rsidP="00581A25">
      <w:pPr>
        <w:pStyle w:val="ListParagraph"/>
        <w:autoSpaceDE w:val="0"/>
        <w:autoSpaceDN w:val="0"/>
        <w:adjustRightInd w:val="0"/>
        <w:ind w:leftChars="386" w:left="811" w:firstLineChars="0" w:firstLine="0"/>
        <w:jc w:val="left"/>
        <w:rPr>
          <w:color w:val="000000"/>
          <w:szCs w:val="21"/>
          <w:shd w:val="clear" w:color="auto" w:fill="FFFFFF"/>
        </w:rPr>
      </w:pPr>
      <w:hyperlink r:id="rId136" w:history="1">
        <w:r w:rsidR="00867CAB" w:rsidRPr="00733631">
          <w:rPr>
            <w:rStyle w:val="Hyperlink"/>
            <w:szCs w:val="21"/>
            <w:shd w:val="clear" w:color="auto" w:fill="FFFFFF"/>
          </w:rPr>
          <w:t>http://tutorials.jenkov.com/java-concurrency/thread-pools.html</w:t>
        </w:r>
      </w:hyperlink>
      <w:r w:rsidR="00867CAB">
        <w:rPr>
          <w:rFonts w:hint="eastAsia"/>
          <w:color w:val="000000"/>
          <w:szCs w:val="21"/>
          <w:shd w:val="clear" w:color="auto" w:fill="FFFFFF"/>
        </w:rPr>
        <w:t xml:space="preserve"> </w:t>
      </w:r>
    </w:p>
    <w:p w:rsidR="00886F39" w:rsidRDefault="003A042F" w:rsidP="00581A25">
      <w:pPr>
        <w:pStyle w:val="ListParagraph"/>
        <w:autoSpaceDE w:val="0"/>
        <w:autoSpaceDN w:val="0"/>
        <w:adjustRightInd w:val="0"/>
        <w:ind w:leftChars="386" w:left="811" w:firstLineChars="0" w:firstLine="0"/>
        <w:jc w:val="left"/>
        <w:rPr>
          <w:color w:val="000000"/>
          <w:szCs w:val="21"/>
          <w:shd w:val="clear" w:color="auto" w:fill="FFFFFF"/>
        </w:rPr>
      </w:pPr>
      <w:r w:rsidRPr="00EB3385">
        <w:rPr>
          <w:rFonts w:hint="eastAsia"/>
          <w:color w:val="000000"/>
          <w:szCs w:val="21"/>
          <w:highlight w:val="yellow"/>
          <w:shd w:val="clear" w:color="auto" w:fill="FFFFFF"/>
        </w:rPr>
        <w:t>Thread pool contain 2 major parts: One is Task Queue which implement as Blocki</w:t>
      </w:r>
      <w:r w:rsidR="00A175A0">
        <w:rPr>
          <w:rFonts w:hint="eastAsia"/>
          <w:color w:val="000000"/>
          <w:szCs w:val="21"/>
          <w:highlight w:val="yellow"/>
          <w:shd w:val="clear" w:color="auto" w:fill="FFFFFF"/>
        </w:rPr>
        <w:t>ng Queue, used for store</w:t>
      </w:r>
      <w:r w:rsidRPr="00EB3385">
        <w:rPr>
          <w:rFonts w:hint="eastAsia"/>
          <w:color w:val="000000"/>
          <w:szCs w:val="21"/>
          <w:highlight w:val="yellow"/>
          <w:shd w:val="clear" w:color="auto" w:fill="FFFFFF"/>
        </w:rPr>
        <w:t xml:space="preserve"> tasks, another is </w:t>
      </w:r>
      <w:r w:rsidR="00AA602D">
        <w:rPr>
          <w:rFonts w:hint="eastAsia"/>
          <w:color w:val="000000"/>
          <w:szCs w:val="21"/>
          <w:highlight w:val="yellow"/>
          <w:shd w:val="clear" w:color="auto" w:fill="FFFFFF"/>
        </w:rPr>
        <w:t xml:space="preserve">a container to store a group of </w:t>
      </w:r>
      <w:r w:rsidRPr="00EB3385">
        <w:rPr>
          <w:rFonts w:hint="eastAsia"/>
          <w:color w:val="000000"/>
          <w:szCs w:val="21"/>
          <w:highlight w:val="yellow"/>
          <w:shd w:val="clear" w:color="auto" w:fill="FFFFFF"/>
        </w:rPr>
        <w:t xml:space="preserve">Pool Thread which extends from Thread, used for impelementing </w:t>
      </w:r>
      <w:r w:rsidR="008D58EF">
        <w:rPr>
          <w:rFonts w:hint="eastAsia"/>
          <w:color w:val="000000"/>
          <w:szCs w:val="21"/>
          <w:highlight w:val="yellow"/>
          <w:shd w:val="clear" w:color="auto" w:fill="FFFFFF"/>
        </w:rPr>
        <w:t>consume</w:t>
      </w:r>
      <w:r w:rsidRPr="00EB3385">
        <w:rPr>
          <w:rFonts w:hint="eastAsia"/>
          <w:color w:val="000000"/>
          <w:szCs w:val="21"/>
          <w:highlight w:val="yellow"/>
          <w:shd w:val="clear" w:color="auto" w:fill="FFFFFF"/>
        </w:rPr>
        <w:t>(</w:t>
      </w:r>
      <w:r w:rsidR="008D58EF">
        <w:rPr>
          <w:rFonts w:hint="eastAsia"/>
          <w:color w:val="000000"/>
          <w:szCs w:val="21"/>
          <w:highlight w:val="yellow"/>
          <w:shd w:val="clear" w:color="auto" w:fill="FFFFFF"/>
        </w:rPr>
        <w:t>de</w:t>
      </w:r>
      <w:r w:rsidRPr="00EB3385">
        <w:rPr>
          <w:rFonts w:hint="eastAsia"/>
          <w:color w:val="000000"/>
          <w:szCs w:val="21"/>
          <w:highlight w:val="yellow"/>
          <w:shd w:val="clear" w:color="auto" w:fill="FFFFFF"/>
        </w:rPr>
        <w:t>queue) task</w:t>
      </w:r>
      <w:r w:rsidR="00EB3385" w:rsidRPr="00EB3385">
        <w:rPr>
          <w:rFonts w:hint="eastAsia"/>
          <w:color w:val="000000"/>
          <w:szCs w:val="21"/>
          <w:highlight w:val="yellow"/>
          <w:shd w:val="clear" w:color="auto" w:fill="FFFFFF"/>
        </w:rPr>
        <w:t>.</w:t>
      </w:r>
    </w:p>
    <w:p w:rsidR="002D37F3" w:rsidRDefault="002D37F3" w:rsidP="00581A25">
      <w:pPr>
        <w:pStyle w:val="ListParagraph"/>
        <w:autoSpaceDE w:val="0"/>
        <w:autoSpaceDN w:val="0"/>
        <w:adjustRightInd w:val="0"/>
        <w:ind w:leftChars="386" w:left="811" w:firstLineChars="0" w:firstLine="0"/>
        <w:jc w:val="left"/>
        <w:rPr>
          <w:color w:val="000000"/>
          <w:szCs w:val="21"/>
          <w:shd w:val="clear" w:color="auto" w:fill="FFFFFF"/>
        </w:rPr>
      </w:pPr>
      <w:r w:rsidRPr="002D37F3">
        <w:rPr>
          <w:rFonts w:hint="eastAsia"/>
          <w:color w:val="000000"/>
          <w:szCs w:val="21"/>
          <w:highlight w:val="cyan"/>
          <w:shd w:val="clear" w:color="auto" w:fill="FFFFFF"/>
        </w:rPr>
        <w:t>ThreadPool.java</w:t>
      </w:r>
    </w:p>
    <w:p w:rsidR="00A175A0" w:rsidRPr="007543E1" w:rsidRDefault="007543E1" w:rsidP="00581A25">
      <w:pPr>
        <w:pStyle w:val="ListParagraph"/>
        <w:autoSpaceDE w:val="0"/>
        <w:autoSpaceDN w:val="0"/>
        <w:adjustRightInd w:val="0"/>
        <w:ind w:leftChars="386" w:left="811"/>
        <w:jc w:val="left"/>
        <w:rPr>
          <w:color w:val="000000"/>
          <w:szCs w:val="21"/>
          <w:shd w:val="clear" w:color="auto" w:fill="FFFFFF"/>
        </w:rPr>
      </w:pPr>
      <w:r>
        <w:rPr>
          <w:color w:val="000000"/>
          <w:szCs w:val="21"/>
          <w:shd w:val="clear" w:color="auto" w:fill="FFFFFF"/>
        </w:rPr>
        <w:t>public class ThreadPool {</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r w:rsidRPr="008E7400">
        <w:rPr>
          <w:color w:val="000000"/>
          <w:szCs w:val="21"/>
          <w:highlight w:val="magenta"/>
          <w:shd w:val="clear" w:color="auto" w:fill="FFFFFF"/>
        </w:rPr>
        <w:t>private BlockingQueue taskQueue</w:t>
      </w:r>
      <w:r w:rsidRPr="00A175A0">
        <w:rPr>
          <w:color w:val="000000"/>
          <w:szCs w:val="21"/>
          <w:shd w:val="clear" w:color="auto" w:fill="FFFFFF"/>
        </w:rPr>
        <w:t xml:space="preserve"> = null;</w:t>
      </w:r>
      <w:r w:rsidR="007543E1">
        <w:rPr>
          <w:rFonts w:hint="eastAsia"/>
          <w:color w:val="000000"/>
          <w:szCs w:val="21"/>
          <w:shd w:val="clear" w:color="auto" w:fill="FFFFFF"/>
        </w:rPr>
        <w:t xml:space="preserve"> </w:t>
      </w:r>
      <w:r w:rsidR="007543E1" w:rsidRPr="007543E1">
        <w:rPr>
          <w:color w:val="000000"/>
          <w:szCs w:val="21"/>
          <w:shd w:val="clear" w:color="auto" w:fill="FFFFFF"/>
        </w:rPr>
        <w:sym w:font="Wingdings" w:char="F0E0"/>
      </w:r>
      <w:r w:rsidR="007543E1">
        <w:rPr>
          <w:rFonts w:hint="eastAsia"/>
          <w:color w:val="000000"/>
          <w:szCs w:val="21"/>
          <w:shd w:val="clear" w:color="auto" w:fill="FFFFFF"/>
        </w:rPr>
        <w:t xml:space="preserve"> </w:t>
      </w:r>
      <w:r w:rsidR="007543E1" w:rsidRPr="0087715E">
        <w:rPr>
          <w:rFonts w:hint="eastAsia"/>
          <w:color w:val="000000"/>
          <w:szCs w:val="21"/>
          <w:highlight w:val="yellow"/>
          <w:shd w:val="clear" w:color="auto" w:fill="FFFFFF"/>
        </w:rPr>
        <w:t>Part 1</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private List&lt;PoolThread&gt; threads = new ArrayList&lt;PoolThread&gt;();</w:t>
      </w:r>
      <w:r w:rsidR="007543E1">
        <w:rPr>
          <w:rFonts w:hint="eastAsia"/>
          <w:color w:val="000000"/>
          <w:szCs w:val="21"/>
          <w:shd w:val="clear" w:color="auto" w:fill="FFFFFF"/>
        </w:rPr>
        <w:t xml:space="preserve"> </w:t>
      </w:r>
      <w:r w:rsidR="007543E1" w:rsidRPr="007543E1">
        <w:rPr>
          <w:color w:val="000000"/>
          <w:szCs w:val="21"/>
          <w:shd w:val="clear" w:color="auto" w:fill="FFFFFF"/>
        </w:rPr>
        <w:sym w:font="Wingdings" w:char="F0E0"/>
      </w:r>
      <w:r w:rsidR="007543E1">
        <w:rPr>
          <w:rFonts w:hint="eastAsia"/>
          <w:color w:val="000000"/>
          <w:szCs w:val="21"/>
          <w:shd w:val="clear" w:color="auto" w:fill="FFFFFF"/>
        </w:rPr>
        <w:t xml:space="preserve"> </w:t>
      </w:r>
      <w:r w:rsidR="007543E1" w:rsidRPr="0087715E">
        <w:rPr>
          <w:rFonts w:hint="eastAsia"/>
          <w:color w:val="000000"/>
          <w:szCs w:val="21"/>
          <w:highlight w:val="yellow"/>
          <w:shd w:val="clear" w:color="auto" w:fill="FFFFFF"/>
        </w:rPr>
        <w:t>Part 2</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private boolean isStopped = false;</w:t>
      </w:r>
    </w:p>
    <w:p w:rsidR="00A175A0" w:rsidRDefault="00A175A0" w:rsidP="00581A25">
      <w:pPr>
        <w:pStyle w:val="ListParagraph"/>
        <w:autoSpaceDE w:val="0"/>
        <w:autoSpaceDN w:val="0"/>
        <w:adjustRightInd w:val="0"/>
        <w:ind w:leftChars="386" w:left="811"/>
        <w:jc w:val="left"/>
        <w:rPr>
          <w:color w:val="000000"/>
          <w:szCs w:val="21"/>
          <w:shd w:val="clear" w:color="auto" w:fill="FFFFFF"/>
        </w:rPr>
      </w:pPr>
    </w:p>
    <w:p w:rsidR="009D42DD" w:rsidRPr="00A175A0" w:rsidRDefault="009D42DD" w:rsidP="00581A25">
      <w:pPr>
        <w:pStyle w:val="ListParagraph"/>
        <w:autoSpaceDE w:val="0"/>
        <w:autoSpaceDN w:val="0"/>
        <w:adjustRightInd w:val="0"/>
        <w:ind w:leftChars="586" w:left="1231" w:firstLineChars="0" w:firstLine="0"/>
        <w:jc w:val="left"/>
        <w:rPr>
          <w:color w:val="000000"/>
          <w:szCs w:val="21"/>
          <w:shd w:val="clear" w:color="auto" w:fill="FFFFFF"/>
        </w:rPr>
      </w:pPr>
      <w:r w:rsidRPr="00350F42">
        <w:rPr>
          <w:rFonts w:hint="eastAsia"/>
          <w:color w:val="000000"/>
          <w:szCs w:val="21"/>
          <w:highlight w:val="red"/>
          <w:shd w:val="clear" w:color="auto" w:fill="FFFFFF"/>
        </w:rPr>
        <w:t>Note: Both TaskQueue and PoolThread(s) should contained in constructor of ThreadPool which wiring together as an integration of enqueue &amp; dequeue.</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public ThreadPool(int noOfThreads, int maxNoOfTasks){</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r w:rsidRPr="008E7400">
        <w:rPr>
          <w:color w:val="000000"/>
          <w:szCs w:val="21"/>
          <w:highlight w:val="magenta"/>
          <w:shd w:val="clear" w:color="auto" w:fill="FFFFFF"/>
        </w:rPr>
        <w:t>taskQueue = new BlockingQueue(maxNoOfTasks);</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for(int i=0; i&lt;noOfThreads; i++){</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lastRenderedPageBreak/>
        <w:t xml:space="preserve">            threads.add(new PoolThread(</w:t>
      </w:r>
      <w:r w:rsidRPr="008E7400">
        <w:rPr>
          <w:color w:val="000000"/>
          <w:szCs w:val="21"/>
          <w:highlight w:val="magenta"/>
          <w:shd w:val="clear" w:color="auto" w:fill="FFFFFF"/>
        </w:rPr>
        <w:t>taskQueue</w:t>
      </w:r>
      <w:r w:rsidRPr="00A175A0">
        <w:rPr>
          <w:color w:val="000000"/>
          <w:szCs w:val="21"/>
          <w:shd w:val="clear" w:color="auto" w:fill="FFFFFF"/>
        </w:rPr>
        <w:t>));</w:t>
      </w:r>
      <w:r w:rsidR="008E7400">
        <w:rPr>
          <w:rFonts w:hint="eastAsia"/>
          <w:color w:val="000000"/>
          <w:szCs w:val="21"/>
          <w:shd w:val="clear" w:color="auto" w:fill="FFFFFF"/>
        </w:rPr>
        <w:t xml:space="preserve"> </w:t>
      </w:r>
      <w:r w:rsidR="008E7400" w:rsidRPr="008E7400">
        <w:rPr>
          <w:color w:val="000000"/>
          <w:szCs w:val="21"/>
          <w:shd w:val="clear" w:color="auto" w:fill="FFFFFF"/>
        </w:rPr>
        <w:sym w:font="Wingdings" w:char="F0E0"/>
      </w:r>
      <w:r w:rsidR="008E7400">
        <w:rPr>
          <w:rFonts w:hint="eastAsia"/>
          <w:color w:val="000000"/>
          <w:szCs w:val="21"/>
          <w:shd w:val="clear" w:color="auto" w:fill="FFFFFF"/>
        </w:rPr>
        <w:t xml:space="preserve"> </w:t>
      </w:r>
      <w:r w:rsidR="008E7400" w:rsidRPr="008E7400">
        <w:rPr>
          <w:rFonts w:hint="eastAsia"/>
          <w:color w:val="000000"/>
          <w:szCs w:val="21"/>
          <w:highlight w:val="magenta"/>
          <w:shd w:val="clear" w:color="auto" w:fill="FFFFFF"/>
        </w:rPr>
        <w:t>BlockingQueue will be created as a shared source which defined as member variable</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for(PoolThread thread : threads){</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thread.start();</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p>
    <w:p w:rsidR="00A175A0" w:rsidRPr="00261FAB" w:rsidRDefault="00A175A0" w:rsidP="00581A25">
      <w:pPr>
        <w:pStyle w:val="ListParagraph"/>
        <w:autoSpaceDE w:val="0"/>
        <w:autoSpaceDN w:val="0"/>
        <w:adjustRightInd w:val="0"/>
        <w:ind w:leftChars="386" w:left="811"/>
        <w:jc w:val="left"/>
        <w:rPr>
          <w:color w:val="000000"/>
          <w:szCs w:val="21"/>
          <w:highlight w:val="green"/>
          <w:shd w:val="clear" w:color="auto" w:fill="FFFFFF"/>
        </w:rPr>
      </w:pPr>
      <w:r>
        <w:rPr>
          <w:color w:val="000000"/>
          <w:szCs w:val="21"/>
          <w:shd w:val="clear" w:color="auto" w:fill="FFFFFF"/>
        </w:rPr>
        <w:t xml:space="preserve">    </w:t>
      </w:r>
      <w:r w:rsidRPr="00261FAB">
        <w:rPr>
          <w:color w:val="000000"/>
          <w:szCs w:val="21"/>
          <w:highlight w:val="green"/>
          <w:shd w:val="clear" w:color="auto" w:fill="FFFFFF"/>
        </w:rPr>
        <w:t>public synchronized void execute(Runnable task) throws Exception{</w:t>
      </w:r>
    </w:p>
    <w:p w:rsidR="00A175A0" w:rsidRPr="00261FAB" w:rsidRDefault="00A175A0" w:rsidP="00581A25">
      <w:pPr>
        <w:pStyle w:val="ListParagraph"/>
        <w:autoSpaceDE w:val="0"/>
        <w:autoSpaceDN w:val="0"/>
        <w:adjustRightInd w:val="0"/>
        <w:ind w:leftChars="386" w:left="811"/>
        <w:jc w:val="left"/>
        <w:rPr>
          <w:color w:val="000000"/>
          <w:szCs w:val="21"/>
          <w:highlight w:val="green"/>
          <w:shd w:val="clear" w:color="auto" w:fill="FFFFFF"/>
        </w:rPr>
      </w:pPr>
      <w:r w:rsidRPr="00261FAB">
        <w:rPr>
          <w:color w:val="000000"/>
          <w:szCs w:val="21"/>
          <w:highlight w:val="green"/>
          <w:shd w:val="clear" w:color="auto" w:fill="FFFFFF"/>
        </w:rPr>
        <w:t xml:space="preserve">        if(this.isStopped) throw</w:t>
      </w:r>
    </w:p>
    <w:p w:rsidR="00A175A0" w:rsidRPr="00261FAB" w:rsidRDefault="00A175A0" w:rsidP="00581A25">
      <w:pPr>
        <w:pStyle w:val="ListParagraph"/>
        <w:autoSpaceDE w:val="0"/>
        <w:autoSpaceDN w:val="0"/>
        <w:adjustRightInd w:val="0"/>
        <w:ind w:leftChars="386" w:left="811"/>
        <w:jc w:val="left"/>
        <w:rPr>
          <w:color w:val="000000"/>
          <w:szCs w:val="21"/>
          <w:highlight w:val="green"/>
          <w:shd w:val="clear" w:color="auto" w:fill="FFFFFF"/>
        </w:rPr>
      </w:pPr>
      <w:r w:rsidRPr="00261FAB">
        <w:rPr>
          <w:color w:val="000000"/>
          <w:szCs w:val="21"/>
          <w:highlight w:val="green"/>
          <w:shd w:val="clear" w:color="auto" w:fill="FFFFFF"/>
        </w:rPr>
        <w:t xml:space="preserve">            new IllegalStateExce</w:t>
      </w:r>
      <w:r w:rsidR="00261FAB" w:rsidRPr="00261FAB">
        <w:rPr>
          <w:color w:val="000000"/>
          <w:szCs w:val="21"/>
          <w:highlight w:val="green"/>
          <w:shd w:val="clear" w:color="auto" w:fill="FFFFFF"/>
        </w:rPr>
        <w:t>ption("ThreadPool is stopped");</w:t>
      </w:r>
    </w:p>
    <w:p w:rsidR="00A175A0" w:rsidRPr="00261FAB" w:rsidRDefault="00A175A0" w:rsidP="00581A25">
      <w:pPr>
        <w:pStyle w:val="ListParagraph"/>
        <w:autoSpaceDE w:val="0"/>
        <w:autoSpaceDN w:val="0"/>
        <w:adjustRightInd w:val="0"/>
        <w:ind w:leftChars="386" w:left="811"/>
        <w:jc w:val="left"/>
        <w:rPr>
          <w:color w:val="000000"/>
          <w:szCs w:val="21"/>
          <w:highlight w:val="green"/>
          <w:shd w:val="clear" w:color="auto" w:fill="FFFFFF"/>
        </w:rPr>
      </w:pPr>
      <w:r w:rsidRPr="00261FAB">
        <w:rPr>
          <w:color w:val="000000"/>
          <w:szCs w:val="21"/>
          <w:highlight w:val="green"/>
          <w:shd w:val="clear" w:color="auto" w:fill="FFFFFF"/>
        </w:rPr>
        <w:t xml:space="preserve">        </w:t>
      </w:r>
      <w:r w:rsidRPr="00CD7839">
        <w:rPr>
          <w:color w:val="000000"/>
          <w:szCs w:val="21"/>
          <w:highlight w:val="yellow"/>
          <w:shd w:val="clear" w:color="auto" w:fill="FFFFFF"/>
        </w:rPr>
        <w:t>this.taskQueue.enqueue(task);</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261FAB">
        <w:rPr>
          <w:color w:val="000000"/>
          <w:szCs w:val="21"/>
          <w:highlight w:val="green"/>
          <w:shd w:val="clear" w:color="auto" w:fill="FFFFFF"/>
        </w:rPr>
        <w:t xml:space="preserve">    }</w:t>
      </w:r>
      <w:r w:rsidR="00261FAB">
        <w:rPr>
          <w:rFonts w:hint="eastAsia"/>
          <w:color w:val="000000"/>
          <w:szCs w:val="21"/>
          <w:shd w:val="clear" w:color="auto" w:fill="FFFFFF"/>
        </w:rPr>
        <w:t xml:space="preserve"> </w:t>
      </w:r>
      <w:r w:rsidR="00261FAB" w:rsidRPr="00261FAB">
        <w:rPr>
          <w:color w:val="000000"/>
          <w:szCs w:val="21"/>
          <w:shd w:val="clear" w:color="auto" w:fill="FFFFFF"/>
        </w:rPr>
        <w:sym w:font="Wingdings" w:char="F0E0"/>
      </w:r>
      <w:r w:rsidR="00261FAB">
        <w:rPr>
          <w:rFonts w:hint="eastAsia"/>
          <w:color w:val="000000"/>
          <w:szCs w:val="21"/>
          <w:shd w:val="clear" w:color="auto" w:fill="FFFFFF"/>
        </w:rPr>
        <w:t xml:space="preserve"> </w:t>
      </w:r>
      <w:r w:rsidR="00261FAB" w:rsidRPr="00E358D2">
        <w:rPr>
          <w:rFonts w:hint="eastAsia"/>
          <w:szCs w:val="21"/>
          <w:highlight w:val="yellow"/>
          <w:shd w:val="clear" w:color="auto" w:fill="FFFFFF"/>
        </w:rPr>
        <w:t>Note: PoolThread</w:t>
      </w:r>
      <w:r w:rsidR="00E358D2" w:rsidRPr="00E358D2">
        <w:rPr>
          <w:rFonts w:hint="eastAsia"/>
          <w:szCs w:val="21"/>
          <w:highlight w:val="yellow"/>
          <w:shd w:val="clear" w:color="auto" w:fill="FFFFFF"/>
        </w:rPr>
        <w:t xml:space="preserve"> will used for insert tasks onto Task Queue by execute()</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public synchronized void stop(){</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this.isStopped = true;</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for(PoolThread thread : threads){</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thread.doStop();</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p>
    <w:p w:rsidR="00A175A0" w:rsidRPr="00A175A0" w:rsidRDefault="00A175A0" w:rsidP="00581A25">
      <w:pPr>
        <w:pStyle w:val="ListParagraph"/>
        <w:autoSpaceDE w:val="0"/>
        <w:autoSpaceDN w:val="0"/>
        <w:adjustRightInd w:val="0"/>
        <w:ind w:leftChars="386" w:left="811"/>
        <w:jc w:val="left"/>
        <w:rPr>
          <w:color w:val="000000"/>
          <w:szCs w:val="21"/>
          <w:shd w:val="clear" w:color="auto" w:fill="FFFFFF"/>
        </w:rPr>
      </w:pPr>
      <w:r w:rsidRPr="00A175A0">
        <w:rPr>
          <w:color w:val="000000"/>
          <w:szCs w:val="21"/>
          <w:shd w:val="clear" w:color="auto" w:fill="FFFFFF"/>
        </w:rPr>
        <w:t xml:space="preserve"> </w:t>
      </w:r>
      <w:r>
        <w:rPr>
          <w:color w:val="000000"/>
          <w:szCs w:val="21"/>
          <w:shd w:val="clear" w:color="auto" w:fill="FFFFFF"/>
        </w:rPr>
        <w:t xml:space="preserve">   </w:t>
      </w:r>
      <w:r>
        <w:rPr>
          <w:rFonts w:hint="eastAsia"/>
          <w:color w:val="000000"/>
          <w:szCs w:val="21"/>
          <w:shd w:val="clear" w:color="auto" w:fill="FFFFFF"/>
        </w:rPr>
        <w:t>}</w:t>
      </w:r>
    </w:p>
    <w:p w:rsidR="00EB3385" w:rsidRDefault="00A175A0" w:rsidP="00581A25">
      <w:pPr>
        <w:pStyle w:val="ListParagraph"/>
        <w:autoSpaceDE w:val="0"/>
        <w:autoSpaceDN w:val="0"/>
        <w:adjustRightInd w:val="0"/>
        <w:ind w:leftChars="386" w:left="811" w:firstLineChars="0" w:firstLine="0"/>
        <w:jc w:val="left"/>
        <w:rPr>
          <w:color w:val="000000"/>
          <w:szCs w:val="21"/>
          <w:shd w:val="clear" w:color="auto" w:fill="FFFFFF"/>
        </w:rPr>
      </w:pPr>
      <w:r w:rsidRPr="00A175A0">
        <w:rPr>
          <w:color w:val="000000"/>
          <w:szCs w:val="21"/>
          <w:shd w:val="clear" w:color="auto" w:fill="FFFFFF"/>
        </w:rPr>
        <w:t>}</w:t>
      </w:r>
    </w:p>
    <w:p w:rsidR="002D37F3" w:rsidRDefault="002D37F3" w:rsidP="00581A25">
      <w:pPr>
        <w:pStyle w:val="ListParagraph"/>
        <w:autoSpaceDE w:val="0"/>
        <w:autoSpaceDN w:val="0"/>
        <w:adjustRightInd w:val="0"/>
        <w:ind w:leftChars="386" w:left="811" w:firstLineChars="0" w:firstLine="0"/>
        <w:jc w:val="left"/>
        <w:rPr>
          <w:color w:val="000000"/>
          <w:szCs w:val="21"/>
          <w:shd w:val="clear" w:color="auto" w:fill="FFFFFF"/>
        </w:rPr>
      </w:pPr>
      <w:r w:rsidRPr="002D37F3">
        <w:rPr>
          <w:rFonts w:hint="eastAsia"/>
          <w:color w:val="000000"/>
          <w:szCs w:val="21"/>
          <w:highlight w:val="cyan"/>
          <w:shd w:val="clear" w:color="auto" w:fill="FFFFFF"/>
        </w:rPr>
        <w:t>PoolThread.java</w:t>
      </w:r>
    </w:p>
    <w:p w:rsidR="002D37F3" w:rsidRPr="00CD7839"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public cl</w:t>
      </w:r>
      <w:r w:rsidR="00CD7839">
        <w:rPr>
          <w:color w:val="000000"/>
          <w:szCs w:val="21"/>
          <w:shd w:val="clear" w:color="auto" w:fill="FFFFFF"/>
        </w:rPr>
        <w:t>ass PoolThread extends Thread {</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private BlockingQueue taskQueue = null;</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private boolean       isStopped = false;</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public PoolThread(BlockingQueue queue){</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taskQueue = queue;</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2D37F3">
        <w:rPr>
          <w:color w:val="000000"/>
          <w:szCs w:val="21"/>
          <w:shd w:val="clear" w:color="auto" w:fill="FFFFFF"/>
        </w:rPr>
        <w:t xml:space="preserve">    </w:t>
      </w:r>
      <w:r w:rsidRPr="00CD7839">
        <w:rPr>
          <w:color w:val="000000"/>
          <w:szCs w:val="21"/>
          <w:highlight w:val="green"/>
          <w:shd w:val="clear" w:color="auto" w:fill="FFFFFF"/>
        </w:rPr>
        <w:t>public void run(){</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while(!isStopped()){</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try{</w:t>
      </w:r>
    </w:p>
    <w:p w:rsidR="00CD7839" w:rsidRDefault="002D37F3" w:rsidP="00581A25">
      <w:pPr>
        <w:pStyle w:val="ListParagraph"/>
        <w:autoSpaceDE w:val="0"/>
        <w:autoSpaceDN w:val="0"/>
        <w:adjustRightInd w:val="0"/>
        <w:ind w:leftChars="386" w:left="811"/>
        <w:jc w:val="left"/>
        <w:rPr>
          <w:color w:val="000000"/>
          <w:szCs w:val="21"/>
          <w:highlight w:val="yellow"/>
          <w:shd w:val="clear" w:color="auto" w:fill="FFFFFF"/>
        </w:rPr>
      </w:pPr>
      <w:r w:rsidRPr="00CD7839">
        <w:rPr>
          <w:color w:val="000000"/>
          <w:szCs w:val="21"/>
          <w:highlight w:val="green"/>
          <w:shd w:val="clear" w:color="auto" w:fill="FFFFFF"/>
        </w:rPr>
        <w:t xml:space="preserve">                </w:t>
      </w:r>
      <w:r w:rsidRPr="00CD7839">
        <w:rPr>
          <w:color w:val="000000"/>
          <w:szCs w:val="21"/>
          <w:highlight w:val="yellow"/>
          <w:shd w:val="clear" w:color="auto" w:fill="FFFFFF"/>
        </w:rPr>
        <w:t>Runnable runnable = (Runnable) taskQueue.dequeue();</w:t>
      </w:r>
    </w:p>
    <w:p w:rsidR="00CD7839" w:rsidRPr="00CD7839" w:rsidRDefault="00CD7839" w:rsidP="00581A25">
      <w:pPr>
        <w:pStyle w:val="ListParagraph"/>
        <w:autoSpaceDE w:val="0"/>
        <w:autoSpaceDN w:val="0"/>
        <w:adjustRightInd w:val="0"/>
        <w:ind w:leftChars="386" w:left="811"/>
        <w:jc w:val="left"/>
        <w:rPr>
          <w:color w:val="000000"/>
          <w:szCs w:val="21"/>
          <w:highlight w:val="yellow"/>
          <w:shd w:val="clear" w:color="auto" w:fill="FFFFFF"/>
        </w:rPr>
      </w:pPr>
      <w:r w:rsidRPr="00CD7839">
        <w:rPr>
          <w:color w:val="000000"/>
          <w:szCs w:val="21"/>
          <w:highlight w:val="yellow"/>
          <w:shd w:val="clear" w:color="auto" w:fill="FFFFFF"/>
        </w:rPr>
        <w:sym w:font="Wingdings" w:char="F0E0"/>
      </w:r>
      <w:r>
        <w:rPr>
          <w:rFonts w:hint="eastAsia"/>
          <w:color w:val="000000"/>
          <w:szCs w:val="21"/>
          <w:highlight w:val="yellow"/>
          <w:shd w:val="clear" w:color="auto" w:fill="FFFFFF"/>
        </w:rPr>
        <w:t xml:space="preserve">Note:PoolThread will implement dequeue() method in run() method, when any PoolThread running, it will consume a task from Task Queue. </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runnable.run();</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 catch(Exception e){</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//log or otherwise report exception,</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//but keep pool thread alive.</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w:t>
      </w:r>
    </w:p>
    <w:p w:rsidR="002D37F3" w:rsidRPr="00CD7839" w:rsidRDefault="002D37F3" w:rsidP="00581A25">
      <w:pPr>
        <w:pStyle w:val="ListParagraph"/>
        <w:autoSpaceDE w:val="0"/>
        <w:autoSpaceDN w:val="0"/>
        <w:adjustRightInd w:val="0"/>
        <w:ind w:leftChars="386" w:left="811"/>
        <w:jc w:val="left"/>
        <w:rPr>
          <w:color w:val="000000"/>
          <w:szCs w:val="21"/>
          <w:highlight w:val="green"/>
          <w:shd w:val="clear" w:color="auto" w:fill="FFFFFF"/>
        </w:rPr>
      </w:pPr>
      <w:r w:rsidRPr="00CD7839">
        <w:rPr>
          <w:color w:val="000000"/>
          <w:szCs w:val="21"/>
          <w:highlight w:val="green"/>
          <w:shd w:val="clear" w:color="auto" w:fill="FFFFFF"/>
        </w:rPr>
        <w:t xml:space="preserve">        }</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CD7839">
        <w:rPr>
          <w:color w:val="000000"/>
          <w:szCs w:val="21"/>
          <w:highlight w:val="green"/>
          <w:shd w:val="clear" w:color="auto" w:fill="FFFFFF"/>
        </w:rPr>
        <w:t xml:space="preserve">    }</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lastRenderedPageBreak/>
        <w:t xml:space="preserve">    public synchronized void doStop(){</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isStopped = true;</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this.interrupt(); //break pool thread out of dequeue() call.</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public synchronized boolean isStopped(){</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return isStopped;</w:t>
      </w:r>
    </w:p>
    <w:p w:rsidR="002D37F3" w:rsidRPr="002D37F3" w:rsidRDefault="002D37F3" w:rsidP="00581A25">
      <w:pPr>
        <w:pStyle w:val="ListParagraph"/>
        <w:autoSpaceDE w:val="0"/>
        <w:autoSpaceDN w:val="0"/>
        <w:adjustRightInd w:val="0"/>
        <w:ind w:leftChars="386" w:left="811"/>
        <w:jc w:val="left"/>
        <w:rPr>
          <w:color w:val="000000"/>
          <w:szCs w:val="21"/>
          <w:shd w:val="clear" w:color="auto" w:fill="FFFFFF"/>
        </w:rPr>
      </w:pPr>
      <w:r w:rsidRPr="002D37F3">
        <w:rPr>
          <w:color w:val="000000"/>
          <w:szCs w:val="21"/>
          <w:shd w:val="clear" w:color="auto" w:fill="FFFFFF"/>
        </w:rPr>
        <w:t xml:space="preserve">    }</w:t>
      </w:r>
    </w:p>
    <w:p w:rsidR="002D37F3" w:rsidRDefault="002D37F3" w:rsidP="00581A25">
      <w:pPr>
        <w:pStyle w:val="ListParagraph"/>
        <w:autoSpaceDE w:val="0"/>
        <w:autoSpaceDN w:val="0"/>
        <w:adjustRightInd w:val="0"/>
        <w:ind w:leftChars="386" w:left="811" w:firstLineChars="0" w:firstLine="0"/>
        <w:jc w:val="left"/>
        <w:rPr>
          <w:color w:val="000000"/>
          <w:szCs w:val="21"/>
          <w:shd w:val="clear" w:color="auto" w:fill="FFFFFF"/>
        </w:rPr>
      </w:pPr>
      <w:r w:rsidRPr="002D37F3">
        <w:rPr>
          <w:color w:val="000000"/>
          <w:szCs w:val="21"/>
          <w:shd w:val="clear" w:color="auto" w:fill="FFFFFF"/>
        </w:rPr>
        <w:t>}</w:t>
      </w:r>
    </w:p>
    <w:p w:rsidR="00CD7839" w:rsidRDefault="00CD7839" w:rsidP="00581A25">
      <w:pPr>
        <w:pStyle w:val="ListParagraph"/>
        <w:autoSpaceDE w:val="0"/>
        <w:autoSpaceDN w:val="0"/>
        <w:adjustRightInd w:val="0"/>
        <w:ind w:leftChars="386" w:left="811" w:firstLineChars="0" w:firstLine="0"/>
        <w:jc w:val="left"/>
        <w:rPr>
          <w:color w:val="000000"/>
          <w:szCs w:val="21"/>
          <w:shd w:val="clear" w:color="auto" w:fill="FFFFFF"/>
        </w:rPr>
      </w:pPr>
    </w:p>
    <w:p w:rsidR="00886F39" w:rsidRDefault="00886F39" w:rsidP="00581A25">
      <w:pPr>
        <w:pStyle w:val="ListParagraph"/>
        <w:autoSpaceDE w:val="0"/>
        <w:autoSpaceDN w:val="0"/>
        <w:adjustRightInd w:val="0"/>
        <w:ind w:leftChars="386" w:left="811" w:firstLineChars="0" w:firstLine="0"/>
        <w:jc w:val="left"/>
        <w:rPr>
          <w:color w:val="000000"/>
          <w:szCs w:val="21"/>
          <w:shd w:val="clear" w:color="auto" w:fill="FFFFFF"/>
        </w:rPr>
      </w:pPr>
      <w:r>
        <w:rPr>
          <w:rFonts w:hint="eastAsia"/>
          <w:color w:val="000000"/>
          <w:szCs w:val="21"/>
          <w:shd w:val="clear" w:color="auto" w:fill="FFFFFF"/>
        </w:rPr>
        <w:t>Create with ExecutorService</w:t>
      </w:r>
    </w:p>
    <w:p w:rsidR="00867CAB" w:rsidRDefault="00BA47EA" w:rsidP="00581A25">
      <w:pPr>
        <w:pStyle w:val="ListParagraph"/>
        <w:autoSpaceDE w:val="0"/>
        <w:autoSpaceDN w:val="0"/>
        <w:adjustRightInd w:val="0"/>
        <w:ind w:leftChars="386" w:left="811" w:firstLineChars="0" w:firstLine="0"/>
        <w:jc w:val="left"/>
        <w:rPr>
          <w:color w:val="000000"/>
          <w:szCs w:val="21"/>
          <w:shd w:val="clear" w:color="auto" w:fill="FFFFFF"/>
        </w:rPr>
      </w:pPr>
      <w:hyperlink r:id="rId137" w:history="1">
        <w:r w:rsidR="00867CAB" w:rsidRPr="00733631">
          <w:rPr>
            <w:rStyle w:val="Hyperlink"/>
            <w:szCs w:val="21"/>
            <w:shd w:val="clear" w:color="auto" w:fill="FFFFFF"/>
          </w:rPr>
          <w:t>http://tutorials.jenkov.com/java-util-concurrent/executorservice.html</w:t>
        </w:r>
      </w:hyperlink>
      <w:r w:rsidR="00867CAB">
        <w:rPr>
          <w:rFonts w:hint="eastAsia"/>
          <w:color w:val="000000"/>
          <w:szCs w:val="21"/>
          <w:shd w:val="clear" w:color="auto" w:fill="FFFFFF"/>
        </w:rPr>
        <w:t xml:space="preserve"> </w:t>
      </w:r>
    </w:p>
    <w:p w:rsidR="00BC2E4B" w:rsidRDefault="00BC2E4B" w:rsidP="00581A25">
      <w:pPr>
        <w:pStyle w:val="ListParagraph"/>
        <w:autoSpaceDE w:val="0"/>
        <w:autoSpaceDN w:val="0"/>
        <w:adjustRightInd w:val="0"/>
        <w:ind w:leftChars="386" w:left="811" w:firstLineChars="0" w:firstLine="0"/>
        <w:jc w:val="left"/>
        <w:rPr>
          <w:color w:val="000000"/>
          <w:szCs w:val="21"/>
          <w:shd w:val="clear" w:color="auto" w:fill="FFFFFF"/>
        </w:rPr>
      </w:pPr>
      <w:r w:rsidRPr="00BC2E4B">
        <w:rPr>
          <w:color w:val="000000"/>
          <w:szCs w:val="21"/>
          <w:shd w:val="clear" w:color="auto" w:fill="FFFFFF"/>
        </w:rPr>
        <w:t xml:space="preserve">An ExecutorService is thus very similar to a thread pool. </w:t>
      </w:r>
      <w:r w:rsidRPr="00BC2E4B">
        <w:rPr>
          <w:color w:val="000000"/>
          <w:szCs w:val="21"/>
          <w:highlight w:val="yellow"/>
          <w:shd w:val="clear" w:color="auto" w:fill="FFFFFF"/>
        </w:rPr>
        <w:t>In fact, the implementation of ExecutorService present in the java.util.concurrent package is a thread pool implementation.</w:t>
      </w:r>
    </w:p>
    <w:p w:rsidR="00AA697F" w:rsidRDefault="00AA697F" w:rsidP="00581A25">
      <w:pPr>
        <w:pStyle w:val="ListParagraph"/>
        <w:autoSpaceDE w:val="0"/>
        <w:autoSpaceDN w:val="0"/>
        <w:adjustRightInd w:val="0"/>
        <w:ind w:leftChars="386" w:left="811" w:firstLineChars="0" w:firstLine="0"/>
        <w:jc w:val="left"/>
        <w:rPr>
          <w:color w:val="000000"/>
          <w:szCs w:val="21"/>
          <w:shd w:val="clear" w:color="auto" w:fill="FFFFFF"/>
        </w:rPr>
      </w:pPr>
      <w:r>
        <w:rPr>
          <w:rFonts w:hint="eastAsia"/>
          <w:color w:val="000000"/>
          <w:szCs w:val="21"/>
          <w:shd w:val="clear" w:color="auto" w:fill="FFFFFF"/>
        </w:rPr>
        <w:t>First create an ExecutorService instance,</w:t>
      </w:r>
    </w:p>
    <w:p w:rsidR="00BC2E4B" w:rsidRDefault="00AA697F" w:rsidP="00581A25">
      <w:pPr>
        <w:pStyle w:val="ListParagraph"/>
        <w:autoSpaceDE w:val="0"/>
        <w:autoSpaceDN w:val="0"/>
        <w:adjustRightInd w:val="0"/>
        <w:ind w:leftChars="386" w:left="811" w:firstLineChars="0" w:firstLine="0"/>
        <w:jc w:val="left"/>
        <w:rPr>
          <w:color w:val="000000"/>
          <w:szCs w:val="21"/>
          <w:shd w:val="clear" w:color="auto" w:fill="FFFFFF"/>
        </w:rPr>
      </w:pPr>
      <w:r>
        <w:rPr>
          <w:color w:val="000000"/>
          <w:szCs w:val="21"/>
          <w:highlight w:val="yellow"/>
          <w:shd w:val="clear" w:color="auto" w:fill="FFFFFF"/>
        </w:rPr>
        <w:t>ExecutorService executorService</w:t>
      </w:r>
      <w:r w:rsidRPr="00AA697F">
        <w:rPr>
          <w:color w:val="000000"/>
          <w:szCs w:val="21"/>
          <w:highlight w:val="yellow"/>
          <w:shd w:val="clear" w:color="auto" w:fill="FFFFFF"/>
        </w:rPr>
        <w:t xml:space="preserve"> = Executors.newFixedThreadPool(10);</w:t>
      </w:r>
    </w:p>
    <w:p w:rsidR="00BC2E4B" w:rsidRDefault="00AA697F" w:rsidP="00581A25">
      <w:pPr>
        <w:pStyle w:val="ListParagraph"/>
        <w:autoSpaceDE w:val="0"/>
        <w:autoSpaceDN w:val="0"/>
        <w:adjustRightInd w:val="0"/>
        <w:ind w:leftChars="386" w:left="811" w:firstLineChars="0" w:firstLine="0"/>
        <w:jc w:val="left"/>
        <w:rPr>
          <w:color w:val="000000"/>
          <w:szCs w:val="21"/>
          <w:shd w:val="clear" w:color="auto" w:fill="FFFFFF"/>
        </w:rPr>
      </w:pPr>
      <w:r>
        <w:rPr>
          <w:rFonts w:hint="eastAsia"/>
          <w:color w:val="000000"/>
          <w:szCs w:val="21"/>
          <w:shd w:val="clear" w:color="auto" w:fill="FFFFFF"/>
        </w:rPr>
        <w:t xml:space="preserve">Then as it contains different methods, </w:t>
      </w:r>
    </w:p>
    <w:p w:rsidR="00094C90" w:rsidRPr="00094C90" w:rsidRDefault="00094C90" w:rsidP="00581A25">
      <w:pPr>
        <w:autoSpaceDE w:val="0"/>
        <w:autoSpaceDN w:val="0"/>
        <w:adjustRightInd w:val="0"/>
        <w:ind w:leftChars="186" w:left="391" w:firstLine="420"/>
        <w:jc w:val="left"/>
        <w:rPr>
          <w:color w:val="000000"/>
          <w:szCs w:val="21"/>
          <w:shd w:val="clear" w:color="auto" w:fill="FFFFFF"/>
        </w:rPr>
      </w:pPr>
      <w:r>
        <w:rPr>
          <w:rFonts w:hint="eastAsia"/>
          <w:color w:val="000000"/>
          <w:szCs w:val="21"/>
          <w:shd w:val="clear" w:color="auto" w:fill="FFFFFF"/>
        </w:rPr>
        <w:t>(1)</w:t>
      </w:r>
      <w:r w:rsidRPr="00094C90">
        <w:rPr>
          <w:color w:val="000000"/>
          <w:szCs w:val="21"/>
          <w:shd w:val="clear" w:color="auto" w:fill="FFFFFF"/>
        </w:rPr>
        <w:t>execute(Runnable)</w:t>
      </w:r>
    </w:p>
    <w:p w:rsidR="00094C90" w:rsidRPr="00094C90" w:rsidRDefault="00094C90" w:rsidP="00581A25">
      <w:pPr>
        <w:autoSpaceDE w:val="0"/>
        <w:autoSpaceDN w:val="0"/>
        <w:adjustRightInd w:val="0"/>
        <w:ind w:leftChars="500" w:left="1050"/>
        <w:jc w:val="left"/>
        <w:rPr>
          <w:color w:val="000000"/>
          <w:szCs w:val="21"/>
          <w:shd w:val="clear" w:color="auto" w:fill="FFFFFF"/>
        </w:rPr>
      </w:pPr>
      <w:r w:rsidRPr="00094C90">
        <w:rPr>
          <w:color w:val="000000"/>
          <w:szCs w:val="21"/>
          <w:highlight w:val="green"/>
          <w:shd w:val="clear" w:color="auto" w:fill="FFFFFF"/>
        </w:rPr>
        <w:t>The execute(Runnable) method takes a java.lang.Runnable object</w:t>
      </w:r>
      <w:r w:rsidRPr="00094C90">
        <w:rPr>
          <w:color w:val="000000"/>
          <w:szCs w:val="21"/>
          <w:shd w:val="clear" w:color="auto" w:fill="FFFFFF"/>
        </w:rPr>
        <w:t xml:space="preserve">, and executes it asynchronously. </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ExecutorService executorService = Execu</w:t>
      </w:r>
      <w:r>
        <w:rPr>
          <w:color w:val="000000"/>
          <w:szCs w:val="21"/>
          <w:shd w:val="clear" w:color="auto" w:fill="FFFFFF"/>
        </w:rPr>
        <w:t>tors.newSingleThreadExecutor();</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executorService.execute(</w:t>
      </w:r>
      <w:r w:rsidRPr="00094C90">
        <w:rPr>
          <w:color w:val="000000"/>
          <w:szCs w:val="21"/>
          <w:highlight w:val="green"/>
          <w:shd w:val="clear" w:color="auto" w:fill="FFFFFF"/>
        </w:rPr>
        <w:t>new Runnable()</w:t>
      </w:r>
      <w:r w:rsidRPr="00094C90">
        <w:rPr>
          <w:color w:val="000000"/>
          <w:szCs w:val="21"/>
          <w:shd w:val="clear" w:color="auto" w:fill="FFFFFF"/>
        </w:rPr>
        <w:t xml:space="preserve"> {</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 xml:space="preserve">    public void run() {</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 xml:space="preserve">        System.out.println("Asynchronous task");</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 xml:space="preserve">    }</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Pr>
          <w:color w:val="000000"/>
          <w:szCs w:val="21"/>
          <w:shd w:val="clear" w:color="auto" w:fill="FFFFFF"/>
        </w:rPr>
        <w:t>});</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executorService.shutdown();</w:t>
      </w:r>
    </w:p>
    <w:p w:rsidR="00AA697F" w:rsidRPr="00094C90" w:rsidRDefault="00094C90" w:rsidP="00581A25">
      <w:pPr>
        <w:pStyle w:val="ListParagraph"/>
        <w:autoSpaceDE w:val="0"/>
        <w:autoSpaceDN w:val="0"/>
        <w:adjustRightInd w:val="0"/>
        <w:ind w:leftChars="386" w:left="811" w:firstLineChars="0" w:firstLine="0"/>
        <w:jc w:val="left"/>
        <w:rPr>
          <w:color w:val="000000"/>
          <w:szCs w:val="21"/>
          <w:shd w:val="clear" w:color="auto" w:fill="FFFFFF"/>
        </w:rPr>
      </w:pPr>
      <w:r w:rsidRPr="00094C90">
        <w:rPr>
          <w:color w:val="000000"/>
          <w:szCs w:val="21"/>
          <w:shd w:val="clear" w:color="auto" w:fill="FFFFFF"/>
        </w:rPr>
        <w:t>There is no way of obtaining the result of the executed Runnable, if necessary. You will have to use a Callable for that (explained in the following sections).</w:t>
      </w:r>
    </w:p>
    <w:p w:rsidR="00094C90" w:rsidRDefault="00094C90" w:rsidP="00581A25">
      <w:pPr>
        <w:autoSpaceDE w:val="0"/>
        <w:autoSpaceDN w:val="0"/>
        <w:adjustRightInd w:val="0"/>
        <w:ind w:leftChars="100" w:left="210" w:firstLineChars="400" w:firstLine="840"/>
        <w:jc w:val="left"/>
        <w:rPr>
          <w:color w:val="000000"/>
          <w:szCs w:val="21"/>
          <w:shd w:val="clear" w:color="auto" w:fill="FFFFFF"/>
        </w:rPr>
      </w:pPr>
    </w:p>
    <w:p w:rsidR="00094C90" w:rsidRDefault="00094C90" w:rsidP="00581A25">
      <w:pPr>
        <w:autoSpaceDE w:val="0"/>
        <w:autoSpaceDN w:val="0"/>
        <w:adjustRightInd w:val="0"/>
        <w:ind w:leftChars="100" w:left="210" w:firstLineChars="400" w:firstLine="840"/>
        <w:jc w:val="left"/>
        <w:rPr>
          <w:color w:val="000000"/>
          <w:szCs w:val="21"/>
          <w:shd w:val="clear" w:color="auto" w:fill="FFFFFF"/>
        </w:rPr>
      </w:pPr>
      <w:r w:rsidRPr="00094C90">
        <w:rPr>
          <w:rFonts w:hint="eastAsia"/>
          <w:color w:val="000000"/>
          <w:szCs w:val="21"/>
          <w:shd w:val="clear" w:color="auto" w:fill="FFFFFF"/>
        </w:rPr>
        <w:t>(2)</w:t>
      </w:r>
      <w:r w:rsidRPr="00094C90">
        <w:t xml:space="preserve"> </w:t>
      </w:r>
      <w:r w:rsidRPr="00094C90">
        <w:rPr>
          <w:color w:val="000000"/>
          <w:szCs w:val="21"/>
          <w:shd w:val="clear" w:color="auto" w:fill="FFFFFF"/>
        </w:rPr>
        <w:t>submit(Runnable)</w:t>
      </w:r>
    </w:p>
    <w:p w:rsidR="00360A49" w:rsidRDefault="00094C90" w:rsidP="00581A25">
      <w:pPr>
        <w:autoSpaceDE w:val="0"/>
        <w:autoSpaceDN w:val="0"/>
        <w:adjustRightInd w:val="0"/>
        <w:ind w:leftChars="400" w:left="840"/>
        <w:jc w:val="left"/>
        <w:rPr>
          <w:color w:val="000000"/>
          <w:szCs w:val="21"/>
          <w:shd w:val="clear" w:color="auto" w:fill="FFFFFF"/>
        </w:rPr>
      </w:pPr>
      <w:r w:rsidRPr="00094C90">
        <w:rPr>
          <w:color w:val="000000"/>
          <w:szCs w:val="21"/>
          <w:shd w:val="clear" w:color="auto" w:fill="FFFFFF"/>
        </w:rPr>
        <w:t xml:space="preserve">The submit(Runnable) method also takes a Runnable implementation, but returns a Future object. </w:t>
      </w:r>
      <w:r w:rsidRPr="00360A49">
        <w:rPr>
          <w:color w:val="000000"/>
          <w:szCs w:val="21"/>
          <w:highlight w:val="magenta"/>
          <w:shd w:val="clear" w:color="auto" w:fill="FFFFFF"/>
        </w:rPr>
        <w:t>This Future object can be used to check if the Runnable as finished executing.</w:t>
      </w:r>
    </w:p>
    <w:p w:rsidR="00094C90" w:rsidRPr="00360A49" w:rsidRDefault="00094C90" w:rsidP="00581A25">
      <w:pPr>
        <w:autoSpaceDE w:val="0"/>
        <w:autoSpaceDN w:val="0"/>
        <w:adjustRightInd w:val="0"/>
        <w:ind w:leftChars="400" w:left="840"/>
        <w:jc w:val="left"/>
        <w:rPr>
          <w:color w:val="000000"/>
          <w:szCs w:val="21"/>
          <w:shd w:val="clear" w:color="auto" w:fill="FFFFFF"/>
        </w:rPr>
      </w:pPr>
      <w:r w:rsidRPr="00360A49">
        <w:rPr>
          <w:color w:val="000000"/>
          <w:szCs w:val="21"/>
          <w:shd w:val="clear" w:color="auto" w:fill="FFFFFF"/>
        </w:rPr>
        <w:t xml:space="preserve">Future </w:t>
      </w:r>
      <w:r w:rsidRPr="00360A49">
        <w:rPr>
          <w:color w:val="000000"/>
          <w:szCs w:val="21"/>
          <w:highlight w:val="magenta"/>
          <w:shd w:val="clear" w:color="auto" w:fill="FFFFFF"/>
        </w:rPr>
        <w:t>future</w:t>
      </w:r>
      <w:r w:rsidRPr="00360A49">
        <w:rPr>
          <w:color w:val="000000"/>
          <w:szCs w:val="21"/>
          <w:shd w:val="clear" w:color="auto" w:fill="FFFFFF"/>
        </w:rPr>
        <w:t xml:space="preserve"> = executorService.submit(new Runnable() {</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 xml:space="preserve">    public void run() {</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 xml:space="preserve">        System.out.println("Asynchronous task");</w:t>
      </w:r>
    </w:p>
    <w:p w:rsidR="00094C90" w:rsidRPr="00094C90" w:rsidRDefault="00094C90" w:rsidP="00581A25">
      <w:pPr>
        <w:pStyle w:val="ListParagraph"/>
        <w:autoSpaceDE w:val="0"/>
        <w:autoSpaceDN w:val="0"/>
        <w:adjustRightInd w:val="0"/>
        <w:ind w:leftChars="386" w:left="811"/>
        <w:jc w:val="left"/>
        <w:rPr>
          <w:color w:val="000000"/>
          <w:szCs w:val="21"/>
          <w:shd w:val="clear" w:color="auto" w:fill="FFFFFF"/>
        </w:rPr>
      </w:pPr>
      <w:r w:rsidRPr="00094C90">
        <w:rPr>
          <w:color w:val="000000"/>
          <w:szCs w:val="21"/>
          <w:shd w:val="clear" w:color="auto" w:fill="FFFFFF"/>
        </w:rPr>
        <w:t xml:space="preserve">    }</w:t>
      </w:r>
    </w:p>
    <w:p w:rsidR="00094C90" w:rsidRPr="00360A49" w:rsidRDefault="00360A49" w:rsidP="00581A25">
      <w:pPr>
        <w:pStyle w:val="ListParagraph"/>
        <w:autoSpaceDE w:val="0"/>
        <w:autoSpaceDN w:val="0"/>
        <w:adjustRightInd w:val="0"/>
        <w:ind w:leftChars="386" w:left="811"/>
        <w:jc w:val="left"/>
        <w:rPr>
          <w:color w:val="000000"/>
          <w:szCs w:val="21"/>
          <w:shd w:val="clear" w:color="auto" w:fill="FFFFFF"/>
        </w:rPr>
      </w:pPr>
      <w:r>
        <w:rPr>
          <w:color w:val="000000"/>
          <w:szCs w:val="21"/>
          <w:shd w:val="clear" w:color="auto" w:fill="FFFFFF"/>
        </w:rPr>
        <w:t>})</w:t>
      </w:r>
      <w:r>
        <w:rPr>
          <w:rFonts w:hint="eastAsia"/>
          <w:color w:val="000000"/>
          <w:szCs w:val="21"/>
          <w:shd w:val="clear" w:color="auto" w:fill="FFFFFF"/>
        </w:rPr>
        <w:t>;</w:t>
      </w:r>
    </w:p>
    <w:p w:rsidR="00BC2E4B" w:rsidRDefault="00094C90" w:rsidP="00581A25">
      <w:pPr>
        <w:pStyle w:val="ListParagraph"/>
        <w:autoSpaceDE w:val="0"/>
        <w:autoSpaceDN w:val="0"/>
        <w:adjustRightInd w:val="0"/>
        <w:ind w:leftChars="386" w:left="811" w:firstLineChars="0" w:firstLine="0"/>
        <w:jc w:val="left"/>
        <w:rPr>
          <w:color w:val="000000"/>
          <w:szCs w:val="21"/>
          <w:shd w:val="clear" w:color="auto" w:fill="FFFFFF"/>
        </w:rPr>
      </w:pPr>
      <w:r w:rsidRPr="00360A49">
        <w:rPr>
          <w:color w:val="000000"/>
          <w:szCs w:val="21"/>
          <w:highlight w:val="magenta"/>
          <w:shd w:val="clear" w:color="auto" w:fill="FFFFFF"/>
        </w:rPr>
        <w:t>future.get();  //returns null if the task has finished correctly.</w:t>
      </w:r>
    </w:p>
    <w:p w:rsidR="00360A49" w:rsidRDefault="00360A49" w:rsidP="00581A25">
      <w:pPr>
        <w:pStyle w:val="ListParagraph"/>
        <w:autoSpaceDE w:val="0"/>
        <w:autoSpaceDN w:val="0"/>
        <w:adjustRightInd w:val="0"/>
        <w:ind w:leftChars="386" w:left="811" w:firstLineChars="0" w:firstLine="0"/>
        <w:jc w:val="left"/>
        <w:rPr>
          <w:color w:val="000000"/>
          <w:szCs w:val="21"/>
          <w:shd w:val="clear" w:color="auto" w:fill="FFFFFF"/>
        </w:rPr>
      </w:pPr>
    </w:p>
    <w:p w:rsidR="00360A49" w:rsidRDefault="00360A49" w:rsidP="00581A25">
      <w:pPr>
        <w:autoSpaceDE w:val="0"/>
        <w:autoSpaceDN w:val="0"/>
        <w:adjustRightInd w:val="0"/>
        <w:ind w:leftChars="100" w:left="210" w:firstLineChars="400" w:firstLine="840"/>
        <w:jc w:val="left"/>
        <w:rPr>
          <w:color w:val="000000"/>
          <w:szCs w:val="21"/>
          <w:shd w:val="clear" w:color="auto" w:fill="FFFFFF"/>
        </w:rPr>
      </w:pPr>
      <w:r w:rsidRPr="00360A49">
        <w:rPr>
          <w:rFonts w:hint="eastAsia"/>
          <w:color w:val="000000"/>
          <w:szCs w:val="21"/>
          <w:shd w:val="clear" w:color="auto" w:fill="FFFFFF"/>
        </w:rPr>
        <w:t>(3)</w:t>
      </w:r>
      <w:r w:rsidRPr="00360A49">
        <w:t xml:space="preserve"> </w:t>
      </w:r>
      <w:r w:rsidRPr="00360A49">
        <w:rPr>
          <w:color w:val="000000"/>
          <w:szCs w:val="21"/>
          <w:shd w:val="clear" w:color="auto" w:fill="FFFFFF"/>
        </w:rPr>
        <w:t>submit(Callable)</w:t>
      </w:r>
    </w:p>
    <w:p w:rsidR="00360A49" w:rsidRDefault="00360A49" w:rsidP="00581A25">
      <w:pPr>
        <w:autoSpaceDE w:val="0"/>
        <w:autoSpaceDN w:val="0"/>
        <w:adjustRightInd w:val="0"/>
        <w:ind w:leftChars="400" w:left="840"/>
        <w:jc w:val="left"/>
        <w:rPr>
          <w:color w:val="000000"/>
          <w:szCs w:val="21"/>
          <w:shd w:val="clear" w:color="auto" w:fill="FFFFFF"/>
        </w:rPr>
      </w:pPr>
      <w:r w:rsidRPr="00360A49">
        <w:rPr>
          <w:color w:val="000000"/>
          <w:szCs w:val="21"/>
          <w:shd w:val="clear" w:color="auto" w:fill="FFFFFF"/>
        </w:rPr>
        <w:t xml:space="preserve">The submit(Callable) method is similar to the submit(Runnable) method except for the </w:t>
      </w:r>
      <w:r w:rsidRPr="00360A49">
        <w:rPr>
          <w:color w:val="000000"/>
          <w:szCs w:val="21"/>
          <w:shd w:val="clear" w:color="auto" w:fill="FFFFFF"/>
        </w:rPr>
        <w:lastRenderedPageBreak/>
        <w:t xml:space="preserve">type of parameter it takes. </w:t>
      </w:r>
      <w:r w:rsidRPr="00360A49">
        <w:rPr>
          <w:color w:val="000000"/>
          <w:szCs w:val="21"/>
          <w:highlight w:val="cyan"/>
          <w:shd w:val="clear" w:color="auto" w:fill="FFFFFF"/>
        </w:rPr>
        <w:t>The Callable instance is very similar to a Runnable except that its call() method can return a result. The Runnable.run() method cannot return a result.</w:t>
      </w:r>
    </w:p>
    <w:p w:rsidR="00360A49" w:rsidRPr="00360A49" w:rsidRDefault="00360A49" w:rsidP="00581A25">
      <w:pPr>
        <w:autoSpaceDE w:val="0"/>
        <w:autoSpaceDN w:val="0"/>
        <w:adjustRightInd w:val="0"/>
        <w:ind w:leftChars="400" w:left="840"/>
        <w:jc w:val="left"/>
        <w:rPr>
          <w:color w:val="000000"/>
          <w:szCs w:val="21"/>
          <w:shd w:val="clear" w:color="auto" w:fill="FFFFFF"/>
        </w:rPr>
      </w:pPr>
      <w:r w:rsidRPr="00360A49">
        <w:rPr>
          <w:color w:val="000000"/>
          <w:szCs w:val="21"/>
          <w:shd w:val="clear" w:color="auto" w:fill="FFFFFF"/>
        </w:rPr>
        <w:t xml:space="preserve">The Callable's result can be obtained via the Future object returned by the submit(Callable) method. </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Future future = executorService.submit(</w:t>
      </w:r>
      <w:r w:rsidRPr="001814A3">
        <w:rPr>
          <w:color w:val="000000"/>
          <w:szCs w:val="21"/>
          <w:highlight w:val="cyan"/>
          <w:shd w:val="clear" w:color="auto" w:fill="FFFFFF"/>
        </w:rPr>
        <w:t>new Callable()</w:t>
      </w:r>
      <w:r w:rsidRPr="00360A49">
        <w:rPr>
          <w:color w:val="000000"/>
          <w:szCs w:val="21"/>
          <w:shd w:val="clear" w:color="auto" w:fill="FFFFFF"/>
        </w:rPr>
        <w:t>{</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 xml:space="preserve">    public Object call() throws Exception {</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 xml:space="preserve">        System.out.println("Asynchronous Callable");</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 xml:space="preserve">        return "Callable Result";</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 xml:space="preserve">    }</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Pr>
          <w:color w:val="000000"/>
          <w:szCs w:val="21"/>
          <w:shd w:val="clear" w:color="auto" w:fill="FFFFFF"/>
        </w:rPr>
        <w:t>});</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System.out.println("future.get() = " + future.get());</w:t>
      </w:r>
    </w:p>
    <w:p w:rsidR="00360A49" w:rsidRDefault="00360A49" w:rsidP="00581A25">
      <w:pPr>
        <w:pStyle w:val="ListParagraph"/>
        <w:autoSpaceDE w:val="0"/>
        <w:autoSpaceDN w:val="0"/>
        <w:adjustRightInd w:val="0"/>
        <w:ind w:leftChars="386" w:left="811"/>
        <w:jc w:val="left"/>
        <w:rPr>
          <w:color w:val="000000"/>
          <w:szCs w:val="21"/>
          <w:shd w:val="clear" w:color="auto" w:fill="FFFFFF"/>
        </w:rPr>
      </w:pP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The above</w:t>
      </w:r>
      <w:r>
        <w:rPr>
          <w:color w:val="000000"/>
          <w:szCs w:val="21"/>
          <w:shd w:val="clear" w:color="auto" w:fill="FFFFFF"/>
        </w:rPr>
        <w:t xml:space="preserve"> code example will output this:</w:t>
      </w:r>
    </w:p>
    <w:p w:rsidR="00360A49" w:rsidRP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Asynchronous Callable</w:t>
      </w:r>
    </w:p>
    <w:p w:rsidR="00360A49" w:rsidRDefault="00360A49" w:rsidP="00581A25">
      <w:pPr>
        <w:pStyle w:val="ListParagraph"/>
        <w:autoSpaceDE w:val="0"/>
        <w:autoSpaceDN w:val="0"/>
        <w:adjustRightInd w:val="0"/>
        <w:ind w:leftChars="386" w:left="811"/>
        <w:jc w:val="left"/>
        <w:rPr>
          <w:color w:val="000000"/>
          <w:szCs w:val="21"/>
          <w:shd w:val="clear" w:color="auto" w:fill="FFFFFF"/>
        </w:rPr>
      </w:pPr>
      <w:r w:rsidRPr="00360A49">
        <w:rPr>
          <w:color w:val="000000"/>
          <w:szCs w:val="21"/>
          <w:shd w:val="clear" w:color="auto" w:fill="FFFFFF"/>
        </w:rPr>
        <w:t>future.get() = Callable Result</w:t>
      </w:r>
    </w:p>
    <w:p w:rsidR="008433E1" w:rsidRDefault="008433E1" w:rsidP="00581A25">
      <w:pPr>
        <w:pStyle w:val="ListParagraph"/>
        <w:autoSpaceDE w:val="0"/>
        <w:autoSpaceDN w:val="0"/>
        <w:adjustRightInd w:val="0"/>
        <w:ind w:leftChars="386" w:left="811"/>
        <w:jc w:val="left"/>
        <w:rPr>
          <w:color w:val="000000"/>
          <w:szCs w:val="21"/>
          <w:shd w:val="clear" w:color="auto" w:fill="FFFFFF"/>
        </w:rPr>
      </w:pPr>
    </w:p>
    <w:p w:rsidR="008433E1" w:rsidRPr="008433E1" w:rsidRDefault="008433E1" w:rsidP="00581A25">
      <w:pPr>
        <w:autoSpaceDE w:val="0"/>
        <w:autoSpaceDN w:val="0"/>
        <w:adjustRightInd w:val="0"/>
        <w:ind w:leftChars="100" w:left="210" w:firstLineChars="400" w:firstLine="840"/>
        <w:jc w:val="left"/>
        <w:rPr>
          <w:color w:val="000000"/>
          <w:szCs w:val="21"/>
          <w:shd w:val="clear" w:color="auto" w:fill="FFFFFF"/>
        </w:rPr>
      </w:pPr>
      <w:r w:rsidRPr="008433E1">
        <w:rPr>
          <w:rFonts w:hint="eastAsia"/>
          <w:color w:val="000000"/>
          <w:szCs w:val="21"/>
          <w:shd w:val="clear" w:color="auto" w:fill="FFFFFF"/>
        </w:rPr>
        <w:t>(4)</w:t>
      </w:r>
      <w:r w:rsidRPr="008433E1">
        <w:t xml:space="preserve"> </w:t>
      </w:r>
      <w:r w:rsidRPr="008433E1">
        <w:rPr>
          <w:color w:val="000000"/>
          <w:szCs w:val="21"/>
          <w:shd w:val="clear" w:color="auto" w:fill="FFFFFF"/>
        </w:rPr>
        <w:t>invokeAll()</w:t>
      </w:r>
    </w:p>
    <w:p w:rsidR="008433E1" w:rsidRDefault="008433E1" w:rsidP="00581A25">
      <w:pPr>
        <w:pStyle w:val="ListParagraph"/>
        <w:autoSpaceDE w:val="0"/>
        <w:autoSpaceDN w:val="0"/>
        <w:adjustRightInd w:val="0"/>
        <w:ind w:leftChars="536" w:left="1126" w:firstLineChars="0" w:firstLine="0"/>
        <w:jc w:val="left"/>
        <w:rPr>
          <w:color w:val="000000"/>
          <w:szCs w:val="21"/>
          <w:shd w:val="clear" w:color="auto" w:fill="FFFFFF"/>
        </w:rPr>
      </w:pPr>
      <w:r w:rsidRPr="008433E1">
        <w:rPr>
          <w:color w:val="000000"/>
          <w:szCs w:val="21"/>
          <w:shd w:val="clear" w:color="auto" w:fill="FFFFFF"/>
        </w:rPr>
        <w:t xml:space="preserve">The invokeAll() method invokes all of the Callable objects you pass to it in the collection passed as parameter. </w:t>
      </w:r>
      <w:r w:rsidRPr="008433E1">
        <w:rPr>
          <w:color w:val="000000"/>
          <w:szCs w:val="21"/>
          <w:highlight w:val="magenta"/>
          <w:shd w:val="clear" w:color="auto" w:fill="FFFFFF"/>
        </w:rPr>
        <w:t>The invokeAll() returns a list of Future objects via which you can obtain the results of the executions of each Callable.</w:t>
      </w:r>
    </w:p>
    <w:p w:rsidR="008433E1" w:rsidRPr="008433E1" w:rsidRDefault="008433E1" w:rsidP="00581A25">
      <w:pPr>
        <w:pStyle w:val="ListParagraph"/>
        <w:autoSpaceDE w:val="0"/>
        <w:autoSpaceDN w:val="0"/>
        <w:adjustRightInd w:val="0"/>
        <w:ind w:leftChars="536" w:left="1126" w:firstLineChars="0" w:firstLine="0"/>
        <w:jc w:val="left"/>
        <w:rPr>
          <w:color w:val="000000"/>
          <w:szCs w:val="21"/>
          <w:shd w:val="clear" w:color="auto" w:fill="FFFFFF"/>
        </w:rPr>
      </w:pPr>
      <w:r w:rsidRPr="008433E1">
        <w:rPr>
          <w:color w:val="000000"/>
          <w:szCs w:val="21"/>
          <w:shd w:val="clear" w:color="auto" w:fill="FFFFFF"/>
        </w:rPr>
        <w:t>Keep in mind that a task might finish due to an exception, so it may not have "succeeded". There is no way on a Future to tell the difference.</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ExecutorService executorService = Executors.newSingleThreadExecutor();</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highlight w:val="yellow"/>
          <w:shd w:val="clear" w:color="auto" w:fill="FFFFFF"/>
        </w:rPr>
        <w:t>Set&lt;Callable&lt;String&gt;&gt; callables = new HashSet&lt;Callable&lt;String&gt;&gt;();</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callables.add(new Callable&lt;String&gt;()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public String call() throws Exception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return "Task 1";</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callables.add(new Callable&lt;String&gt;()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public String call() throws Exception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return "Task 2";</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callables.add(new Callable&lt;String&gt;()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public String call() throws Exception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return "Task 3";</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highlight w:val="green"/>
          <w:shd w:val="clear" w:color="auto" w:fill="FFFFFF"/>
        </w:rPr>
        <w:t>List&lt;</w:t>
      </w:r>
      <w:r w:rsidRPr="008433E1">
        <w:rPr>
          <w:color w:val="000000"/>
          <w:szCs w:val="21"/>
          <w:highlight w:val="magenta"/>
          <w:shd w:val="clear" w:color="auto" w:fill="FFFFFF"/>
        </w:rPr>
        <w:t>Future&lt;String&gt;</w:t>
      </w:r>
      <w:r w:rsidRPr="008433E1">
        <w:rPr>
          <w:color w:val="000000"/>
          <w:szCs w:val="21"/>
          <w:highlight w:val="green"/>
          <w:shd w:val="clear" w:color="auto" w:fill="FFFFFF"/>
        </w:rPr>
        <w:t>&gt; futures = executorService.invokeAll(</w:t>
      </w:r>
      <w:r w:rsidRPr="008433E1">
        <w:rPr>
          <w:color w:val="000000"/>
          <w:szCs w:val="21"/>
          <w:highlight w:val="yellow"/>
          <w:shd w:val="clear" w:color="auto" w:fill="FFFFFF"/>
        </w:rPr>
        <w:t>callables</w:t>
      </w:r>
      <w:r w:rsidRPr="008433E1">
        <w:rPr>
          <w:color w:val="000000"/>
          <w:szCs w:val="21"/>
          <w:highlight w:val="green"/>
          <w:shd w:val="clear" w:color="auto" w:fill="FFFFFF"/>
        </w:rPr>
        <w:t>);</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for(Future&lt;String&gt; future : futures){</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 xml:space="preserve">    System.out.println("future.get = " + future.get());</w:t>
      </w:r>
    </w:p>
    <w:p w:rsidR="008433E1" w:rsidRPr="008433E1" w:rsidRDefault="008433E1" w:rsidP="00581A25">
      <w:pPr>
        <w:pStyle w:val="ListParagraph"/>
        <w:autoSpaceDE w:val="0"/>
        <w:autoSpaceDN w:val="0"/>
        <w:adjustRightInd w:val="0"/>
        <w:ind w:leftChars="386" w:left="811"/>
        <w:jc w:val="left"/>
        <w:rPr>
          <w:color w:val="000000"/>
          <w:szCs w:val="21"/>
          <w:shd w:val="clear" w:color="auto" w:fill="FFFFFF"/>
        </w:rPr>
      </w:pPr>
      <w:r>
        <w:rPr>
          <w:color w:val="000000"/>
          <w:szCs w:val="21"/>
          <w:shd w:val="clear" w:color="auto" w:fill="FFFFFF"/>
        </w:rPr>
        <w:lastRenderedPageBreak/>
        <w:t>}</w:t>
      </w:r>
    </w:p>
    <w:p w:rsidR="008433E1" w:rsidRPr="00360A49" w:rsidRDefault="008433E1" w:rsidP="00581A25">
      <w:pPr>
        <w:pStyle w:val="ListParagraph"/>
        <w:autoSpaceDE w:val="0"/>
        <w:autoSpaceDN w:val="0"/>
        <w:adjustRightInd w:val="0"/>
        <w:ind w:leftChars="386" w:left="811"/>
        <w:jc w:val="left"/>
        <w:rPr>
          <w:color w:val="000000"/>
          <w:szCs w:val="21"/>
          <w:shd w:val="clear" w:color="auto" w:fill="FFFFFF"/>
        </w:rPr>
      </w:pPr>
      <w:r w:rsidRPr="008433E1">
        <w:rPr>
          <w:color w:val="000000"/>
          <w:szCs w:val="21"/>
          <w:shd w:val="clear" w:color="auto" w:fill="FFFFFF"/>
        </w:rPr>
        <w:t>executorService.shutdown();</w:t>
      </w:r>
    </w:p>
    <w:p w:rsidR="00A728A9" w:rsidRDefault="00045B81" w:rsidP="00581A25">
      <w:pPr>
        <w:autoSpaceDE w:val="0"/>
        <w:autoSpaceDN w:val="0"/>
        <w:adjustRightInd w:val="0"/>
        <w:ind w:leftChars="100" w:left="210"/>
        <w:jc w:val="left"/>
        <w:rPr>
          <w:color w:val="000000"/>
          <w:szCs w:val="21"/>
          <w:shd w:val="clear" w:color="auto" w:fill="FFFFFF"/>
        </w:rPr>
      </w:pPr>
      <w:r>
        <w:rPr>
          <w:rFonts w:hint="eastAsia"/>
          <w:color w:val="000000"/>
          <w:szCs w:val="21"/>
          <w:shd w:val="clear" w:color="auto" w:fill="FFFFFF"/>
        </w:rPr>
        <w:t xml:space="preserve"> </w:t>
      </w:r>
    </w:p>
    <w:p w:rsidR="00045B81" w:rsidRDefault="00045B81" w:rsidP="00581A25">
      <w:pPr>
        <w:pStyle w:val="ListParagraph"/>
        <w:numPr>
          <w:ilvl w:val="0"/>
          <w:numId w:val="3"/>
        </w:numPr>
        <w:autoSpaceDE w:val="0"/>
        <w:autoSpaceDN w:val="0"/>
        <w:adjustRightInd w:val="0"/>
        <w:ind w:leftChars="271" w:left="1019" w:firstLineChars="0"/>
        <w:jc w:val="left"/>
        <w:rPr>
          <w:color w:val="000000"/>
          <w:szCs w:val="21"/>
          <w:shd w:val="clear" w:color="auto" w:fill="FFFFFF"/>
        </w:rPr>
      </w:pPr>
      <w:r>
        <w:rPr>
          <w:rFonts w:hint="eastAsia"/>
          <w:color w:val="000000"/>
          <w:szCs w:val="21"/>
          <w:shd w:val="clear" w:color="auto" w:fill="FFFFFF"/>
        </w:rPr>
        <w:t>How many different kinds of thread pool ?</w:t>
      </w:r>
    </w:p>
    <w:p w:rsidR="00045B81" w:rsidRDefault="00BA47EA" w:rsidP="00581A25">
      <w:pPr>
        <w:pStyle w:val="ListParagraph"/>
        <w:autoSpaceDE w:val="0"/>
        <w:autoSpaceDN w:val="0"/>
        <w:adjustRightInd w:val="0"/>
        <w:ind w:leftChars="486" w:left="1021" w:firstLineChars="0" w:firstLine="0"/>
        <w:jc w:val="left"/>
        <w:rPr>
          <w:color w:val="000000"/>
          <w:szCs w:val="21"/>
          <w:shd w:val="clear" w:color="auto" w:fill="FFFFFF"/>
        </w:rPr>
      </w:pPr>
      <w:hyperlink r:id="rId138" w:history="1">
        <w:r w:rsidR="00045B81" w:rsidRPr="00D85EBA">
          <w:rPr>
            <w:rStyle w:val="Hyperlink"/>
            <w:szCs w:val="21"/>
            <w:shd w:val="clear" w:color="auto" w:fill="FFFFFF"/>
          </w:rPr>
          <w:t>http://stackoverflow.com/questions/17186206/types-of-thread-pools-in-java</w:t>
        </w:r>
      </w:hyperlink>
      <w:r w:rsidR="00045B81">
        <w:rPr>
          <w:rFonts w:hint="eastAsia"/>
          <w:color w:val="000000"/>
          <w:szCs w:val="21"/>
          <w:shd w:val="clear" w:color="auto" w:fill="FFFFFF"/>
        </w:rPr>
        <w:t xml:space="preserve"> </w:t>
      </w:r>
    </w:p>
    <w:p w:rsidR="00FA7DC5" w:rsidRDefault="00FA7DC5" w:rsidP="00581A25">
      <w:pPr>
        <w:pStyle w:val="ListParagraph"/>
        <w:autoSpaceDE w:val="0"/>
        <w:autoSpaceDN w:val="0"/>
        <w:adjustRightInd w:val="0"/>
        <w:ind w:leftChars="486" w:left="1021" w:firstLineChars="0" w:firstLine="0"/>
        <w:jc w:val="left"/>
        <w:rPr>
          <w:color w:val="000000"/>
          <w:szCs w:val="21"/>
          <w:shd w:val="clear" w:color="auto" w:fill="FFFFFF"/>
        </w:rPr>
      </w:pPr>
      <w:r>
        <w:rPr>
          <w:rFonts w:hint="eastAsia"/>
          <w:color w:val="000000"/>
          <w:szCs w:val="21"/>
          <w:shd w:val="clear" w:color="auto" w:fill="FFFFFF"/>
        </w:rPr>
        <w:t xml:space="preserve">a. </w:t>
      </w:r>
      <w:r w:rsidRPr="001866EE">
        <w:rPr>
          <w:color w:val="000000"/>
          <w:szCs w:val="21"/>
          <w:highlight w:val="yellow"/>
          <w:shd w:val="clear" w:color="auto" w:fill="FFFFFF"/>
        </w:rPr>
        <w:t>Single Thread Executor</w:t>
      </w:r>
      <w:r w:rsidRPr="00FA7DC5">
        <w:rPr>
          <w:color w:val="000000"/>
          <w:szCs w:val="21"/>
          <w:shd w:val="clear" w:color="auto" w:fill="FFFFFF"/>
        </w:rPr>
        <w:t xml:space="preserve"> : A thread pool with only one thread. So all the submitted tasks will be executed sequentially. Method : Executors.newSingleThreadExecutor()</w:t>
      </w:r>
    </w:p>
    <w:p w:rsidR="00FA7DC5" w:rsidRDefault="00FA7DC5" w:rsidP="00581A25">
      <w:pPr>
        <w:pStyle w:val="ListParagraph"/>
        <w:autoSpaceDE w:val="0"/>
        <w:autoSpaceDN w:val="0"/>
        <w:adjustRightInd w:val="0"/>
        <w:ind w:leftChars="486" w:left="1021" w:firstLineChars="0" w:firstLine="0"/>
        <w:jc w:val="left"/>
        <w:rPr>
          <w:color w:val="000000"/>
          <w:szCs w:val="21"/>
          <w:shd w:val="clear" w:color="auto" w:fill="FFFFFF"/>
        </w:rPr>
      </w:pPr>
      <w:r>
        <w:rPr>
          <w:rFonts w:hint="eastAsia"/>
          <w:color w:val="000000"/>
          <w:szCs w:val="21"/>
          <w:shd w:val="clear" w:color="auto" w:fill="FFFFFF"/>
        </w:rPr>
        <w:t xml:space="preserve">b. </w:t>
      </w:r>
      <w:r w:rsidRPr="001866EE">
        <w:rPr>
          <w:color w:val="000000"/>
          <w:szCs w:val="21"/>
          <w:highlight w:val="yellow"/>
          <w:shd w:val="clear" w:color="auto" w:fill="FFFFFF"/>
        </w:rPr>
        <w:t>Cached Thread Pool</w:t>
      </w:r>
      <w:r w:rsidRPr="00FA7DC5">
        <w:rPr>
          <w:color w:val="000000"/>
          <w:szCs w:val="21"/>
          <w:shd w:val="clear" w:color="auto" w:fill="FFFFFF"/>
        </w:rPr>
        <w:t xml:space="preserve"> : A thread pool that creates as many threads it needs to execute the task in parrallel. The old available threads will be reused for the new tasks. If a thread is not used during 60 seconds, it will be terminated and removed from the pool. Method : </w:t>
      </w:r>
      <w:r>
        <w:rPr>
          <w:color w:val="000000"/>
          <w:szCs w:val="21"/>
          <w:shd w:val="clear" w:color="auto" w:fill="FFFFFF"/>
        </w:rPr>
        <w:t>Executors.newCachedThreadPool()</w:t>
      </w:r>
    </w:p>
    <w:p w:rsidR="00FA7DC5" w:rsidRDefault="00FA7DC5" w:rsidP="00581A25">
      <w:pPr>
        <w:pStyle w:val="ListParagraph"/>
        <w:autoSpaceDE w:val="0"/>
        <w:autoSpaceDN w:val="0"/>
        <w:adjustRightInd w:val="0"/>
        <w:ind w:leftChars="486" w:left="1021" w:firstLineChars="0" w:firstLine="0"/>
        <w:jc w:val="left"/>
        <w:rPr>
          <w:color w:val="000000"/>
          <w:szCs w:val="21"/>
          <w:shd w:val="clear" w:color="auto" w:fill="FFFFFF"/>
        </w:rPr>
      </w:pPr>
      <w:r>
        <w:rPr>
          <w:rFonts w:hint="eastAsia"/>
          <w:color w:val="000000"/>
          <w:szCs w:val="21"/>
          <w:shd w:val="clear" w:color="auto" w:fill="FFFFFF"/>
        </w:rPr>
        <w:t>c.</w:t>
      </w:r>
      <w:r w:rsidRPr="001866EE">
        <w:rPr>
          <w:color w:val="000000"/>
          <w:szCs w:val="21"/>
          <w:highlight w:val="yellow"/>
          <w:shd w:val="clear" w:color="auto" w:fill="FFFFFF"/>
        </w:rPr>
        <w:t>Fixed Thread Pool</w:t>
      </w:r>
      <w:r w:rsidRPr="00FA7DC5">
        <w:rPr>
          <w:color w:val="000000"/>
          <w:szCs w:val="21"/>
          <w:shd w:val="clear" w:color="auto" w:fill="FFFFFF"/>
        </w:rPr>
        <w:t xml:space="preserve"> : A thread pool with a fixed number of threads. If a thread is not available for the task, the task is put in queue waiting for an other task to ends. Method :</w:t>
      </w:r>
      <w:r>
        <w:rPr>
          <w:color w:val="000000"/>
          <w:szCs w:val="21"/>
          <w:shd w:val="clear" w:color="auto" w:fill="FFFFFF"/>
        </w:rPr>
        <w:t xml:space="preserve"> Executors.newFixedThreadPool()</w:t>
      </w:r>
    </w:p>
    <w:p w:rsidR="00FA7DC5" w:rsidRPr="00FA7DC5" w:rsidRDefault="00FA7DC5" w:rsidP="00581A25">
      <w:pPr>
        <w:pStyle w:val="ListParagraph"/>
        <w:autoSpaceDE w:val="0"/>
        <w:autoSpaceDN w:val="0"/>
        <w:adjustRightInd w:val="0"/>
        <w:ind w:leftChars="486" w:left="1021" w:firstLineChars="0" w:firstLine="0"/>
        <w:jc w:val="left"/>
        <w:rPr>
          <w:color w:val="000000"/>
          <w:szCs w:val="21"/>
          <w:shd w:val="clear" w:color="auto" w:fill="FFFFFF"/>
        </w:rPr>
      </w:pPr>
      <w:r>
        <w:rPr>
          <w:rFonts w:hint="eastAsia"/>
          <w:color w:val="000000"/>
          <w:szCs w:val="21"/>
          <w:shd w:val="clear" w:color="auto" w:fill="FFFFFF"/>
        </w:rPr>
        <w:t>d.</w:t>
      </w:r>
      <w:r w:rsidRPr="001866EE">
        <w:rPr>
          <w:color w:val="000000"/>
          <w:szCs w:val="21"/>
          <w:highlight w:val="yellow"/>
          <w:shd w:val="clear" w:color="auto" w:fill="FFFFFF"/>
        </w:rPr>
        <w:t>Scheduled Thread Pool</w:t>
      </w:r>
      <w:r w:rsidRPr="00FA7DC5">
        <w:rPr>
          <w:color w:val="000000"/>
          <w:szCs w:val="21"/>
          <w:shd w:val="clear" w:color="auto" w:fill="FFFFFF"/>
        </w:rPr>
        <w:t xml:space="preserve"> : A thread pool made to schedule future task. Method : Executors.newScheduledThreadPool()</w:t>
      </w:r>
    </w:p>
    <w:p w:rsidR="00045B81" w:rsidRDefault="00FA7DC5" w:rsidP="00581A25">
      <w:pPr>
        <w:pStyle w:val="ListParagraph"/>
        <w:autoSpaceDE w:val="0"/>
        <w:autoSpaceDN w:val="0"/>
        <w:adjustRightInd w:val="0"/>
        <w:ind w:leftChars="486" w:left="1021" w:firstLineChars="0" w:firstLine="0"/>
        <w:jc w:val="left"/>
        <w:rPr>
          <w:color w:val="000000"/>
          <w:szCs w:val="21"/>
          <w:shd w:val="clear" w:color="auto" w:fill="FFFFFF"/>
        </w:rPr>
      </w:pPr>
      <w:r>
        <w:rPr>
          <w:rFonts w:hint="eastAsia"/>
          <w:color w:val="000000"/>
          <w:szCs w:val="21"/>
          <w:shd w:val="clear" w:color="auto" w:fill="FFFFFF"/>
        </w:rPr>
        <w:t>e</w:t>
      </w:r>
      <w:r w:rsidRPr="001866EE">
        <w:rPr>
          <w:rFonts w:hint="eastAsia"/>
          <w:color w:val="000000"/>
          <w:szCs w:val="21"/>
          <w:highlight w:val="yellow"/>
          <w:shd w:val="clear" w:color="auto" w:fill="FFFFFF"/>
        </w:rPr>
        <w:t>.</w:t>
      </w:r>
      <w:r w:rsidRPr="001866EE">
        <w:rPr>
          <w:color w:val="000000"/>
          <w:szCs w:val="21"/>
          <w:highlight w:val="yellow"/>
          <w:shd w:val="clear" w:color="auto" w:fill="FFFFFF"/>
        </w:rPr>
        <w:t>Single Thread Scheduled Pool</w:t>
      </w:r>
      <w:r w:rsidRPr="00FA7DC5">
        <w:rPr>
          <w:color w:val="000000"/>
          <w:szCs w:val="21"/>
          <w:shd w:val="clear" w:color="auto" w:fill="FFFFFF"/>
        </w:rPr>
        <w:t xml:space="preserve"> : A thread pool with only one thread to schedule future task. Method : Executors.newSingleThreadScheduledExecutor()</w:t>
      </w:r>
    </w:p>
    <w:p w:rsidR="00045B81" w:rsidRPr="00045B81" w:rsidRDefault="00045B81" w:rsidP="00581A25">
      <w:pPr>
        <w:pStyle w:val="ListParagraph"/>
        <w:autoSpaceDE w:val="0"/>
        <w:autoSpaceDN w:val="0"/>
        <w:adjustRightInd w:val="0"/>
        <w:ind w:leftChars="486" w:left="1021" w:firstLineChars="0" w:firstLine="0"/>
        <w:jc w:val="left"/>
        <w:rPr>
          <w:color w:val="000000"/>
          <w:szCs w:val="21"/>
          <w:shd w:val="clear" w:color="auto" w:fill="FFFFFF"/>
        </w:rPr>
      </w:pPr>
    </w:p>
    <w:p w:rsidR="00A728A9" w:rsidRDefault="003722C4" w:rsidP="00581A25">
      <w:pPr>
        <w:pStyle w:val="ListParagraph"/>
        <w:numPr>
          <w:ilvl w:val="0"/>
          <w:numId w:val="3"/>
        </w:numPr>
        <w:autoSpaceDE w:val="0"/>
        <w:autoSpaceDN w:val="0"/>
        <w:adjustRightInd w:val="0"/>
        <w:ind w:leftChars="171" w:left="809" w:firstLineChars="0"/>
        <w:jc w:val="left"/>
        <w:rPr>
          <w:color w:val="000000"/>
          <w:szCs w:val="21"/>
          <w:shd w:val="clear" w:color="auto" w:fill="FFFFFF"/>
        </w:rPr>
      </w:pPr>
      <w:r>
        <w:rPr>
          <w:rFonts w:hint="eastAsia"/>
          <w:color w:val="000000"/>
          <w:szCs w:val="21"/>
          <w:shd w:val="clear" w:color="auto" w:fill="FFFFFF"/>
        </w:rPr>
        <w:t>What are concurrent collection class ?</w:t>
      </w:r>
    </w:p>
    <w:p w:rsidR="004900F2" w:rsidRPr="004900F2" w:rsidRDefault="004900F2" w:rsidP="00581A25">
      <w:pPr>
        <w:pStyle w:val="ListParagraph"/>
        <w:autoSpaceDE w:val="0"/>
        <w:autoSpaceDN w:val="0"/>
        <w:adjustRightInd w:val="0"/>
        <w:ind w:leftChars="386" w:left="811" w:firstLineChars="0" w:firstLine="0"/>
        <w:jc w:val="left"/>
        <w:rPr>
          <w:color w:val="000000"/>
          <w:szCs w:val="21"/>
          <w:shd w:val="clear" w:color="auto" w:fill="FFFFFF"/>
        </w:rPr>
      </w:pPr>
      <w:r w:rsidRPr="004A698B">
        <w:rPr>
          <w:color w:val="000000"/>
          <w:szCs w:val="21"/>
          <w:highlight w:val="yellow"/>
          <w:shd w:val="clear" w:color="auto" w:fill="FFFFFF"/>
        </w:rPr>
        <w:t>Java Collection classes are fail-fast which means that if the Collection will be changed while some thread is traversing over it using iterator, the iterator.next() will throw ConcurrentModificationException.</w:t>
      </w:r>
    </w:p>
    <w:p w:rsidR="003722C4" w:rsidRPr="004900F2" w:rsidRDefault="004900F2" w:rsidP="00581A25">
      <w:pPr>
        <w:pStyle w:val="ListParagraph"/>
        <w:autoSpaceDE w:val="0"/>
        <w:autoSpaceDN w:val="0"/>
        <w:adjustRightInd w:val="0"/>
        <w:ind w:leftChars="386" w:left="811" w:firstLineChars="0" w:firstLine="0"/>
        <w:jc w:val="left"/>
        <w:rPr>
          <w:color w:val="000000"/>
          <w:szCs w:val="21"/>
          <w:shd w:val="clear" w:color="auto" w:fill="FFFFFF"/>
        </w:rPr>
      </w:pPr>
      <w:r w:rsidRPr="004900F2">
        <w:rPr>
          <w:color w:val="000000"/>
          <w:szCs w:val="21"/>
          <w:shd w:val="clear" w:color="auto" w:fill="FFFFFF"/>
        </w:rPr>
        <w:t>Concurrent Collection classes support full concurrency of retrievals and adjustable expected concurrency for updates.</w:t>
      </w:r>
    </w:p>
    <w:p w:rsidR="003722C4" w:rsidRPr="0056068C" w:rsidRDefault="003722C4" w:rsidP="00581A25">
      <w:pPr>
        <w:autoSpaceDE w:val="0"/>
        <w:autoSpaceDN w:val="0"/>
        <w:adjustRightInd w:val="0"/>
        <w:ind w:leftChars="200" w:left="420"/>
        <w:jc w:val="left"/>
        <w:rPr>
          <w:color w:val="000000"/>
          <w:szCs w:val="21"/>
          <w:shd w:val="clear" w:color="auto" w:fill="FFFFFF"/>
        </w:rPr>
      </w:pPr>
    </w:p>
    <w:p w:rsidR="003722C4" w:rsidRDefault="006572F4" w:rsidP="00581A25">
      <w:pPr>
        <w:pStyle w:val="ListParagraph"/>
        <w:numPr>
          <w:ilvl w:val="0"/>
          <w:numId w:val="3"/>
        </w:numPr>
        <w:autoSpaceDE w:val="0"/>
        <w:autoSpaceDN w:val="0"/>
        <w:adjustRightInd w:val="0"/>
        <w:ind w:leftChars="371" w:left="1229" w:firstLineChars="0"/>
        <w:jc w:val="left"/>
        <w:rPr>
          <w:color w:val="000000"/>
          <w:szCs w:val="21"/>
          <w:shd w:val="clear" w:color="auto" w:fill="FFFFFF"/>
        </w:rPr>
      </w:pPr>
      <w:r>
        <w:rPr>
          <w:rFonts w:hint="eastAsia"/>
          <w:color w:val="000000"/>
          <w:szCs w:val="21"/>
          <w:shd w:val="clear" w:color="auto" w:fill="FFFFFF"/>
        </w:rPr>
        <w:t xml:space="preserve">At least how many threads </w:t>
      </w:r>
      <w:r w:rsidR="007B498E">
        <w:rPr>
          <w:rFonts w:hint="eastAsia"/>
          <w:color w:val="000000"/>
          <w:szCs w:val="21"/>
          <w:shd w:val="clear" w:color="auto" w:fill="FFFFFF"/>
        </w:rPr>
        <w:t xml:space="preserve">and stack </w:t>
      </w:r>
      <w:r>
        <w:rPr>
          <w:rFonts w:hint="eastAsia"/>
          <w:color w:val="000000"/>
          <w:szCs w:val="21"/>
          <w:shd w:val="clear" w:color="auto" w:fill="FFFFFF"/>
        </w:rPr>
        <w:t>exist when Java application start ?</w:t>
      </w:r>
    </w:p>
    <w:p w:rsidR="00FE2423" w:rsidRPr="00EC2EC9" w:rsidRDefault="007B498E" w:rsidP="00EC2EC9">
      <w:pPr>
        <w:pStyle w:val="ListParagraph"/>
        <w:autoSpaceDE w:val="0"/>
        <w:autoSpaceDN w:val="0"/>
        <w:adjustRightInd w:val="0"/>
        <w:ind w:left="1229" w:firstLineChars="0" w:firstLine="0"/>
        <w:jc w:val="left"/>
        <w:rPr>
          <w:color w:val="000000"/>
          <w:szCs w:val="21"/>
          <w:shd w:val="clear" w:color="auto" w:fill="FFFFFF"/>
        </w:rPr>
      </w:pPr>
      <w:r>
        <w:rPr>
          <w:rFonts w:hint="eastAsia"/>
          <w:color w:val="000000"/>
          <w:szCs w:val="21"/>
          <w:shd w:val="clear" w:color="auto" w:fill="FFFFFF"/>
        </w:rPr>
        <w:t>Besides GC daemon thread, there is one thread for main method. And one stack corresponding to this main method.</w:t>
      </w:r>
    </w:p>
    <w:p w:rsidR="00FE2423" w:rsidRDefault="00FE2423" w:rsidP="00FE2423">
      <w:pPr>
        <w:pStyle w:val="ListParagraph"/>
        <w:autoSpaceDE w:val="0"/>
        <w:autoSpaceDN w:val="0"/>
        <w:adjustRightInd w:val="0"/>
        <w:ind w:left="1229" w:firstLineChars="0" w:firstLine="0"/>
        <w:jc w:val="left"/>
        <w:rPr>
          <w:color w:val="000000"/>
          <w:szCs w:val="21"/>
          <w:shd w:val="clear" w:color="auto" w:fill="FFFFFF"/>
        </w:rPr>
      </w:pPr>
    </w:p>
    <w:p w:rsidR="00FE2423" w:rsidRPr="00C30FD7" w:rsidRDefault="00FE2423" w:rsidP="00581A25">
      <w:pPr>
        <w:pStyle w:val="ListParagraph"/>
        <w:numPr>
          <w:ilvl w:val="0"/>
          <w:numId w:val="3"/>
        </w:numPr>
        <w:autoSpaceDE w:val="0"/>
        <w:autoSpaceDN w:val="0"/>
        <w:adjustRightInd w:val="0"/>
        <w:ind w:leftChars="371" w:left="1229" w:firstLineChars="0"/>
        <w:jc w:val="left"/>
        <w:rPr>
          <w:color w:val="000000"/>
          <w:szCs w:val="21"/>
          <w:shd w:val="clear" w:color="auto" w:fill="FFFFFF"/>
        </w:rPr>
      </w:pPr>
    </w:p>
    <w:p w:rsidR="00FF25AC" w:rsidRDefault="006F0447" w:rsidP="00581A25">
      <w:pPr>
        <w:pStyle w:val="Heading1"/>
        <w:shd w:val="clear" w:color="auto" w:fill="FFFFF6"/>
        <w:spacing w:line="270" w:lineRule="atLeast"/>
        <w:ind w:leftChars="200" w:left="420"/>
        <w:rPr>
          <w:rFonts w:asciiTheme="minorHAnsi" w:hAnsiTheme="minorHAnsi"/>
          <w:color w:val="FF0000"/>
          <w:sz w:val="28"/>
          <w:szCs w:val="28"/>
        </w:rPr>
      </w:pPr>
      <w:r w:rsidRPr="00B739B8">
        <w:rPr>
          <w:rFonts w:asciiTheme="minorHAnsi" w:hAnsiTheme="minorHAnsi"/>
          <w:color w:val="FF0000"/>
          <w:sz w:val="28"/>
          <w:szCs w:val="28"/>
        </w:rPr>
        <w:t>Inner Class Interview Questions</w:t>
      </w:r>
    </w:p>
    <w:p w:rsidR="00FF25AC" w:rsidRPr="00FF25AC" w:rsidRDefault="00BA47EA" w:rsidP="00581A25">
      <w:pPr>
        <w:ind w:leftChars="200" w:left="420"/>
        <w:rPr>
          <w:szCs w:val="21"/>
        </w:rPr>
      </w:pPr>
      <w:hyperlink r:id="rId139" w:history="1">
        <w:r w:rsidR="00FF25AC" w:rsidRPr="00FF25AC">
          <w:rPr>
            <w:rStyle w:val="Hyperlink"/>
            <w:szCs w:val="21"/>
          </w:rPr>
          <w:t>https://docs.oracle.com/javase/tutorial/java/javaOO/nested.html</w:t>
        </w:r>
      </w:hyperlink>
      <w:r w:rsidR="00FF25AC" w:rsidRPr="00FF25AC">
        <w:rPr>
          <w:szCs w:val="21"/>
        </w:rPr>
        <w:t xml:space="preserve"> </w:t>
      </w:r>
      <w:r w:rsidR="00FF25AC">
        <w:rPr>
          <w:rFonts w:cs="Arial" w:hint="eastAsia"/>
          <w:color w:val="333333"/>
          <w:szCs w:val="21"/>
        </w:rPr>
        <w:t xml:space="preserve"> </w:t>
      </w:r>
    </w:p>
    <w:p w:rsidR="00FF25AC" w:rsidRPr="000D64D0" w:rsidRDefault="00FF25AC" w:rsidP="00581A25">
      <w:pPr>
        <w:pStyle w:val="Heading1"/>
        <w:shd w:val="clear" w:color="auto" w:fill="FFFFF6"/>
        <w:spacing w:line="270" w:lineRule="atLeast"/>
        <w:ind w:leftChars="200" w:left="420"/>
        <w:rPr>
          <w:rFonts w:asciiTheme="minorHAnsi" w:hAnsiTheme="minorHAnsi"/>
          <w:b w:val="0"/>
          <w:sz w:val="28"/>
          <w:szCs w:val="28"/>
        </w:rPr>
      </w:pPr>
      <w:r w:rsidRPr="000D64D0">
        <w:rPr>
          <w:rFonts w:asciiTheme="minorHAnsi" w:hAnsiTheme="minorHAnsi" w:cs="Arial" w:hint="eastAsia"/>
          <w:b w:val="0"/>
          <w:sz w:val="21"/>
          <w:szCs w:val="21"/>
        </w:rPr>
        <w:t>(1)</w:t>
      </w:r>
      <w:r w:rsidR="00B46687">
        <w:rPr>
          <w:rFonts w:asciiTheme="minorHAnsi" w:hAnsiTheme="minorHAnsi" w:cs="Arial" w:hint="eastAsia"/>
          <w:b w:val="0"/>
          <w:sz w:val="21"/>
          <w:szCs w:val="21"/>
        </w:rPr>
        <w:t xml:space="preserve"> </w:t>
      </w:r>
      <w:r w:rsidRPr="000D64D0">
        <w:rPr>
          <w:rFonts w:asciiTheme="minorHAnsi" w:hAnsiTheme="minorHAnsi" w:cs="Arial"/>
          <w:b w:val="0"/>
          <w:sz w:val="21"/>
          <w:szCs w:val="21"/>
        </w:rPr>
        <w:t>Static Nested Classes</w:t>
      </w:r>
    </w:p>
    <w:p w:rsidR="00FF25AC" w:rsidRPr="00FF25AC" w:rsidRDefault="00FF25AC" w:rsidP="00581A25">
      <w:pPr>
        <w:pStyle w:val="NormalWeb"/>
        <w:spacing w:line="288" w:lineRule="atLeast"/>
        <w:ind w:leftChars="200" w:left="420"/>
        <w:rPr>
          <w:rFonts w:asciiTheme="minorHAnsi" w:hAnsiTheme="minorHAnsi" w:cs="Arial"/>
          <w:color w:val="000000"/>
          <w:sz w:val="21"/>
          <w:szCs w:val="21"/>
        </w:rPr>
      </w:pPr>
      <w:r w:rsidRPr="00FF25AC">
        <w:rPr>
          <w:rFonts w:asciiTheme="minorHAnsi" w:hAnsiTheme="minorHAnsi" w:cs="Arial"/>
          <w:color w:val="000000"/>
          <w:sz w:val="21"/>
          <w:szCs w:val="21"/>
        </w:rPr>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p>
    <w:p w:rsidR="00FF25AC" w:rsidRPr="00FF25AC" w:rsidRDefault="00BA47EA" w:rsidP="00581A25">
      <w:pPr>
        <w:spacing w:line="288" w:lineRule="atLeast"/>
        <w:ind w:leftChars="200" w:left="420"/>
        <w:rPr>
          <w:rFonts w:cs="Arial"/>
          <w:color w:val="000000"/>
          <w:szCs w:val="21"/>
        </w:rPr>
      </w:pPr>
      <w:r>
        <w:rPr>
          <w:rFonts w:cs="Arial"/>
          <w:color w:val="000000"/>
          <w:szCs w:val="21"/>
        </w:rPr>
        <w:pict>
          <v:rect id="_x0000_i1025" style="width:0;height:1.5pt" o:hralign="center" o:hrstd="t" o:hr="t" fillcolor="#a0a0a0" stroked="f"/>
        </w:pict>
      </w:r>
    </w:p>
    <w:p w:rsidR="00FF25AC" w:rsidRPr="00FF25AC" w:rsidRDefault="00FF25AC" w:rsidP="00581A25">
      <w:pPr>
        <w:spacing w:line="288" w:lineRule="atLeast"/>
        <w:ind w:leftChars="200" w:left="420"/>
        <w:rPr>
          <w:rFonts w:cs="Arial"/>
          <w:color w:val="000000"/>
          <w:szCs w:val="21"/>
        </w:rPr>
      </w:pPr>
      <w:r w:rsidRPr="00FF25AC">
        <w:rPr>
          <w:rStyle w:val="Strong"/>
          <w:rFonts w:cs="Arial"/>
          <w:color w:val="000000"/>
          <w:szCs w:val="21"/>
        </w:rPr>
        <w:t>Note:</w:t>
      </w:r>
      <w:r w:rsidRPr="00FF25AC">
        <w:rPr>
          <w:rFonts w:cs="Arial"/>
          <w:color w:val="000000"/>
          <w:szCs w:val="21"/>
        </w:rPr>
        <w:t xml:space="preserve"> A static nested class interacts with the instance members of its outer class (and other </w:t>
      </w:r>
      <w:r w:rsidRPr="00FF25AC">
        <w:rPr>
          <w:rFonts w:cs="Arial"/>
          <w:color w:val="000000"/>
          <w:szCs w:val="21"/>
        </w:rPr>
        <w:lastRenderedPageBreak/>
        <w:t>classes) just like any other top-level class. In effect, a static nested class is behaviorally a top-level class that has been nested in another top-level class for packaging convenience.</w:t>
      </w:r>
    </w:p>
    <w:p w:rsidR="00FF25AC" w:rsidRPr="00FF25AC" w:rsidRDefault="00BA47EA" w:rsidP="00581A25">
      <w:pPr>
        <w:spacing w:line="288" w:lineRule="atLeast"/>
        <w:ind w:leftChars="200" w:left="420"/>
        <w:rPr>
          <w:rFonts w:cs="Arial"/>
          <w:color w:val="000000"/>
          <w:szCs w:val="21"/>
        </w:rPr>
      </w:pPr>
      <w:r>
        <w:rPr>
          <w:rFonts w:cs="Arial"/>
          <w:color w:val="000000"/>
          <w:szCs w:val="21"/>
        </w:rPr>
        <w:pict>
          <v:rect id="_x0000_i1026" style="width:0;height:1.5pt" o:hralign="center" o:hrstd="t" o:hr="t" fillcolor="#a0a0a0" stroked="f"/>
        </w:pict>
      </w:r>
    </w:p>
    <w:p w:rsidR="00FF25AC" w:rsidRPr="00FF25AC" w:rsidRDefault="00FF25AC" w:rsidP="00581A25">
      <w:pPr>
        <w:pStyle w:val="NormalWeb"/>
        <w:spacing w:line="288" w:lineRule="atLeast"/>
        <w:ind w:leftChars="200" w:left="420"/>
        <w:rPr>
          <w:rFonts w:asciiTheme="minorHAnsi" w:hAnsiTheme="minorHAnsi" w:cs="Arial"/>
          <w:color w:val="000000"/>
          <w:sz w:val="21"/>
          <w:szCs w:val="21"/>
        </w:rPr>
      </w:pPr>
      <w:r w:rsidRPr="00FF25AC">
        <w:rPr>
          <w:rFonts w:asciiTheme="minorHAnsi" w:hAnsiTheme="minorHAnsi" w:cs="Arial"/>
          <w:color w:val="000000"/>
          <w:sz w:val="21"/>
          <w:szCs w:val="21"/>
        </w:rPr>
        <w:t>Static nested classes are accessed using the enclosing class name:</w:t>
      </w:r>
    </w:p>
    <w:p w:rsidR="00FF25AC" w:rsidRP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rPr>
        <w:t>OuterClass.StaticNestedClass</w:t>
      </w:r>
    </w:p>
    <w:p w:rsidR="00FF25AC" w:rsidRPr="00FF25AC" w:rsidRDefault="00FF25AC" w:rsidP="00581A25">
      <w:pPr>
        <w:pStyle w:val="NormalWeb"/>
        <w:spacing w:line="288" w:lineRule="atLeast"/>
        <w:ind w:leftChars="200" w:left="420"/>
        <w:rPr>
          <w:rFonts w:asciiTheme="minorHAnsi" w:hAnsiTheme="minorHAnsi" w:cs="Arial"/>
          <w:color w:val="000000"/>
          <w:sz w:val="21"/>
          <w:szCs w:val="21"/>
        </w:rPr>
      </w:pPr>
      <w:r w:rsidRPr="00FF25AC">
        <w:rPr>
          <w:rFonts w:asciiTheme="minorHAnsi" w:hAnsiTheme="minorHAnsi" w:cs="Arial"/>
          <w:color w:val="000000"/>
          <w:sz w:val="21"/>
          <w:szCs w:val="21"/>
        </w:rPr>
        <w:t>For example, to create an object for the static nested class, use this syntax:</w:t>
      </w:r>
    </w:p>
    <w:p w:rsid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highlight w:val="yellow"/>
        </w:rPr>
        <w:t>OuterClass.S</w:t>
      </w:r>
      <w:r>
        <w:rPr>
          <w:rFonts w:asciiTheme="minorHAnsi" w:hAnsiTheme="minorHAnsi"/>
          <w:color w:val="000000"/>
          <w:sz w:val="21"/>
          <w:szCs w:val="21"/>
          <w:highlight w:val="yellow"/>
        </w:rPr>
        <w:t>taticNestedClass nestedObject =</w:t>
      </w:r>
      <w:r w:rsidRPr="00FF25AC">
        <w:rPr>
          <w:rFonts w:asciiTheme="minorHAnsi" w:hAnsiTheme="minorHAnsi"/>
          <w:color w:val="000000"/>
          <w:sz w:val="21"/>
          <w:szCs w:val="21"/>
          <w:highlight w:val="yellow"/>
        </w:rPr>
        <w:t>new OuterClass.StaticNestedClass();</w:t>
      </w:r>
    </w:p>
    <w:p w:rsidR="00FF25AC" w:rsidRDefault="00FF25AC" w:rsidP="00581A25">
      <w:pPr>
        <w:pStyle w:val="HTMLPreformatted"/>
        <w:ind w:leftChars="200" w:left="420"/>
        <w:rPr>
          <w:rFonts w:asciiTheme="minorHAnsi" w:hAnsiTheme="minorHAnsi"/>
          <w:color w:val="000000"/>
          <w:sz w:val="21"/>
          <w:szCs w:val="21"/>
        </w:rPr>
      </w:pPr>
    </w:p>
    <w:p w:rsidR="00FF25AC" w:rsidRPr="000D64D0" w:rsidRDefault="00FF25AC" w:rsidP="00581A25">
      <w:pPr>
        <w:pStyle w:val="HTMLPreformatted"/>
        <w:ind w:leftChars="200" w:left="420"/>
        <w:rPr>
          <w:rFonts w:asciiTheme="minorHAnsi" w:hAnsiTheme="minorHAnsi"/>
          <w:sz w:val="21"/>
          <w:szCs w:val="21"/>
          <w:highlight w:val="yellow"/>
        </w:rPr>
      </w:pPr>
      <w:r w:rsidRPr="000D64D0">
        <w:rPr>
          <w:rFonts w:asciiTheme="minorHAnsi" w:hAnsiTheme="minorHAnsi" w:hint="eastAsia"/>
          <w:sz w:val="21"/>
          <w:szCs w:val="21"/>
        </w:rPr>
        <w:t>(2)</w:t>
      </w:r>
      <w:r w:rsidR="00B46687">
        <w:rPr>
          <w:rFonts w:asciiTheme="minorHAnsi" w:hAnsiTheme="minorHAnsi" w:hint="eastAsia"/>
          <w:sz w:val="21"/>
          <w:szCs w:val="21"/>
        </w:rPr>
        <w:t xml:space="preserve"> </w:t>
      </w:r>
      <w:r w:rsidRPr="000D64D0">
        <w:rPr>
          <w:rFonts w:asciiTheme="minorHAnsi" w:hAnsiTheme="minorHAnsi" w:cs="Arial"/>
          <w:sz w:val="21"/>
          <w:szCs w:val="21"/>
        </w:rPr>
        <w:t>Inner Classes</w:t>
      </w:r>
    </w:p>
    <w:p w:rsidR="00FF25AC" w:rsidRPr="00FF25AC" w:rsidRDefault="00FF25AC" w:rsidP="00581A25">
      <w:pPr>
        <w:pStyle w:val="NormalWeb"/>
        <w:spacing w:line="288" w:lineRule="atLeast"/>
        <w:ind w:leftChars="200" w:left="420"/>
        <w:rPr>
          <w:rFonts w:asciiTheme="minorHAnsi" w:hAnsiTheme="minorHAnsi" w:cs="Arial"/>
          <w:color w:val="000000"/>
          <w:sz w:val="21"/>
          <w:szCs w:val="21"/>
        </w:rPr>
      </w:pPr>
      <w:r w:rsidRPr="00FF25AC">
        <w:rPr>
          <w:rFonts w:asciiTheme="minorHAnsi" w:hAnsiTheme="minorHAnsi" w:cs="Arial"/>
          <w:color w:val="000000"/>
          <w:sz w:val="21"/>
          <w:szCs w:val="21"/>
        </w:rPr>
        <w:t>As with instance methods and variables, an inner class is associated with an instance of its enclosing class and has direct access to that object's methods and fields. Also, because an inner class is associated with an instance, it cannot define any static members itself.</w:t>
      </w:r>
    </w:p>
    <w:p w:rsidR="00FF25AC" w:rsidRPr="00FF25AC" w:rsidRDefault="00FF25AC" w:rsidP="00581A25">
      <w:pPr>
        <w:pStyle w:val="NormalWeb"/>
        <w:spacing w:line="288" w:lineRule="atLeast"/>
        <w:ind w:leftChars="200" w:left="420"/>
        <w:rPr>
          <w:rFonts w:asciiTheme="minorHAnsi" w:hAnsiTheme="minorHAnsi" w:cs="Arial"/>
          <w:color w:val="000000"/>
          <w:sz w:val="21"/>
          <w:szCs w:val="21"/>
        </w:rPr>
      </w:pPr>
      <w:r w:rsidRPr="00FF25AC">
        <w:rPr>
          <w:rFonts w:asciiTheme="minorHAnsi" w:hAnsiTheme="minorHAnsi" w:cs="Arial"/>
          <w:color w:val="000000"/>
          <w:sz w:val="21"/>
          <w:szCs w:val="21"/>
        </w:rPr>
        <w:t>Objects that are instances of an inner class exist</w:t>
      </w:r>
      <w:r w:rsidRPr="00FF25AC">
        <w:rPr>
          <w:rStyle w:val="apple-converted-space"/>
          <w:rFonts w:asciiTheme="minorHAnsi" w:hAnsiTheme="minorHAnsi" w:cs="Arial"/>
          <w:color w:val="000000"/>
          <w:sz w:val="21"/>
          <w:szCs w:val="21"/>
        </w:rPr>
        <w:t> </w:t>
      </w:r>
      <w:r w:rsidRPr="00FF25AC">
        <w:rPr>
          <w:rFonts w:asciiTheme="minorHAnsi" w:hAnsiTheme="minorHAnsi" w:cs="Arial"/>
          <w:i/>
          <w:iCs/>
          <w:color w:val="000000"/>
          <w:sz w:val="21"/>
          <w:szCs w:val="21"/>
        </w:rPr>
        <w:t>within</w:t>
      </w:r>
      <w:r w:rsidRPr="00FF25AC">
        <w:rPr>
          <w:rStyle w:val="apple-converted-space"/>
          <w:rFonts w:asciiTheme="minorHAnsi" w:hAnsiTheme="minorHAnsi" w:cs="Arial"/>
          <w:color w:val="000000"/>
          <w:sz w:val="21"/>
          <w:szCs w:val="21"/>
        </w:rPr>
        <w:t> </w:t>
      </w:r>
      <w:r w:rsidRPr="00FF25AC">
        <w:rPr>
          <w:rFonts w:asciiTheme="minorHAnsi" w:hAnsiTheme="minorHAnsi" w:cs="Arial"/>
          <w:color w:val="000000"/>
          <w:sz w:val="21"/>
          <w:szCs w:val="21"/>
        </w:rPr>
        <w:t>an instance of the outer class. Consider the following classes:</w:t>
      </w:r>
    </w:p>
    <w:p w:rsidR="00FF25AC" w:rsidRP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rPr>
        <w:t>class OuterClass {</w:t>
      </w:r>
    </w:p>
    <w:p w:rsidR="00FF25AC" w:rsidRP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rPr>
        <w:t xml:space="preserve">    ...</w:t>
      </w:r>
    </w:p>
    <w:p w:rsidR="00FF25AC" w:rsidRP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rPr>
        <w:t xml:space="preserve">    class InnerClass {</w:t>
      </w:r>
    </w:p>
    <w:p w:rsidR="00FF25AC" w:rsidRP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rPr>
        <w:t xml:space="preserve">        ...</w:t>
      </w:r>
    </w:p>
    <w:p w:rsidR="00FF25AC" w:rsidRP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rPr>
        <w:t xml:space="preserve">    }</w:t>
      </w:r>
    </w:p>
    <w:p w:rsidR="00FF25AC" w:rsidRPr="00FF25AC" w:rsidRDefault="00FF25AC" w:rsidP="00581A25">
      <w:pPr>
        <w:pStyle w:val="HTMLPreformatted"/>
        <w:ind w:leftChars="200" w:left="420"/>
        <w:rPr>
          <w:rFonts w:asciiTheme="minorHAnsi" w:hAnsiTheme="minorHAnsi"/>
          <w:color w:val="000000"/>
          <w:sz w:val="21"/>
          <w:szCs w:val="21"/>
        </w:rPr>
      </w:pPr>
      <w:r>
        <w:rPr>
          <w:rFonts w:asciiTheme="minorHAnsi" w:hAnsiTheme="minorHAnsi"/>
          <w:color w:val="000000"/>
          <w:sz w:val="21"/>
          <w:szCs w:val="21"/>
        </w:rPr>
        <w:t>}</w:t>
      </w:r>
    </w:p>
    <w:p w:rsidR="00FF25AC" w:rsidRPr="00FF25AC" w:rsidRDefault="00FF25AC" w:rsidP="00581A25">
      <w:pPr>
        <w:pStyle w:val="NormalWeb"/>
        <w:spacing w:line="288" w:lineRule="atLeast"/>
        <w:ind w:leftChars="200" w:left="420"/>
        <w:rPr>
          <w:rFonts w:asciiTheme="minorHAnsi" w:hAnsiTheme="minorHAnsi" w:cs="Arial"/>
          <w:color w:val="000000"/>
          <w:sz w:val="21"/>
          <w:szCs w:val="21"/>
        </w:rPr>
      </w:pPr>
      <w:r w:rsidRPr="00FF25AC">
        <w:rPr>
          <w:rFonts w:asciiTheme="minorHAnsi" w:hAnsiTheme="minorHAnsi" w:cs="Arial"/>
          <w:color w:val="000000"/>
          <w:sz w:val="21"/>
          <w:szCs w:val="21"/>
        </w:rPr>
        <w:t>An instance of</w:t>
      </w:r>
      <w:r w:rsidRPr="00FF25AC">
        <w:rPr>
          <w:rStyle w:val="apple-converted-space"/>
          <w:rFonts w:asciiTheme="minorHAnsi" w:hAnsiTheme="minorHAnsi" w:cs="Arial"/>
          <w:color w:val="000000"/>
          <w:sz w:val="21"/>
          <w:szCs w:val="21"/>
        </w:rPr>
        <w:t> </w:t>
      </w:r>
      <w:r w:rsidRPr="00FF25AC">
        <w:rPr>
          <w:rStyle w:val="HTMLCode"/>
          <w:rFonts w:asciiTheme="minorHAnsi" w:hAnsiTheme="minorHAnsi" w:hint="default"/>
          <w:color w:val="000000"/>
          <w:sz w:val="21"/>
          <w:szCs w:val="21"/>
        </w:rPr>
        <w:t>InnerClass</w:t>
      </w:r>
      <w:r w:rsidRPr="00FF25AC">
        <w:rPr>
          <w:rStyle w:val="apple-converted-space"/>
          <w:rFonts w:asciiTheme="minorHAnsi" w:hAnsiTheme="minorHAnsi" w:cs="Arial"/>
          <w:color w:val="000000"/>
          <w:sz w:val="21"/>
          <w:szCs w:val="21"/>
        </w:rPr>
        <w:t> </w:t>
      </w:r>
      <w:r w:rsidRPr="00FF25AC">
        <w:rPr>
          <w:rFonts w:asciiTheme="minorHAnsi" w:hAnsiTheme="minorHAnsi" w:cs="Arial"/>
          <w:color w:val="000000"/>
          <w:sz w:val="21"/>
          <w:szCs w:val="21"/>
        </w:rPr>
        <w:t>can exist only within an instance of</w:t>
      </w:r>
      <w:r w:rsidRPr="00FF25AC">
        <w:rPr>
          <w:rStyle w:val="apple-converted-space"/>
          <w:rFonts w:asciiTheme="minorHAnsi" w:hAnsiTheme="minorHAnsi" w:cs="Arial"/>
          <w:color w:val="000000"/>
          <w:sz w:val="21"/>
          <w:szCs w:val="21"/>
        </w:rPr>
        <w:t> </w:t>
      </w:r>
      <w:r w:rsidRPr="00FF25AC">
        <w:rPr>
          <w:rStyle w:val="HTMLCode"/>
          <w:rFonts w:asciiTheme="minorHAnsi" w:hAnsiTheme="minorHAnsi" w:hint="default"/>
          <w:color w:val="000000"/>
          <w:sz w:val="21"/>
          <w:szCs w:val="21"/>
        </w:rPr>
        <w:t>OuterClass</w:t>
      </w:r>
      <w:r w:rsidRPr="00FF25AC">
        <w:rPr>
          <w:rStyle w:val="apple-converted-space"/>
          <w:rFonts w:asciiTheme="minorHAnsi" w:hAnsiTheme="minorHAnsi" w:cs="Arial"/>
          <w:color w:val="000000"/>
          <w:sz w:val="21"/>
          <w:szCs w:val="21"/>
        </w:rPr>
        <w:t> </w:t>
      </w:r>
      <w:r w:rsidRPr="00FF25AC">
        <w:rPr>
          <w:rFonts w:asciiTheme="minorHAnsi" w:hAnsiTheme="minorHAnsi" w:cs="Arial"/>
          <w:color w:val="000000"/>
          <w:sz w:val="21"/>
          <w:szCs w:val="21"/>
        </w:rPr>
        <w:t>and has direct access to the methods and fields of its enclosing instance.</w:t>
      </w:r>
    </w:p>
    <w:p w:rsidR="00CA7238" w:rsidRDefault="00BA47EA" w:rsidP="00581A25">
      <w:pPr>
        <w:pStyle w:val="NormalWeb"/>
        <w:spacing w:line="288" w:lineRule="atLeast"/>
        <w:ind w:leftChars="200" w:left="420"/>
        <w:rPr>
          <w:rFonts w:asciiTheme="minorHAnsi" w:hAnsiTheme="minorHAnsi" w:cs="Arial"/>
          <w:color w:val="000000"/>
          <w:sz w:val="21"/>
          <w:szCs w:val="21"/>
        </w:rPr>
      </w:pPr>
      <w:hyperlink r:id="rId140" w:history="1">
        <w:r w:rsidR="00CA7238" w:rsidRPr="00733631">
          <w:rPr>
            <w:rStyle w:val="Hyperlink"/>
            <w:rFonts w:asciiTheme="minorHAnsi" w:hAnsiTheme="minorHAnsi" w:cs="Arial"/>
            <w:sz w:val="21"/>
            <w:szCs w:val="21"/>
          </w:rPr>
          <w:t>http://www.programmerinterview.com/index.php/java-questions/java-inner-class-example/</w:t>
        </w:r>
      </w:hyperlink>
      <w:r w:rsidR="00CA7238">
        <w:rPr>
          <w:rFonts w:asciiTheme="minorHAnsi" w:hAnsiTheme="minorHAnsi" w:cs="Arial" w:hint="eastAsia"/>
          <w:color w:val="000000"/>
          <w:sz w:val="21"/>
          <w:szCs w:val="21"/>
        </w:rPr>
        <w:t xml:space="preserve"> </w:t>
      </w:r>
    </w:p>
    <w:p w:rsidR="008F022A" w:rsidRDefault="00D4412F" w:rsidP="00581A25">
      <w:pPr>
        <w:pStyle w:val="NormalWeb"/>
        <w:spacing w:line="288" w:lineRule="atLeast"/>
        <w:ind w:leftChars="200" w:left="420"/>
        <w:rPr>
          <w:rFonts w:asciiTheme="minorHAnsi" w:hAnsiTheme="minorHAnsi" w:cs="Arial"/>
          <w:color w:val="000000"/>
          <w:sz w:val="21"/>
          <w:szCs w:val="21"/>
        </w:rPr>
      </w:pPr>
      <w:r>
        <w:rPr>
          <w:rFonts w:asciiTheme="minorHAnsi" w:hAnsiTheme="minorHAnsi" w:cs="Arial" w:hint="eastAsia"/>
          <w:color w:val="000000"/>
          <w:sz w:val="21"/>
          <w:szCs w:val="21"/>
        </w:rPr>
        <w:t>Two</w:t>
      </w:r>
      <w:r w:rsidR="008F022A">
        <w:rPr>
          <w:rFonts w:asciiTheme="minorHAnsi" w:hAnsiTheme="minorHAnsi" w:cs="Arial" w:hint="eastAsia"/>
          <w:color w:val="000000"/>
          <w:sz w:val="21"/>
          <w:szCs w:val="21"/>
        </w:rPr>
        <w:t xml:space="preserve"> situations t</w:t>
      </w:r>
      <w:r w:rsidR="00FF25AC" w:rsidRPr="00FF25AC">
        <w:rPr>
          <w:rFonts w:asciiTheme="minorHAnsi" w:hAnsiTheme="minorHAnsi" w:cs="Arial"/>
          <w:color w:val="000000"/>
          <w:sz w:val="21"/>
          <w:szCs w:val="21"/>
        </w:rPr>
        <w:t xml:space="preserve">o instantiate an inner class, </w:t>
      </w:r>
    </w:p>
    <w:p w:rsidR="00FF25AC" w:rsidRPr="00FF25AC" w:rsidRDefault="00D4412F" w:rsidP="00581A25">
      <w:pPr>
        <w:pStyle w:val="NormalWeb"/>
        <w:spacing w:line="288" w:lineRule="atLeast"/>
        <w:ind w:leftChars="200" w:left="420"/>
        <w:rPr>
          <w:rFonts w:asciiTheme="minorHAnsi" w:hAnsiTheme="minorHAnsi" w:cs="Arial"/>
          <w:color w:val="000000"/>
          <w:sz w:val="21"/>
          <w:szCs w:val="21"/>
        </w:rPr>
      </w:pPr>
      <w:r>
        <w:rPr>
          <w:rFonts w:asciiTheme="minorHAnsi" w:hAnsiTheme="minorHAnsi" w:cs="Arial" w:hint="eastAsia"/>
          <w:color w:val="000000"/>
          <w:sz w:val="21"/>
          <w:szCs w:val="21"/>
        </w:rPr>
        <w:t xml:space="preserve">a. </w:t>
      </w:r>
      <w:r w:rsidR="008F022A" w:rsidRPr="008F022A">
        <w:rPr>
          <w:rFonts w:asciiTheme="minorHAnsi" w:hAnsiTheme="minorHAnsi" w:cs="Arial"/>
          <w:color w:val="000000"/>
          <w:sz w:val="21"/>
          <w:szCs w:val="21"/>
        </w:rPr>
        <w:t>If you want to create an inner class code outside of the outer class code, or inside a static method that is still a member of the outer class</w:t>
      </w:r>
      <w:r w:rsidR="008F022A">
        <w:rPr>
          <w:rFonts w:asciiTheme="minorHAnsi" w:hAnsiTheme="minorHAnsi" w:cs="Arial" w:hint="eastAsia"/>
          <w:color w:val="000000"/>
          <w:sz w:val="21"/>
          <w:szCs w:val="21"/>
        </w:rPr>
        <w:t xml:space="preserve">, </w:t>
      </w:r>
      <w:r w:rsidR="00FF25AC" w:rsidRPr="00D4412F">
        <w:rPr>
          <w:rFonts w:asciiTheme="minorHAnsi" w:hAnsiTheme="minorHAnsi" w:cs="Arial"/>
          <w:color w:val="000000"/>
          <w:sz w:val="21"/>
          <w:szCs w:val="21"/>
          <w:highlight w:val="green"/>
        </w:rPr>
        <w:t>must first instantiate the outer class</w:t>
      </w:r>
      <w:r w:rsidR="00FF25AC" w:rsidRPr="00FF25AC">
        <w:rPr>
          <w:rFonts w:asciiTheme="minorHAnsi" w:hAnsiTheme="minorHAnsi" w:cs="Arial"/>
          <w:color w:val="000000"/>
          <w:sz w:val="21"/>
          <w:szCs w:val="21"/>
        </w:rPr>
        <w:t>. Then, create the inner object within the outer object with this syntax:</w:t>
      </w:r>
    </w:p>
    <w:p w:rsidR="00FF25AC" w:rsidRDefault="00FF25AC" w:rsidP="00581A25">
      <w:pPr>
        <w:pStyle w:val="HTMLPreformatted"/>
        <w:ind w:leftChars="200" w:left="420"/>
        <w:rPr>
          <w:rFonts w:asciiTheme="minorHAnsi" w:hAnsiTheme="minorHAnsi"/>
          <w:color w:val="000000"/>
          <w:sz w:val="21"/>
          <w:szCs w:val="21"/>
        </w:rPr>
      </w:pPr>
      <w:r w:rsidRPr="00FF25AC">
        <w:rPr>
          <w:rFonts w:asciiTheme="minorHAnsi" w:hAnsiTheme="minorHAnsi"/>
          <w:color w:val="000000"/>
          <w:sz w:val="21"/>
          <w:szCs w:val="21"/>
          <w:highlight w:val="yellow"/>
        </w:rPr>
        <w:t xml:space="preserve">OuterClass.InnerClass innerObject = </w:t>
      </w:r>
      <w:r w:rsidR="00CE18EC" w:rsidRPr="00D4412F">
        <w:rPr>
          <w:rFonts w:asciiTheme="minorHAnsi" w:hAnsiTheme="minorHAnsi" w:hint="eastAsia"/>
          <w:color w:val="000000"/>
          <w:sz w:val="21"/>
          <w:szCs w:val="21"/>
          <w:highlight w:val="green"/>
        </w:rPr>
        <w:t>new Out</w:t>
      </w:r>
      <w:r w:rsidR="00B24473" w:rsidRPr="00D4412F">
        <w:rPr>
          <w:rFonts w:asciiTheme="minorHAnsi" w:hAnsiTheme="minorHAnsi" w:hint="eastAsia"/>
          <w:color w:val="000000"/>
          <w:sz w:val="21"/>
          <w:szCs w:val="21"/>
          <w:highlight w:val="green"/>
        </w:rPr>
        <w:t>er</w:t>
      </w:r>
      <w:r w:rsidR="00CE18EC" w:rsidRPr="00D4412F">
        <w:rPr>
          <w:rFonts w:asciiTheme="minorHAnsi" w:hAnsiTheme="minorHAnsi" w:hint="eastAsia"/>
          <w:color w:val="000000"/>
          <w:sz w:val="21"/>
          <w:szCs w:val="21"/>
          <w:highlight w:val="green"/>
        </w:rPr>
        <w:t>Class()</w:t>
      </w:r>
      <w:r w:rsidRPr="00FF25AC">
        <w:rPr>
          <w:rFonts w:asciiTheme="minorHAnsi" w:hAnsiTheme="minorHAnsi"/>
          <w:color w:val="000000"/>
          <w:sz w:val="21"/>
          <w:szCs w:val="21"/>
          <w:highlight w:val="yellow"/>
        </w:rPr>
        <w:t>.new InnerClass();</w:t>
      </w:r>
    </w:p>
    <w:p w:rsidR="00CA7238" w:rsidRDefault="00CA7238" w:rsidP="00581A25">
      <w:pPr>
        <w:pStyle w:val="HTMLPreformatted"/>
        <w:ind w:leftChars="200" w:left="420"/>
        <w:rPr>
          <w:rFonts w:asciiTheme="minorHAnsi" w:hAnsiTheme="minorHAnsi"/>
          <w:color w:val="000000"/>
          <w:sz w:val="21"/>
          <w:szCs w:val="21"/>
        </w:rPr>
      </w:pPr>
    </w:p>
    <w:p w:rsidR="00CA7238" w:rsidRDefault="00D4412F" w:rsidP="00581A25">
      <w:pPr>
        <w:pStyle w:val="HTMLPreformatted"/>
        <w:ind w:leftChars="200" w:left="420"/>
        <w:rPr>
          <w:rFonts w:asciiTheme="minorHAnsi" w:hAnsiTheme="minorHAnsi"/>
          <w:color w:val="000000"/>
          <w:sz w:val="21"/>
          <w:szCs w:val="21"/>
        </w:rPr>
      </w:pPr>
      <w:r>
        <w:rPr>
          <w:rFonts w:asciiTheme="minorHAnsi" w:hAnsiTheme="minorHAnsi" w:hint="eastAsia"/>
          <w:color w:val="000000"/>
          <w:sz w:val="21"/>
          <w:szCs w:val="21"/>
        </w:rPr>
        <w:t xml:space="preserve">b. </w:t>
      </w:r>
      <w:r w:rsidRPr="00D4412F">
        <w:rPr>
          <w:rFonts w:asciiTheme="minorHAnsi" w:hAnsiTheme="minorHAnsi"/>
          <w:color w:val="000000"/>
          <w:sz w:val="21"/>
          <w:szCs w:val="21"/>
        </w:rPr>
        <w:t>If you want to create an inner class instance from inside the outer class code, then you can instantiate the class using the normal syntax</w:t>
      </w:r>
    </w:p>
    <w:p w:rsidR="00D4412F" w:rsidRDefault="00D4412F" w:rsidP="00581A25">
      <w:pPr>
        <w:pStyle w:val="HTMLPreformatted"/>
        <w:ind w:leftChars="200" w:left="420"/>
        <w:rPr>
          <w:rFonts w:asciiTheme="minorHAnsi" w:hAnsiTheme="minorHAnsi"/>
          <w:color w:val="000000"/>
          <w:sz w:val="21"/>
          <w:szCs w:val="21"/>
        </w:rPr>
      </w:pPr>
      <w:r w:rsidRPr="00D4412F">
        <w:rPr>
          <w:rFonts w:asciiTheme="minorHAnsi" w:hAnsiTheme="minorHAnsi"/>
          <w:color w:val="000000"/>
          <w:sz w:val="21"/>
          <w:szCs w:val="21"/>
          <w:highlight w:val="yellow"/>
        </w:rPr>
        <w:t>InnerClass inClass = new InnerClass();</w:t>
      </w:r>
    </w:p>
    <w:p w:rsidR="00D4412F" w:rsidRPr="000D64D0" w:rsidRDefault="00D4412F" w:rsidP="00581A25">
      <w:pPr>
        <w:pStyle w:val="HTMLPreformatted"/>
        <w:ind w:leftChars="200" w:left="420"/>
        <w:rPr>
          <w:rFonts w:asciiTheme="minorHAnsi" w:hAnsiTheme="minorHAnsi"/>
          <w:color w:val="000000"/>
          <w:sz w:val="21"/>
          <w:szCs w:val="21"/>
        </w:rPr>
      </w:pPr>
    </w:p>
    <w:p w:rsidR="00B46687" w:rsidRDefault="00FF25AC" w:rsidP="00581A25">
      <w:pPr>
        <w:pStyle w:val="Heading1"/>
        <w:shd w:val="clear" w:color="auto" w:fill="FFFFF6"/>
        <w:spacing w:line="270" w:lineRule="atLeast"/>
        <w:ind w:leftChars="200" w:left="420"/>
        <w:rPr>
          <w:rFonts w:asciiTheme="minorHAnsi" w:hAnsiTheme="minorHAnsi"/>
          <w:b w:val="0"/>
          <w:sz w:val="22"/>
          <w:szCs w:val="22"/>
        </w:rPr>
      </w:pPr>
      <w:r w:rsidRPr="00FF25AC">
        <w:rPr>
          <w:rFonts w:asciiTheme="minorHAnsi" w:hAnsiTheme="minorHAnsi" w:hint="eastAsia"/>
          <w:b w:val="0"/>
          <w:sz w:val="22"/>
          <w:szCs w:val="22"/>
        </w:rPr>
        <w:lastRenderedPageBreak/>
        <w:t>(3)</w:t>
      </w:r>
      <w:r w:rsidR="00B46687">
        <w:rPr>
          <w:rFonts w:asciiTheme="minorHAnsi" w:hAnsiTheme="minorHAnsi" w:hint="eastAsia"/>
          <w:b w:val="0"/>
          <w:sz w:val="22"/>
          <w:szCs w:val="22"/>
        </w:rPr>
        <w:t xml:space="preserve"> Why we are using inner class ?</w:t>
      </w:r>
    </w:p>
    <w:p w:rsidR="00B46687" w:rsidRPr="00B46687" w:rsidRDefault="00B46687" w:rsidP="00581A25">
      <w:pPr>
        <w:pStyle w:val="Heading1"/>
        <w:shd w:val="clear" w:color="auto" w:fill="FFFFF6"/>
        <w:spacing w:line="270" w:lineRule="atLeast"/>
        <w:ind w:leftChars="200" w:left="420"/>
        <w:rPr>
          <w:rFonts w:asciiTheme="minorHAnsi" w:hAnsiTheme="minorHAnsi"/>
          <w:b w:val="0"/>
          <w:sz w:val="22"/>
          <w:szCs w:val="22"/>
        </w:rPr>
      </w:pPr>
      <w:r w:rsidRPr="00B46687">
        <w:rPr>
          <w:rFonts w:asciiTheme="minorHAnsi" w:hAnsiTheme="minorHAnsi"/>
          <w:b w:val="0"/>
          <w:sz w:val="22"/>
          <w:szCs w:val="22"/>
        </w:rPr>
        <w:t>Compelling reasons for using nested classes include the following:</w:t>
      </w:r>
    </w:p>
    <w:p w:rsidR="00B46687" w:rsidRPr="00B46687" w:rsidRDefault="00B46687" w:rsidP="00581A25">
      <w:pPr>
        <w:pStyle w:val="Heading1"/>
        <w:shd w:val="clear" w:color="auto" w:fill="FFFFF6"/>
        <w:spacing w:line="270" w:lineRule="atLeast"/>
        <w:ind w:leftChars="200" w:left="420"/>
        <w:rPr>
          <w:rFonts w:asciiTheme="minorHAnsi" w:hAnsiTheme="minorHAnsi"/>
          <w:b w:val="0"/>
          <w:sz w:val="22"/>
          <w:szCs w:val="22"/>
        </w:rPr>
      </w:pPr>
      <w:r w:rsidRPr="00B46687">
        <w:rPr>
          <w:rFonts w:asciiTheme="minorHAnsi" w:hAnsiTheme="minorHAnsi" w:hint="eastAsia"/>
          <w:b w:val="0"/>
          <w:sz w:val="22"/>
          <w:szCs w:val="22"/>
        </w:rPr>
        <w:t>•</w:t>
      </w:r>
      <w:r w:rsidRPr="00B46687">
        <w:rPr>
          <w:rFonts w:asciiTheme="minorHAnsi" w:hAnsiTheme="minorHAnsi"/>
          <w:b w:val="0"/>
          <w:sz w:val="22"/>
          <w:szCs w:val="22"/>
        </w:rPr>
        <w:tab/>
      </w:r>
      <w:r w:rsidRPr="004254B4">
        <w:rPr>
          <w:rFonts w:asciiTheme="minorHAnsi" w:hAnsiTheme="minorHAnsi"/>
          <w:b w:val="0"/>
          <w:sz w:val="22"/>
          <w:szCs w:val="22"/>
          <w:highlight w:val="yellow"/>
        </w:rPr>
        <w:t>It is a way of logically grouping classes that are only used in one place</w:t>
      </w:r>
      <w:r w:rsidRPr="00B46687">
        <w:rPr>
          <w:rFonts w:asciiTheme="minorHAnsi" w:hAnsiTheme="minorHAnsi"/>
          <w:b w:val="0"/>
          <w:sz w:val="22"/>
          <w:szCs w:val="22"/>
        </w:rPr>
        <w:t>: If a class is useful to only one other class, then it is logical to embed it in that class and keep the two together. Nesting such "helper classes" makes their package more streamlined.</w:t>
      </w:r>
    </w:p>
    <w:p w:rsidR="00B46687" w:rsidRPr="00B46687" w:rsidRDefault="00B46687" w:rsidP="00581A25">
      <w:pPr>
        <w:pStyle w:val="Heading1"/>
        <w:shd w:val="clear" w:color="auto" w:fill="FFFFF6"/>
        <w:spacing w:line="270" w:lineRule="atLeast"/>
        <w:ind w:leftChars="200" w:left="420"/>
        <w:rPr>
          <w:rFonts w:asciiTheme="minorHAnsi" w:hAnsiTheme="minorHAnsi"/>
          <w:b w:val="0"/>
          <w:sz w:val="22"/>
          <w:szCs w:val="22"/>
        </w:rPr>
      </w:pPr>
      <w:r w:rsidRPr="00B46687">
        <w:rPr>
          <w:rFonts w:asciiTheme="minorHAnsi" w:hAnsiTheme="minorHAnsi" w:hint="eastAsia"/>
          <w:b w:val="0"/>
          <w:sz w:val="22"/>
          <w:szCs w:val="22"/>
        </w:rPr>
        <w:t>•</w:t>
      </w:r>
      <w:r w:rsidRPr="00B46687">
        <w:rPr>
          <w:rFonts w:asciiTheme="minorHAnsi" w:hAnsiTheme="minorHAnsi"/>
          <w:b w:val="0"/>
          <w:sz w:val="22"/>
          <w:szCs w:val="22"/>
        </w:rPr>
        <w:tab/>
      </w:r>
      <w:r w:rsidRPr="004254B4">
        <w:rPr>
          <w:rFonts w:asciiTheme="minorHAnsi" w:hAnsiTheme="minorHAnsi"/>
          <w:b w:val="0"/>
          <w:sz w:val="22"/>
          <w:szCs w:val="22"/>
          <w:highlight w:val="yellow"/>
        </w:rPr>
        <w:t>It increases encapsulation</w:t>
      </w:r>
      <w:r w:rsidRPr="00B46687">
        <w:rPr>
          <w:rFonts w:asciiTheme="minorHAnsi" w:hAnsiTheme="minorHAnsi"/>
          <w:b w:val="0"/>
          <w:sz w:val="22"/>
          <w:szCs w:val="22"/>
        </w:rPr>
        <w:t>: Consider two top-level classes, A and B, where B needs access to members of A that would otherwise be declared private. By hiding class B within class A, A's members can be declared private and B can access them. In addition, B itself can be hidden from the outside world.</w:t>
      </w:r>
    </w:p>
    <w:p w:rsidR="00B739B8" w:rsidRPr="003D775C" w:rsidRDefault="00B46687" w:rsidP="00581A25">
      <w:pPr>
        <w:pStyle w:val="Heading1"/>
        <w:shd w:val="clear" w:color="auto" w:fill="FFFFF6"/>
        <w:spacing w:line="270" w:lineRule="atLeast"/>
        <w:ind w:leftChars="200" w:left="420"/>
        <w:rPr>
          <w:rFonts w:asciiTheme="minorHAnsi" w:hAnsiTheme="minorHAnsi"/>
          <w:b w:val="0"/>
          <w:sz w:val="22"/>
          <w:szCs w:val="22"/>
        </w:rPr>
      </w:pPr>
      <w:r w:rsidRPr="00B46687">
        <w:rPr>
          <w:rFonts w:asciiTheme="minorHAnsi" w:hAnsiTheme="minorHAnsi" w:hint="eastAsia"/>
          <w:b w:val="0"/>
          <w:sz w:val="22"/>
          <w:szCs w:val="22"/>
        </w:rPr>
        <w:t>•</w:t>
      </w:r>
      <w:r w:rsidRPr="00B46687">
        <w:rPr>
          <w:rFonts w:asciiTheme="minorHAnsi" w:hAnsiTheme="minorHAnsi"/>
          <w:b w:val="0"/>
          <w:sz w:val="22"/>
          <w:szCs w:val="22"/>
        </w:rPr>
        <w:tab/>
      </w:r>
      <w:r w:rsidRPr="004254B4">
        <w:rPr>
          <w:rFonts w:asciiTheme="minorHAnsi" w:hAnsiTheme="minorHAnsi"/>
          <w:b w:val="0"/>
          <w:sz w:val="22"/>
          <w:szCs w:val="22"/>
          <w:highlight w:val="yellow"/>
        </w:rPr>
        <w:t>It can lead to more readable and maintainable code</w:t>
      </w:r>
      <w:r w:rsidRPr="00B46687">
        <w:rPr>
          <w:rFonts w:asciiTheme="minorHAnsi" w:hAnsiTheme="minorHAnsi"/>
          <w:b w:val="0"/>
          <w:sz w:val="22"/>
          <w:szCs w:val="22"/>
        </w:rPr>
        <w:t>: Nesting small classes within top-level classes places the code closer to where it is used.</w:t>
      </w:r>
    </w:p>
    <w:p w:rsidR="002B2320" w:rsidRPr="00221FE1" w:rsidRDefault="002B2320" w:rsidP="00581A25">
      <w:pPr>
        <w:pStyle w:val="NormalWeb"/>
        <w:numPr>
          <w:ilvl w:val="0"/>
          <w:numId w:val="13"/>
        </w:numPr>
        <w:shd w:val="clear" w:color="auto" w:fill="FFFFFF"/>
        <w:spacing w:before="0" w:beforeAutospacing="0" w:after="0" w:afterAutospacing="0" w:line="267" w:lineRule="atLeast"/>
        <w:ind w:leftChars="200" w:left="780"/>
        <w:textAlignment w:val="baseline"/>
        <w:rPr>
          <w:rStyle w:val="HTMLCode"/>
          <w:rFonts w:asciiTheme="minorHAnsi" w:hAnsiTheme="minorHAnsi" w:cs="Consolas" w:hint="default"/>
          <w:color w:val="000000"/>
          <w:sz w:val="21"/>
          <w:szCs w:val="21"/>
          <w:bdr w:val="none" w:sz="0" w:space="0" w:color="auto" w:frame="1"/>
          <w:shd w:val="clear" w:color="auto" w:fill="EEEEEE"/>
        </w:rPr>
      </w:pPr>
      <w:r w:rsidRPr="00221FE1">
        <w:rPr>
          <w:rStyle w:val="HTMLCode"/>
          <w:rFonts w:asciiTheme="minorHAnsi" w:hAnsiTheme="minorHAnsi" w:cs="Consolas" w:hint="default"/>
          <w:color w:val="000000"/>
          <w:sz w:val="21"/>
          <w:szCs w:val="21"/>
          <w:bdr w:val="none" w:sz="0" w:space="0" w:color="auto" w:frame="1"/>
          <w:shd w:val="clear" w:color="auto" w:fill="EEEEEE"/>
        </w:rPr>
        <w:t>What is reflection used for access private constructor ?</w:t>
      </w:r>
    </w:p>
    <w:p w:rsidR="008863CE" w:rsidRPr="00221FE1" w:rsidRDefault="00BA47EA" w:rsidP="00581A25">
      <w:pPr>
        <w:pStyle w:val="NormalWeb"/>
        <w:shd w:val="clear" w:color="auto" w:fill="FFFFFF"/>
        <w:spacing w:before="0" w:beforeAutospacing="0" w:after="0" w:afterAutospacing="0" w:line="267" w:lineRule="atLeast"/>
        <w:ind w:leftChars="371" w:left="779"/>
        <w:textAlignment w:val="baseline"/>
        <w:rPr>
          <w:rStyle w:val="HTMLCode"/>
          <w:rFonts w:asciiTheme="minorHAnsi" w:hAnsiTheme="minorHAnsi" w:cs="Consolas" w:hint="default"/>
          <w:color w:val="000000"/>
          <w:sz w:val="21"/>
          <w:szCs w:val="21"/>
          <w:bdr w:val="none" w:sz="0" w:space="0" w:color="auto" w:frame="1"/>
          <w:shd w:val="clear" w:color="auto" w:fill="EEEEEE"/>
        </w:rPr>
      </w:pPr>
      <w:hyperlink r:id="rId141" w:history="1">
        <w:r w:rsidR="008863CE" w:rsidRPr="00221FE1">
          <w:rPr>
            <w:rStyle w:val="Hyperlink"/>
            <w:rFonts w:asciiTheme="minorHAnsi" w:hAnsiTheme="minorHAnsi" w:cs="Consolas"/>
            <w:sz w:val="21"/>
            <w:szCs w:val="21"/>
            <w:bdr w:val="none" w:sz="0" w:space="0" w:color="auto" w:frame="1"/>
            <w:shd w:val="clear" w:color="auto" w:fill="EEEEEE"/>
          </w:rPr>
          <w:t>http://stackoverflow.com/questions/2599440/how-can-i-access-a-private-constructor-of-a-class</w:t>
        </w:r>
      </w:hyperlink>
      <w:r w:rsidR="008863CE" w:rsidRPr="00221FE1">
        <w:rPr>
          <w:rStyle w:val="HTMLCode"/>
          <w:rFonts w:asciiTheme="minorHAnsi" w:hAnsiTheme="minorHAnsi" w:cs="Consolas" w:hint="default"/>
          <w:color w:val="000000"/>
          <w:sz w:val="21"/>
          <w:szCs w:val="21"/>
          <w:bdr w:val="none" w:sz="0" w:space="0" w:color="auto" w:frame="1"/>
          <w:shd w:val="clear" w:color="auto" w:fill="EEEEEE"/>
        </w:rPr>
        <w:t xml:space="preserve"> </w:t>
      </w:r>
    </w:p>
    <w:p w:rsidR="002B2320" w:rsidRPr="00221FE1" w:rsidRDefault="002B2320" w:rsidP="00581A25">
      <w:pPr>
        <w:pStyle w:val="NormalWeb"/>
        <w:shd w:val="clear" w:color="auto" w:fill="FFFFFF"/>
        <w:spacing w:before="0" w:beforeAutospacing="0" w:after="0" w:afterAutospacing="0" w:line="267" w:lineRule="atLeast"/>
        <w:ind w:leftChars="371" w:left="779"/>
        <w:textAlignment w:val="baseline"/>
        <w:rPr>
          <w:rStyle w:val="HTMLCode"/>
          <w:rFonts w:asciiTheme="minorHAnsi" w:hAnsiTheme="minorHAnsi" w:cs="Consolas" w:hint="default"/>
          <w:color w:val="000000"/>
          <w:sz w:val="21"/>
          <w:szCs w:val="21"/>
          <w:bdr w:val="none" w:sz="0" w:space="0" w:color="auto" w:frame="1"/>
          <w:shd w:val="clear" w:color="auto" w:fill="EEEEEE"/>
        </w:rPr>
      </w:pPr>
      <w:r w:rsidRPr="00221FE1">
        <w:rPr>
          <w:rFonts w:asciiTheme="minorHAnsi" w:eastAsiaTheme="minorEastAsia" w:hAnsiTheme="minorHAnsi" w:cs="Arial"/>
          <w:color w:val="222426"/>
          <w:kern w:val="2"/>
          <w:sz w:val="21"/>
          <w:szCs w:val="21"/>
          <w:shd w:val="clear" w:color="auto" w:fill="FFFFFF"/>
        </w:rPr>
        <w:t>you would need to get the class, find the constructor</w:t>
      </w:r>
      <w:r w:rsidR="00F2397B" w:rsidRPr="00221FE1">
        <w:rPr>
          <w:rFonts w:asciiTheme="minorHAnsi" w:eastAsiaTheme="minorEastAsia" w:hAnsiTheme="minorHAnsi" w:cs="Arial"/>
          <w:color w:val="222426"/>
          <w:kern w:val="2"/>
          <w:sz w:val="21"/>
          <w:szCs w:val="21"/>
          <w:shd w:val="clear" w:color="auto" w:fill="FFFFFF"/>
        </w:rPr>
        <w:t>(getDeclaredConstructor)</w:t>
      </w:r>
      <w:r w:rsidRPr="00221FE1">
        <w:rPr>
          <w:rFonts w:asciiTheme="minorHAnsi" w:eastAsiaTheme="minorEastAsia" w:hAnsiTheme="minorHAnsi" w:cs="Arial"/>
          <w:color w:val="222426"/>
          <w:kern w:val="2"/>
          <w:sz w:val="21"/>
          <w:szCs w:val="21"/>
          <w:shd w:val="clear" w:color="auto" w:fill="FFFFFF"/>
        </w:rPr>
        <w:t xml:space="preserve"> which takes a single argument with the lower bound of T (in this case Object), force the constructor to be accessible (using the </w:t>
      </w:r>
      <w:r w:rsidRPr="00221FE1">
        <w:rPr>
          <w:rFonts w:asciiTheme="minorHAnsi" w:hAnsiTheme="minorHAnsi" w:cs="Consolas"/>
          <w:color w:val="222426"/>
          <w:kern w:val="2"/>
          <w:sz w:val="21"/>
          <w:szCs w:val="21"/>
          <w:bdr w:val="none" w:sz="0" w:space="0" w:color="auto" w:frame="1"/>
          <w:shd w:val="clear" w:color="auto" w:fill="EEEEEE"/>
        </w:rPr>
        <w:t>setAccessible</w:t>
      </w:r>
      <w:r w:rsidR="00F2397B" w:rsidRPr="00221FE1">
        <w:rPr>
          <w:rFonts w:asciiTheme="minorHAnsi" w:hAnsiTheme="minorHAnsi" w:cs="Consolas"/>
          <w:color w:val="222426"/>
          <w:kern w:val="2"/>
          <w:sz w:val="21"/>
          <w:szCs w:val="21"/>
          <w:bdr w:val="none" w:sz="0" w:space="0" w:color="auto" w:frame="1"/>
          <w:shd w:val="clear" w:color="auto" w:fill="EEEEEE"/>
        </w:rPr>
        <w:t xml:space="preserve"> </w:t>
      </w:r>
      <w:r w:rsidRPr="00221FE1">
        <w:rPr>
          <w:rFonts w:asciiTheme="minorHAnsi" w:eastAsiaTheme="minorEastAsia" w:hAnsiTheme="minorHAnsi" w:cs="Arial"/>
          <w:color w:val="222426"/>
          <w:kern w:val="2"/>
          <w:sz w:val="21"/>
          <w:szCs w:val="21"/>
          <w:shd w:val="clear" w:color="auto" w:fill="FFFFFF"/>
        </w:rPr>
        <w:t>method), and finally invoke it with the desired argument.</w:t>
      </w:r>
    </w:p>
    <w:p w:rsidR="00F2397B" w:rsidRPr="00221FE1" w:rsidRDefault="00F2397B" w:rsidP="00581A25">
      <w:pPr>
        <w:pStyle w:val="HTMLPreformatted"/>
        <w:shd w:val="clear" w:color="auto" w:fill="EEEEEE"/>
        <w:ind w:leftChars="400" w:left="840"/>
        <w:rPr>
          <w:rFonts w:asciiTheme="minorHAnsi" w:hAnsiTheme="minorHAnsi" w:cs="Consolas"/>
          <w:color w:val="2E3133"/>
          <w:sz w:val="21"/>
          <w:szCs w:val="21"/>
          <w:bdr w:val="none" w:sz="0" w:space="0" w:color="auto" w:frame="1"/>
          <w:shd w:val="clear" w:color="auto" w:fill="EEEEEE"/>
        </w:rPr>
      </w:pPr>
      <w:r w:rsidRPr="00221FE1">
        <w:rPr>
          <w:rFonts w:asciiTheme="minorHAnsi" w:hAnsiTheme="minorHAnsi" w:cs="Consolas"/>
          <w:color w:val="2B91AF"/>
          <w:sz w:val="21"/>
          <w:szCs w:val="21"/>
          <w:bdr w:val="none" w:sz="0" w:space="0" w:color="auto" w:frame="1"/>
          <w:shd w:val="clear" w:color="auto" w:fill="EEEEEE"/>
        </w:rPr>
        <w:t>Class</w:t>
      </w:r>
      <w:r w:rsidRPr="00221FE1">
        <w:rPr>
          <w:rFonts w:asciiTheme="minorHAnsi" w:hAnsiTheme="minorHAnsi" w:cs="Consolas"/>
          <w:color w:val="2E3133"/>
          <w:sz w:val="21"/>
          <w:szCs w:val="21"/>
          <w:bdr w:val="none" w:sz="0" w:space="0" w:color="auto" w:frame="1"/>
          <w:shd w:val="clear" w:color="auto" w:fill="EEEEEE"/>
        </w:rPr>
        <w:t xml:space="preserve"> fooClazz = </w:t>
      </w:r>
      <w:r w:rsidRPr="00221FE1">
        <w:rPr>
          <w:rFonts w:asciiTheme="minorHAnsi" w:hAnsiTheme="minorHAnsi" w:cs="Consolas"/>
          <w:color w:val="2B91AF"/>
          <w:sz w:val="21"/>
          <w:szCs w:val="21"/>
          <w:bdr w:val="none" w:sz="0" w:space="0" w:color="auto" w:frame="1"/>
          <w:shd w:val="clear" w:color="auto" w:fill="EEEEEE"/>
        </w:rPr>
        <w:t>Class</w:t>
      </w:r>
      <w:r w:rsidRPr="00221FE1">
        <w:rPr>
          <w:rFonts w:asciiTheme="minorHAnsi" w:hAnsiTheme="minorHAnsi" w:cs="Consolas"/>
          <w:color w:val="2E3133"/>
          <w:sz w:val="21"/>
          <w:szCs w:val="21"/>
          <w:bdr w:val="none" w:sz="0" w:space="0" w:color="auto" w:frame="1"/>
          <w:shd w:val="clear" w:color="auto" w:fill="EEEEEE"/>
        </w:rPr>
        <w:t>.forName(</w:t>
      </w:r>
      <w:r w:rsidRPr="00221FE1">
        <w:rPr>
          <w:rFonts w:asciiTheme="minorHAnsi" w:hAnsiTheme="minorHAnsi" w:cs="Consolas"/>
          <w:color w:val="6B291B"/>
          <w:sz w:val="21"/>
          <w:szCs w:val="21"/>
          <w:bdr w:val="none" w:sz="0" w:space="0" w:color="auto" w:frame="1"/>
          <w:shd w:val="clear" w:color="auto" w:fill="EEEEEE"/>
        </w:rPr>
        <w:t>"path.to.package.Foo"</w:t>
      </w:r>
      <w:r w:rsidRPr="00221FE1">
        <w:rPr>
          <w:rFonts w:asciiTheme="minorHAnsi" w:hAnsiTheme="minorHAnsi" w:cs="Consolas"/>
          <w:color w:val="2E3133"/>
          <w:sz w:val="21"/>
          <w:szCs w:val="21"/>
          <w:bdr w:val="none" w:sz="0" w:space="0" w:color="auto" w:frame="1"/>
          <w:shd w:val="clear" w:color="auto" w:fill="EEEEEE"/>
        </w:rPr>
        <w:t>);</w:t>
      </w:r>
    </w:p>
    <w:p w:rsidR="00F2397B" w:rsidRPr="00221FE1" w:rsidRDefault="00F2397B" w:rsidP="00581A2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Consolas"/>
          <w:color w:val="2E3133"/>
          <w:kern w:val="0"/>
          <w:szCs w:val="21"/>
          <w:bdr w:val="none" w:sz="0" w:space="0" w:color="auto" w:frame="1"/>
          <w:shd w:val="clear" w:color="auto" w:fill="EEEEEE"/>
        </w:rPr>
      </w:pPr>
      <w:r w:rsidRPr="00221FE1">
        <w:rPr>
          <w:rFonts w:eastAsia="SimSun" w:cs="Consolas"/>
          <w:color w:val="2B91AF"/>
          <w:kern w:val="0"/>
          <w:szCs w:val="21"/>
          <w:bdr w:val="none" w:sz="0" w:space="0" w:color="auto" w:frame="1"/>
          <w:shd w:val="clear" w:color="auto" w:fill="EEEEEE"/>
        </w:rPr>
        <w:t>Constructor</w:t>
      </w:r>
      <w:r w:rsidRPr="00221FE1">
        <w:rPr>
          <w:rFonts w:eastAsia="SimSun" w:cs="Consolas"/>
          <w:color w:val="2E3133"/>
          <w:kern w:val="0"/>
          <w:szCs w:val="21"/>
          <w:bdr w:val="none" w:sz="0" w:space="0" w:color="auto" w:frame="1"/>
          <w:shd w:val="clear" w:color="auto" w:fill="EEEEEE"/>
        </w:rPr>
        <w:t>&lt;</w:t>
      </w:r>
      <w:r w:rsidRPr="00221FE1">
        <w:rPr>
          <w:rFonts w:eastAsia="SimSun" w:cs="Consolas"/>
          <w:color w:val="2B91AF"/>
          <w:kern w:val="0"/>
          <w:szCs w:val="21"/>
          <w:bdr w:val="none" w:sz="0" w:space="0" w:color="auto" w:frame="1"/>
          <w:shd w:val="clear" w:color="auto" w:fill="EEEEEE"/>
        </w:rPr>
        <w:t>Foo</w:t>
      </w:r>
      <w:r w:rsidRPr="00221FE1">
        <w:rPr>
          <w:rFonts w:eastAsia="SimSun" w:cs="Consolas"/>
          <w:color w:val="2E3133"/>
          <w:kern w:val="0"/>
          <w:szCs w:val="21"/>
          <w:bdr w:val="none" w:sz="0" w:space="0" w:color="auto" w:frame="1"/>
          <w:shd w:val="clear" w:color="auto" w:fill="EEEEEE"/>
        </w:rPr>
        <w:t>&gt; constructor = fooClazz.getDeclaredConstructor(</w:t>
      </w:r>
      <w:r w:rsidRPr="00221FE1">
        <w:rPr>
          <w:rFonts w:eastAsia="SimSun" w:cs="Consolas"/>
          <w:color w:val="2B91AF"/>
          <w:kern w:val="0"/>
          <w:szCs w:val="21"/>
          <w:bdr w:val="none" w:sz="0" w:space="0" w:color="auto" w:frame="1"/>
          <w:shd w:val="clear" w:color="auto" w:fill="EEEEEE"/>
        </w:rPr>
        <w:t>Object</w:t>
      </w:r>
      <w:r w:rsidRPr="00221FE1">
        <w:rPr>
          <w:rFonts w:eastAsia="SimSun" w:cs="Consolas"/>
          <w:color w:val="2E3133"/>
          <w:kern w:val="0"/>
          <w:szCs w:val="21"/>
          <w:bdr w:val="none" w:sz="0" w:space="0" w:color="auto" w:frame="1"/>
          <w:shd w:val="clear" w:color="auto" w:fill="EEEEEE"/>
        </w:rPr>
        <w:t>.</w:t>
      </w:r>
      <w:r w:rsidRPr="00221FE1">
        <w:rPr>
          <w:rFonts w:eastAsia="SimSun" w:cs="Consolas"/>
          <w:color w:val="00008B"/>
          <w:kern w:val="0"/>
          <w:szCs w:val="21"/>
          <w:bdr w:val="none" w:sz="0" w:space="0" w:color="auto" w:frame="1"/>
          <w:shd w:val="clear" w:color="auto" w:fill="EEEEEE"/>
        </w:rPr>
        <w:t>class</w:t>
      </w:r>
      <w:r w:rsidRPr="00221FE1">
        <w:rPr>
          <w:rFonts w:eastAsia="SimSun" w:cs="Consolas"/>
          <w:color w:val="2E3133"/>
          <w:kern w:val="0"/>
          <w:szCs w:val="21"/>
          <w:bdr w:val="none" w:sz="0" w:space="0" w:color="auto" w:frame="1"/>
          <w:shd w:val="clear" w:color="auto" w:fill="EEEEEE"/>
        </w:rPr>
        <w:t>);</w:t>
      </w:r>
    </w:p>
    <w:p w:rsidR="00F2397B" w:rsidRPr="00221FE1" w:rsidRDefault="00F2397B" w:rsidP="00581A2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Consolas"/>
          <w:color w:val="2E3133"/>
          <w:kern w:val="0"/>
          <w:szCs w:val="21"/>
          <w:bdr w:val="none" w:sz="0" w:space="0" w:color="auto" w:frame="1"/>
          <w:shd w:val="clear" w:color="auto" w:fill="EEEEEE"/>
        </w:rPr>
      </w:pPr>
      <w:r w:rsidRPr="00221FE1">
        <w:rPr>
          <w:rFonts w:eastAsia="SimSun" w:cs="Consolas"/>
          <w:color w:val="2E3133"/>
          <w:kern w:val="0"/>
          <w:szCs w:val="21"/>
          <w:bdr w:val="none" w:sz="0" w:space="0" w:color="auto" w:frame="1"/>
          <w:shd w:val="clear" w:color="auto" w:fill="EEEEEE"/>
        </w:rPr>
        <w:t>constructor.setAccessible(</w:t>
      </w:r>
      <w:r w:rsidRPr="00221FE1">
        <w:rPr>
          <w:rFonts w:eastAsia="SimSun" w:cs="Consolas"/>
          <w:color w:val="00008B"/>
          <w:kern w:val="0"/>
          <w:szCs w:val="21"/>
          <w:bdr w:val="none" w:sz="0" w:space="0" w:color="auto" w:frame="1"/>
          <w:shd w:val="clear" w:color="auto" w:fill="EEEEEE"/>
        </w:rPr>
        <w:t>true</w:t>
      </w:r>
      <w:r w:rsidRPr="00221FE1">
        <w:rPr>
          <w:rFonts w:eastAsia="SimSun" w:cs="Consolas"/>
          <w:color w:val="2E3133"/>
          <w:kern w:val="0"/>
          <w:szCs w:val="21"/>
          <w:bdr w:val="none" w:sz="0" w:space="0" w:color="auto" w:frame="1"/>
          <w:shd w:val="clear" w:color="auto" w:fill="EEEEEE"/>
        </w:rPr>
        <w:t xml:space="preserve">); </w:t>
      </w:r>
    </w:p>
    <w:p w:rsidR="00F2397B" w:rsidRPr="00221FE1" w:rsidRDefault="00F2397B" w:rsidP="00581A2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Consolas"/>
          <w:color w:val="2E3133"/>
          <w:kern w:val="0"/>
          <w:szCs w:val="21"/>
          <w:bdr w:val="none" w:sz="0" w:space="0" w:color="auto" w:frame="1"/>
          <w:shd w:val="clear" w:color="auto" w:fill="EEEEEE"/>
        </w:rPr>
      </w:pPr>
      <w:r w:rsidRPr="00221FE1">
        <w:rPr>
          <w:rFonts w:eastAsia="SimSun" w:cs="Consolas"/>
          <w:color w:val="2B91AF"/>
          <w:kern w:val="0"/>
          <w:szCs w:val="21"/>
          <w:bdr w:val="none" w:sz="0" w:space="0" w:color="auto" w:frame="1"/>
          <w:shd w:val="clear" w:color="auto" w:fill="EEEEEE"/>
        </w:rPr>
        <w:t>Foo</w:t>
      </w:r>
      <w:r w:rsidRPr="00221FE1">
        <w:rPr>
          <w:rFonts w:eastAsia="SimSun" w:cs="Consolas"/>
          <w:color w:val="2E3133"/>
          <w:kern w:val="0"/>
          <w:szCs w:val="21"/>
          <w:bdr w:val="none" w:sz="0" w:space="0" w:color="auto" w:frame="1"/>
          <w:shd w:val="clear" w:color="auto" w:fill="EEEEEE"/>
        </w:rPr>
        <w:t xml:space="preserve"> obj = constructor.newInstance(</w:t>
      </w:r>
      <w:r w:rsidRPr="00221FE1">
        <w:rPr>
          <w:rFonts w:eastAsia="SimSun" w:cs="Consolas"/>
          <w:color w:val="6B291B"/>
          <w:kern w:val="0"/>
          <w:szCs w:val="21"/>
          <w:bdr w:val="none" w:sz="0" w:space="0" w:color="auto" w:frame="1"/>
          <w:shd w:val="clear" w:color="auto" w:fill="EEEEEE"/>
        </w:rPr>
        <w:t>"foo"</w:t>
      </w:r>
      <w:r w:rsidRPr="00221FE1">
        <w:rPr>
          <w:rFonts w:eastAsia="SimSun" w:cs="Consolas"/>
          <w:color w:val="2E3133"/>
          <w:kern w:val="0"/>
          <w:szCs w:val="21"/>
          <w:bdr w:val="none" w:sz="0" w:space="0" w:color="auto" w:frame="1"/>
          <w:shd w:val="clear" w:color="auto" w:fill="EEEEEE"/>
        </w:rPr>
        <w:t xml:space="preserve">); </w:t>
      </w:r>
    </w:p>
    <w:p w:rsidR="00F2397B" w:rsidRPr="00221FE1" w:rsidRDefault="00F2397B" w:rsidP="00581A2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Consolas"/>
          <w:color w:val="393318"/>
          <w:kern w:val="0"/>
          <w:szCs w:val="21"/>
        </w:rPr>
      </w:pPr>
      <w:r w:rsidRPr="00221FE1">
        <w:rPr>
          <w:rFonts w:eastAsia="SimSun" w:cs="Consolas"/>
          <w:color w:val="2B91AF"/>
          <w:kern w:val="0"/>
          <w:szCs w:val="21"/>
          <w:bdr w:val="none" w:sz="0" w:space="0" w:color="auto" w:frame="1"/>
          <w:shd w:val="clear" w:color="auto" w:fill="EEEEEE"/>
        </w:rPr>
        <w:t>System</w:t>
      </w:r>
      <w:r w:rsidRPr="00221FE1">
        <w:rPr>
          <w:rFonts w:eastAsia="SimSun" w:cs="Consolas"/>
          <w:color w:val="2E3133"/>
          <w:kern w:val="0"/>
          <w:szCs w:val="21"/>
          <w:bdr w:val="none" w:sz="0" w:space="0" w:color="auto" w:frame="1"/>
          <w:shd w:val="clear" w:color="auto" w:fill="EEEEEE"/>
        </w:rPr>
        <w:t>.out.println(obj);</w:t>
      </w:r>
    </w:p>
    <w:p w:rsidR="002B2320" w:rsidRPr="00221FE1" w:rsidRDefault="002B2320" w:rsidP="00581A25">
      <w:pPr>
        <w:pStyle w:val="NormalWeb"/>
        <w:shd w:val="clear" w:color="auto" w:fill="FFFFFF"/>
        <w:spacing w:before="0" w:beforeAutospacing="0" w:after="0" w:afterAutospacing="0" w:line="267" w:lineRule="atLeast"/>
        <w:ind w:leftChars="200" w:left="420"/>
        <w:textAlignment w:val="baseline"/>
        <w:rPr>
          <w:rStyle w:val="HTMLCode"/>
          <w:rFonts w:asciiTheme="minorHAnsi" w:hAnsiTheme="minorHAnsi" w:cs="Consolas" w:hint="default"/>
          <w:color w:val="000000"/>
          <w:sz w:val="21"/>
          <w:szCs w:val="21"/>
          <w:bdr w:val="none" w:sz="0" w:space="0" w:color="auto" w:frame="1"/>
          <w:shd w:val="clear" w:color="auto" w:fill="EEEEEE"/>
        </w:rPr>
      </w:pPr>
    </w:p>
    <w:p w:rsidR="001C76F2" w:rsidRPr="00221FE1" w:rsidRDefault="001C76F2" w:rsidP="00581A25">
      <w:pPr>
        <w:pStyle w:val="NormalWeb"/>
        <w:shd w:val="clear" w:color="auto" w:fill="FFFFFF"/>
        <w:spacing w:before="0" w:beforeAutospacing="0" w:after="0" w:afterAutospacing="0" w:line="267" w:lineRule="atLeast"/>
        <w:ind w:leftChars="200" w:left="420" w:firstLine="360"/>
        <w:textAlignment w:val="baseline"/>
        <w:rPr>
          <w:rStyle w:val="HTMLCode"/>
          <w:rFonts w:asciiTheme="minorHAnsi" w:hAnsiTheme="minorHAnsi" w:cs="Consolas" w:hint="default"/>
          <w:color w:val="000000"/>
          <w:sz w:val="21"/>
          <w:szCs w:val="21"/>
          <w:bdr w:val="none" w:sz="0" w:space="0" w:color="auto" w:frame="1"/>
          <w:shd w:val="clear" w:color="auto" w:fill="EEEEEE"/>
        </w:rPr>
      </w:pPr>
      <w:r w:rsidRPr="00221FE1">
        <w:rPr>
          <w:rStyle w:val="HTMLCode"/>
          <w:rFonts w:asciiTheme="minorHAnsi" w:hAnsiTheme="minorHAnsi" w:cs="Consolas" w:hint="default"/>
          <w:color w:val="000000"/>
          <w:sz w:val="21"/>
          <w:szCs w:val="21"/>
          <w:highlight w:val="yellow"/>
          <w:bdr w:val="none" w:sz="0" w:space="0" w:color="auto" w:frame="1"/>
          <w:shd w:val="clear" w:color="auto" w:fill="EEEEEE"/>
        </w:rPr>
        <w:t>For class : getDeclaredConstructor -&gt; setAccessible -&gt; newInstance</w:t>
      </w:r>
      <w:r w:rsidRPr="00221FE1">
        <w:rPr>
          <w:rStyle w:val="HTMLCode"/>
          <w:rFonts w:asciiTheme="minorHAnsi" w:hAnsiTheme="minorHAnsi" w:cs="Consolas" w:hint="default"/>
          <w:color w:val="000000"/>
          <w:sz w:val="21"/>
          <w:szCs w:val="21"/>
          <w:bdr w:val="none" w:sz="0" w:space="0" w:color="auto" w:frame="1"/>
          <w:shd w:val="clear" w:color="auto" w:fill="EEEEEE"/>
        </w:rPr>
        <w:t xml:space="preserve"> </w:t>
      </w:r>
    </w:p>
    <w:p w:rsidR="001C76F2" w:rsidRPr="00221FE1" w:rsidRDefault="001C76F2" w:rsidP="00581A25">
      <w:pPr>
        <w:pStyle w:val="NormalWeb"/>
        <w:shd w:val="clear" w:color="auto" w:fill="FFFFFF"/>
        <w:spacing w:before="0" w:beforeAutospacing="0" w:after="0" w:afterAutospacing="0" w:line="267" w:lineRule="atLeast"/>
        <w:ind w:leftChars="200" w:left="420"/>
        <w:textAlignment w:val="baseline"/>
        <w:rPr>
          <w:rStyle w:val="HTMLCode"/>
          <w:rFonts w:asciiTheme="minorHAnsi" w:hAnsiTheme="minorHAnsi" w:cs="Consolas" w:hint="default"/>
          <w:color w:val="000000"/>
          <w:sz w:val="21"/>
          <w:szCs w:val="21"/>
          <w:bdr w:val="none" w:sz="0" w:space="0" w:color="auto" w:frame="1"/>
          <w:shd w:val="clear" w:color="auto" w:fill="EEEEEE"/>
        </w:rPr>
      </w:pPr>
    </w:p>
    <w:p w:rsidR="002B2320" w:rsidRPr="00221FE1" w:rsidRDefault="008863CE" w:rsidP="00581A25">
      <w:pPr>
        <w:pStyle w:val="NormalWeb"/>
        <w:numPr>
          <w:ilvl w:val="0"/>
          <w:numId w:val="13"/>
        </w:numPr>
        <w:shd w:val="clear" w:color="auto" w:fill="FFFFFF"/>
        <w:spacing w:before="0" w:beforeAutospacing="0" w:after="0" w:afterAutospacing="0" w:line="267" w:lineRule="atLeast"/>
        <w:ind w:leftChars="200" w:left="780"/>
        <w:textAlignment w:val="baseline"/>
        <w:rPr>
          <w:rStyle w:val="HTMLCode"/>
          <w:rFonts w:asciiTheme="minorHAnsi" w:hAnsiTheme="minorHAnsi" w:cs="Consolas" w:hint="default"/>
          <w:color w:val="000000"/>
          <w:sz w:val="21"/>
          <w:szCs w:val="21"/>
          <w:bdr w:val="none" w:sz="0" w:space="0" w:color="auto" w:frame="1"/>
          <w:shd w:val="clear" w:color="auto" w:fill="EEEEEE"/>
        </w:rPr>
      </w:pPr>
      <w:r w:rsidRPr="00221FE1">
        <w:rPr>
          <w:rStyle w:val="HTMLCode"/>
          <w:rFonts w:asciiTheme="minorHAnsi" w:hAnsiTheme="minorHAnsi" w:cs="Consolas" w:hint="default"/>
          <w:color w:val="000000"/>
          <w:sz w:val="21"/>
          <w:szCs w:val="21"/>
          <w:bdr w:val="none" w:sz="0" w:space="0" w:color="auto" w:frame="1"/>
          <w:shd w:val="clear" w:color="auto" w:fill="EEEEEE"/>
        </w:rPr>
        <w:t>What is reflection used for access private method ?</w:t>
      </w:r>
    </w:p>
    <w:p w:rsidR="008863CE" w:rsidRDefault="00BA47EA" w:rsidP="00581A25">
      <w:pPr>
        <w:pStyle w:val="NormalWeb"/>
        <w:shd w:val="clear" w:color="auto" w:fill="FFFFFF"/>
        <w:spacing w:before="0" w:beforeAutospacing="0" w:after="0" w:afterAutospacing="0" w:line="267" w:lineRule="atLeast"/>
        <w:ind w:leftChars="371" w:left="779"/>
        <w:textAlignment w:val="baseline"/>
        <w:rPr>
          <w:rStyle w:val="HTMLCode"/>
          <w:rFonts w:asciiTheme="minorHAnsi" w:hAnsiTheme="minorHAnsi" w:cs="Consolas" w:hint="default"/>
          <w:color w:val="000000"/>
          <w:sz w:val="21"/>
          <w:szCs w:val="21"/>
          <w:bdr w:val="none" w:sz="0" w:space="0" w:color="auto" w:frame="1"/>
          <w:shd w:val="clear" w:color="auto" w:fill="EEEEEE"/>
        </w:rPr>
      </w:pPr>
      <w:hyperlink r:id="rId142" w:history="1">
        <w:r w:rsidR="008863CE" w:rsidRPr="00221FE1">
          <w:rPr>
            <w:rStyle w:val="Hyperlink"/>
            <w:rFonts w:asciiTheme="minorHAnsi" w:hAnsiTheme="minorHAnsi" w:cs="Consolas"/>
            <w:sz w:val="21"/>
            <w:szCs w:val="21"/>
            <w:bdr w:val="none" w:sz="0" w:space="0" w:color="auto" w:frame="1"/>
            <w:shd w:val="clear" w:color="auto" w:fill="EEEEEE"/>
          </w:rPr>
          <w:t>http://tutorials.jenkov.com/java-reflection/private-fields-and-methods.html</w:t>
        </w:r>
      </w:hyperlink>
      <w:r w:rsidR="008863CE" w:rsidRPr="00221FE1">
        <w:rPr>
          <w:rStyle w:val="HTMLCode"/>
          <w:rFonts w:asciiTheme="minorHAnsi" w:hAnsiTheme="minorHAnsi" w:cs="Consolas" w:hint="default"/>
          <w:color w:val="000000"/>
          <w:sz w:val="21"/>
          <w:szCs w:val="21"/>
          <w:bdr w:val="none" w:sz="0" w:space="0" w:color="auto" w:frame="1"/>
          <w:shd w:val="clear" w:color="auto" w:fill="EEEEEE"/>
        </w:rPr>
        <w:t xml:space="preserve"> </w:t>
      </w:r>
    </w:p>
    <w:p w:rsidR="001032E2" w:rsidRPr="00221FE1" w:rsidRDefault="00BA47EA" w:rsidP="00581A25">
      <w:pPr>
        <w:pStyle w:val="NormalWeb"/>
        <w:shd w:val="clear" w:color="auto" w:fill="FFFFFF"/>
        <w:spacing w:before="0" w:beforeAutospacing="0" w:after="0" w:afterAutospacing="0" w:line="267" w:lineRule="atLeast"/>
        <w:ind w:leftChars="371" w:left="779"/>
        <w:textAlignment w:val="baseline"/>
        <w:rPr>
          <w:rStyle w:val="HTMLCode"/>
          <w:rFonts w:asciiTheme="minorHAnsi" w:hAnsiTheme="minorHAnsi" w:cs="Consolas" w:hint="default"/>
          <w:color w:val="000000"/>
          <w:sz w:val="21"/>
          <w:szCs w:val="21"/>
          <w:bdr w:val="none" w:sz="0" w:space="0" w:color="auto" w:frame="1"/>
          <w:shd w:val="clear" w:color="auto" w:fill="EEEEEE"/>
        </w:rPr>
      </w:pPr>
      <w:hyperlink r:id="rId143" w:history="1">
        <w:r w:rsidR="001032E2" w:rsidRPr="00633465">
          <w:rPr>
            <w:rStyle w:val="Hyperlink"/>
            <w:rFonts w:asciiTheme="minorHAnsi" w:hAnsiTheme="minorHAnsi" w:cs="Consolas"/>
            <w:sz w:val="21"/>
            <w:szCs w:val="21"/>
            <w:bdr w:val="none" w:sz="0" w:space="0" w:color="auto" w:frame="1"/>
            <w:shd w:val="clear" w:color="auto" w:fill="EEEEEE"/>
          </w:rPr>
          <w:t>http://stackoverflow.com/questions/880365/any-way-to-invoke-a-private-method</w:t>
        </w:r>
      </w:hyperlink>
      <w:r w:rsidR="001032E2">
        <w:rPr>
          <w:rStyle w:val="HTMLCode"/>
          <w:rFonts w:asciiTheme="minorHAnsi" w:hAnsiTheme="minorHAnsi" w:cs="Consolas" w:hint="default"/>
          <w:color w:val="000000"/>
          <w:sz w:val="21"/>
          <w:szCs w:val="21"/>
          <w:bdr w:val="none" w:sz="0" w:space="0" w:color="auto" w:frame="1"/>
          <w:shd w:val="clear" w:color="auto" w:fill="EEEEEE"/>
        </w:rPr>
        <w:t xml:space="preserve"> </w:t>
      </w:r>
    </w:p>
    <w:p w:rsidR="008863CE" w:rsidRPr="00221FE1" w:rsidRDefault="008863CE" w:rsidP="00581A25">
      <w:pPr>
        <w:pStyle w:val="NormalWeb"/>
        <w:shd w:val="clear" w:color="auto" w:fill="FFFFFF"/>
        <w:spacing w:before="0" w:beforeAutospacing="0" w:after="0" w:afterAutospacing="0" w:line="267" w:lineRule="atLeast"/>
        <w:ind w:leftChars="371" w:left="779"/>
        <w:textAlignment w:val="baseline"/>
        <w:rPr>
          <w:rStyle w:val="HTMLCode"/>
          <w:rFonts w:asciiTheme="minorHAnsi" w:hAnsiTheme="minorHAnsi" w:cs="Consolas" w:hint="default"/>
          <w:color w:val="000000"/>
          <w:sz w:val="21"/>
          <w:szCs w:val="21"/>
          <w:bdr w:val="none" w:sz="0" w:space="0" w:color="auto" w:frame="1"/>
          <w:shd w:val="clear" w:color="auto" w:fill="EEEEEE"/>
        </w:rPr>
      </w:pPr>
      <w:r w:rsidRPr="00221FE1">
        <w:rPr>
          <w:rStyle w:val="HTMLCode"/>
          <w:rFonts w:asciiTheme="minorHAnsi" w:hAnsiTheme="minorHAnsi" w:cs="Consolas" w:hint="default"/>
          <w:color w:val="000000"/>
          <w:sz w:val="21"/>
          <w:szCs w:val="21"/>
          <w:bdr w:val="none" w:sz="0" w:space="0" w:color="auto" w:frame="1"/>
          <w:shd w:val="clear" w:color="auto" w:fill="EEEEEE"/>
        </w:rPr>
        <w:t>To access a private method you will need to call the Class.getDeclaredMethod(String name, Class[] parameterTypes) or Class.getDeclaredMethods() method. The methods Class.getMethod(String name, Class[] parameterTypes) and Class.getMethods() methods only return public methods, so they won't work. Here is a simple example of a class with a private method, and below that the code to access that method via Java Reflection</w:t>
      </w:r>
    </w:p>
    <w:p w:rsidR="008863CE" w:rsidRPr="00221FE1" w:rsidRDefault="008863CE" w:rsidP="00581A25">
      <w:pPr>
        <w:widowControl/>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SimSun"/>
          <w:color w:val="000000"/>
          <w:kern w:val="0"/>
          <w:szCs w:val="21"/>
        </w:rPr>
      </w:pPr>
      <w:r w:rsidRPr="00221FE1">
        <w:rPr>
          <w:rFonts w:eastAsia="SimSun" w:cs="SimSun"/>
          <w:color w:val="000000"/>
          <w:kern w:val="0"/>
          <w:szCs w:val="21"/>
        </w:rPr>
        <w:t>PrivateObject privateObject = new PrivateObject("The Private Value");</w:t>
      </w:r>
    </w:p>
    <w:p w:rsidR="0007322C" w:rsidRPr="0007322C" w:rsidRDefault="008863CE" w:rsidP="00581A25">
      <w:pPr>
        <w:widowControl/>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SimSun"/>
          <w:color w:val="000000"/>
          <w:kern w:val="0"/>
          <w:szCs w:val="21"/>
          <w:highlight w:val="green"/>
        </w:rPr>
      </w:pPr>
      <w:r w:rsidRPr="00221FE1">
        <w:rPr>
          <w:rFonts w:eastAsia="SimSun" w:cs="SimSun"/>
          <w:color w:val="000000"/>
          <w:kern w:val="0"/>
          <w:szCs w:val="21"/>
        </w:rPr>
        <w:t xml:space="preserve">Method privateStringMethod = </w:t>
      </w:r>
      <w:r w:rsidRPr="0007322C">
        <w:rPr>
          <w:rFonts w:eastAsia="SimSun" w:cs="SimSun"/>
          <w:color w:val="000000"/>
          <w:kern w:val="0"/>
          <w:szCs w:val="21"/>
          <w:highlight w:val="green"/>
        </w:rPr>
        <w:t>PrivateObject.class.</w:t>
      </w:r>
    </w:p>
    <w:p w:rsidR="008863CE" w:rsidRPr="00221FE1" w:rsidRDefault="008863CE" w:rsidP="00581A25">
      <w:pPr>
        <w:widowControl/>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SimSun"/>
          <w:color w:val="000000"/>
          <w:kern w:val="0"/>
          <w:szCs w:val="21"/>
        </w:rPr>
      </w:pPr>
      <w:r w:rsidRPr="0007322C">
        <w:rPr>
          <w:rFonts w:eastAsia="SimSun" w:cs="SimSun"/>
          <w:color w:val="000000"/>
          <w:kern w:val="0"/>
          <w:szCs w:val="21"/>
          <w:highlight w:val="green"/>
        </w:rPr>
        <w:t>getDeclaredMethod("getPrivateString", null);</w:t>
      </w:r>
    </w:p>
    <w:p w:rsidR="008863CE" w:rsidRPr="00221FE1" w:rsidRDefault="008863CE" w:rsidP="00581A25">
      <w:pPr>
        <w:widowControl/>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SimSun"/>
          <w:color w:val="000000"/>
          <w:kern w:val="0"/>
          <w:szCs w:val="21"/>
        </w:rPr>
      </w:pPr>
      <w:r w:rsidRPr="0007322C">
        <w:rPr>
          <w:rFonts w:eastAsia="SimSun" w:cs="SimSun"/>
          <w:bCs/>
          <w:color w:val="000000"/>
          <w:kern w:val="0"/>
          <w:szCs w:val="21"/>
          <w:highlight w:val="magenta"/>
        </w:rPr>
        <w:t>privateStringMethod.setAccessible(true);</w:t>
      </w:r>
    </w:p>
    <w:p w:rsidR="008863CE" w:rsidRPr="00221FE1" w:rsidRDefault="008863CE" w:rsidP="00581A25">
      <w:pPr>
        <w:widowControl/>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SimSun"/>
          <w:color w:val="000000"/>
          <w:kern w:val="0"/>
          <w:szCs w:val="21"/>
        </w:rPr>
      </w:pPr>
      <w:r w:rsidRPr="00221FE1">
        <w:rPr>
          <w:rFonts w:eastAsia="SimSun" w:cs="SimSun"/>
          <w:color w:val="000000"/>
          <w:kern w:val="0"/>
          <w:szCs w:val="21"/>
        </w:rPr>
        <w:lastRenderedPageBreak/>
        <w:t>String returnValue = (String)privateStringMethod.invoke(privateObject, null);</w:t>
      </w:r>
    </w:p>
    <w:p w:rsidR="008863CE" w:rsidRPr="00221FE1" w:rsidRDefault="008863CE" w:rsidP="00581A25">
      <w:pPr>
        <w:widowControl/>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eastAsia="SimSun" w:cs="SimSun"/>
          <w:color w:val="000000"/>
          <w:kern w:val="0"/>
          <w:szCs w:val="21"/>
        </w:rPr>
      </w:pPr>
      <w:r w:rsidRPr="00221FE1">
        <w:rPr>
          <w:rFonts w:eastAsia="SimSun" w:cs="SimSun"/>
          <w:color w:val="000000"/>
          <w:kern w:val="0"/>
          <w:szCs w:val="21"/>
        </w:rPr>
        <w:t>System.out.println("returnValue = " + returnValue);</w:t>
      </w:r>
    </w:p>
    <w:p w:rsidR="002B2320" w:rsidRPr="00221FE1" w:rsidRDefault="002B2320" w:rsidP="00581A25">
      <w:pPr>
        <w:pStyle w:val="NormalWeb"/>
        <w:shd w:val="clear" w:color="auto" w:fill="FFFFFF"/>
        <w:spacing w:before="0" w:beforeAutospacing="0" w:after="0" w:afterAutospacing="0" w:line="267" w:lineRule="atLeast"/>
        <w:ind w:leftChars="200" w:left="420"/>
        <w:textAlignment w:val="baseline"/>
        <w:rPr>
          <w:rStyle w:val="HTMLCode"/>
          <w:rFonts w:asciiTheme="minorHAnsi" w:hAnsiTheme="minorHAnsi" w:cs="Consolas" w:hint="default"/>
          <w:color w:val="000000"/>
          <w:sz w:val="21"/>
          <w:szCs w:val="21"/>
          <w:bdr w:val="none" w:sz="0" w:space="0" w:color="auto" w:frame="1"/>
          <w:shd w:val="clear" w:color="auto" w:fill="EEEEEE"/>
        </w:rPr>
      </w:pPr>
    </w:p>
    <w:p w:rsidR="00D4279C" w:rsidRDefault="001C76F2" w:rsidP="00581A25">
      <w:pPr>
        <w:pStyle w:val="NormalWeb"/>
        <w:shd w:val="clear" w:color="auto" w:fill="FFFFFF"/>
        <w:spacing w:before="0" w:beforeAutospacing="0" w:after="0" w:afterAutospacing="0" w:line="267" w:lineRule="atLeast"/>
        <w:ind w:leftChars="200" w:left="420" w:firstLine="420"/>
        <w:textAlignment w:val="baseline"/>
        <w:rPr>
          <w:rStyle w:val="HTMLCode"/>
          <w:rFonts w:asciiTheme="minorHAnsi" w:hAnsiTheme="minorHAnsi" w:cs="Consolas" w:hint="default"/>
          <w:color w:val="000000"/>
          <w:sz w:val="21"/>
          <w:szCs w:val="21"/>
          <w:bdr w:val="none" w:sz="0" w:space="0" w:color="auto" w:frame="1"/>
          <w:shd w:val="clear" w:color="auto" w:fill="EEEEEE"/>
        </w:rPr>
      </w:pPr>
      <w:r w:rsidRPr="00221FE1">
        <w:rPr>
          <w:rStyle w:val="HTMLCode"/>
          <w:rFonts w:asciiTheme="minorHAnsi" w:hAnsiTheme="minorHAnsi" w:cs="Consolas" w:hint="default"/>
          <w:color w:val="000000"/>
          <w:sz w:val="21"/>
          <w:szCs w:val="21"/>
          <w:highlight w:val="yellow"/>
          <w:bdr w:val="none" w:sz="0" w:space="0" w:color="auto" w:frame="1"/>
          <w:shd w:val="clear" w:color="auto" w:fill="EEEEEE"/>
        </w:rPr>
        <w:t>For method: getDeclaredMethod -&gt; setAccessible -&gt; invoke</w:t>
      </w:r>
    </w:p>
    <w:p w:rsidR="00490F1A" w:rsidRDefault="00490F1A" w:rsidP="00581A25">
      <w:pPr>
        <w:pStyle w:val="NormalWeb"/>
        <w:shd w:val="clear" w:color="auto" w:fill="FFFFFF"/>
        <w:spacing w:before="0" w:beforeAutospacing="0" w:after="0" w:afterAutospacing="0" w:line="267" w:lineRule="atLeast"/>
        <w:ind w:leftChars="200" w:left="420" w:firstLine="420"/>
        <w:textAlignment w:val="baseline"/>
        <w:rPr>
          <w:rStyle w:val="HTMLCode"/>
          <w:rFonts w:asciiTheme="minorHAnsi" w:hAnsiTheme="minorHAnsi" w:cs="Consolas" w:hint="default"/>
          <w:color w:val="000000"/>
          <w:sz w:val="21"/>
          <w:szCs w:val="21"/>
          <w:bdr w:val="none" w:sz="0" w:space="0" w:color="auto" w:frame="1"/>
          <w:shd w:val="clear" w:color="auto" w:fill="EEEEEE"/>
        </w:rPr>
      </w:pPr>
    </w:p>
    <w:p w:rsidR="00490F1A" w:rsidRDefault="00BA47EA" w:rsidP="00581A25">
      <w:pPr>
        <w:pStyle w:val="Heading1"/>
        <w:numPr>
          <w:ilvl w:val="0"/>
          <w:numId w:val="13"/>
        </w:numPr>
        <w:shd w:val="clear" w:color="auto" w:fill="FFFFFF"/>
        <w:spacing w:before="0" w:beforeAutospacing="0" w:after="0" w:afterAutospacing="0"/>
        <w:ind w:leftChars="100" w:left="570"/>
        <w:rPr>
          <w:rFonts w:asciiTheme="minorHAnsi" w:hAnsiTheme="minorHAnsi" w:cs="Arial"/>
          <w:b w:val="0"/>
          <w:sz w:val="21"/>
          <w:szCs w:val="21"/>
        </w:rPr>
      </w:pPr>
      <w:hyperlink r:id="rId144" w:history="1">
        <w:r w:rsidR="00490F1A" w:rsidRPr="00490F1A">
          <w:rPr>
            <w:rStyle w:val="Hyperlink"/>
            <w:rFonts w:asciiTheme="minorHAnsi" w:hAnsiTheme="minorHAnsi" w:cs="Arial"/>
            <w:b w:val="0"/>
            <w:bCs w:val="0"/>
            <w:color w:val="auto"/>
            <w:sz w:val="21"/>
            <w:szCs w:val="21"/>
            <w:u w:val="none"/>
            <w:bdr w:val="none" w:sz="0" w:space="0" w:color="auto" w:frame="1"/>
          </w:rPr>
          <w:t>Class.forName() vs ClassLoader.loadClass() - which to use for dynamic loading?</w:t>
        </w:r>
      </w:hyperlink>
    </w:p>
    <w:p w:rsidR="00490F1A" w:rsidRDefault="00BA47EA" w:rsidP="00581A25">
      <w:pPr>
        <w:pStyle w:val="Heading1"/>
        <w:shd w:val="clear" w:color="auto" w:fill="FFFFFF"/>
        <w:spacing w:before="0" w:beforeAutospacing="0" w:after="0" w:afterAutospacing="0"/>
        <w:ind w:leftChars="271" w:left="569"/>
        <w:rPr>
          <w:rFonts w:asciiTheme="minorHAnsi" w:hAnsiTheme="minorHAnsi" w:cs="Arial"/>
          <w:b w:val="0"/>
          <w:sz w:val="21"/>
          <w:szCs w:val="21"/>
        </w:rPr>
      </w:pPr>
      <w:hyperlink r:id="rId145" w:history="1">
        <w:r w:rsidR="00DF7EFF" w:rsidRPr="00A31B24">
          <w:rPr>
            <w:rStyle w:val="Hyperlink"/>
            <w:rFonts w:asciiTheme="minorHAnsi" w:hAnsiTheme="minorHAnsi" w:cs="Arial"/>
            <w:b w:val="0"/>
            <w:sz w:val="21"/>
            <w:szCs w:val="21"/>
          </w:rPr>
          <w:t>http://stackoverflow.com/questions/8100376/class-forname-vs-classloader-loadclass-which-to-use-for-dynamic-loading</w:t>
        </w:r>
      </w:hyperlink>
      <w:r w:rsidR="00DF7EFF">
        <w:rPr>
          <w:rFonts w:asciiTheme="minorHAnsi" w:hAnsiTheme="minorHAnsi" w:cs="Arial" w:hint="eastAsia"/>
          <w:b w:val="0"/>
          <w:sz w:val="21"/>
          <w:szCs w:val="21"/>
        </w:rPr>
        <w:t xml:space="preserve"> </w:t>
      </w:r>
    </w:p>
    <w:p w:rsidR="00581A25" w:rsidRPr="00581A25" w:rsidRDefault="00581A25" w:rsidP="00581A25">
      <w:pPr>
        <w:pStyle w:val="NormalWeb"/>
        <w:shd w:val="clear" w:color="auto" w:fill="FFFFFF"/>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As stated in the documentation for</w:t>
      </w:r>
      <w:r w:rsidRPr="00581A25">
        <w:rPr>
          <w:rStyle w:val="apple-converted-space"/>
          <w:rFonts w:asciiTheme="minorHAnsi" w:hAnsiTheme="minorHAnsi" w:cs="Arial"/>
          <w:color w:val="242729"/>
          <w:sz w:val="21"/>
          <w:szCs w:val="21"/>
        </w:rPr>
        <w:t> </w:t>
      </w:r>
      <w:hyperlink r:id="rId146" w:anchor="forName%28java.lang.String%29" w:history="1">
        <w:r w:rsidRPr="00581A25">
          <w:rPr>
            <w:rStyle w:val="HTMLCode"/>
            <w:rFonts w:asciiTheme="minorHAnsi" w:hAnsiTheme="minorHAnsi" w:cs="Consolas" w:hint="default"/>
            <w:color w:val="005999"/>
            <w:sz w:val="21"/>
            <w:szCs w:val="21"/>
            <w:bdr w:val="none" w:sz="0" w:space="0" w:color="auto" w:frame="1"/>
            <w:shd w:val="clear" w:color="auto" w:fill="EFF0F1"/>
          </w:rPr>
          <w:t>Class.forName(String)</w:t>
        </w:r>
      </w:hyperlink>
      <w:r w:rsidRPr="00581A25">
        <w:rPr>
          <w:rFonts w:asciiTheme="minorHAnsi" w:hAnsiTheme="minorHAnsi" w:cs="Arial"/>
          <w:color w:val="242729"/>
          <w:sz w:val="21"/>
          <w:szCs w:val="21"/>
        </w:rPr>
        <w:t>,</w:t>
      </w:r>
    </w:p>
    <w:p w:rsidR="00581A25" w:rsidRPr="00581A25" w:rsidRDefault="00581A25" w:rsidP="00581A25">
      <w:pPr>
        <w:pStyle w:val="NormalWeb"/>
        <w:shd w:val="clear" w:color="auto" w:fill="FFF8DC"/>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Returns the Class object associated with the class or interface with the given string name. Invoking this method is equivalent to:</w:t>
      </w:r>
      <w:r w:rsidRPr="00581A25">
        <w:rPr>
          <w:rStyle w:val="apple-converted-space"/>
          <w:rFonts w:asciiTheme="minorHAnsi" w:hAnsiTheme="minorHAnsi" w:cs="Arial"/>
          <w:color w:val="242729"/>
          <w:sz w:val="21"/>
          <w:szCs w:val="21"/>
        </w:rPr>
        <w:t> </w:t>
      </w:r>
      <w:r w:rsidRPr="00581A25">
        <w:rPr>
          <w:rStyle w:val="HTMLCode"/>
          <w:rFonts w:asciiTheme="minorHAnsi" w:hAnsiTheme="minorHAnsi" w:cs="Consolas" w:hint="default"/>
          <w:color w:val="242729"/>
          <w:sz w:val="21"/>
          <w:szCs w:val="21"/>
          <w:bdr w:val="none" w:sz="0" w:space="0" w:color="auto" w:frame="1"/>
          <w:shd w:val="clear" w:color="auto" w:fill="EFF0F1"/>
        </w:rPr>
        <w:t>Class.forName(className, true, currentLoader)</w:t>
      </w:r>
    </w:p>
    <w:p w:rsidR="00581A25" w:rsidRPr="00581A25" w:rsidRDefault="00581A25" w:rsidP="00581A25">
      <w:pPr>
        <w:pStyle w:val="NormalWeb"/>
        <w:shd w:val="clear" w:color="auto" w:fill="FFFFFF"/>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w:t>
      </w:r>
      <w:r w:rsidRPr="00581A25">
        <w:rPr>
          <w:rStyle w:val="HTMLCode"/>
          <w:rFonts w:asciiTheme="minorHAnsi" w:hAnsiTheme="minorHAnsi" w:cs="Consolas" w:hint="default"/>
          <w:color w:val="242729"/>
          <w:sz w:val="21"/>
          <w:szCs w:val="21"/>
          <w:bdr w:val="none" w:sz="0" w:space="0" w:color="auto" w:frame="1"/>
          <w:shd w:val="clear" w:color="auto" w:fill="EFF0F1"/>
        </w:rPr>
        <w:t>true</w:t>
      </w:r>
      <w:r w:rsidRPr="00581A25">
        <w:rPr>
          <w:rStyle w:val="apple-converted-space"/>
          <w:rFonts w:asciiTheme="minorHAnsi" w:hAnsiTheme="minorHAnsi" w:cs="Arial"/>
          <w:color w:val="242729"/>
          <w:sz w:val="21"/>
          <w:szCs w:val="21"/>
        </w:rPr>
        <w:t> </w:t>
      </w:r>
      <w:r w:rsidRPr="00581A25">
        <w:rPr>
          <w:rFonts w:asciiTheme="minorHAnsi" w:hAnsiTheme="minorHAnsi" w:cs="Arial"/>
          <w:color w:val="242729"/>
          <w:sz w:val="21"/>
          <w:szCs w:val="21"/>
        </w:rPr>
        <w:t>here refers to</w:t>
      </w:r>
      <w:r w:rsidRPr="00581A25">
        <w:rPr>
          <w:rStyle w:val="apple-converted-space"/>
          <w:rFonts w:asciiTheme="minorHAnsi" w:hAnsiTheme="minorHAnsi" w:cs="Arial"/>
          <w:color w:val="242729"/>
          <w:sz w:val="21"/>
          <w:szCs w:val="21"/>
        </w:rPr>
        <w:t> </w:t>
      </w:r>
      <w:r w:rsidRPr="00581A25">
        <w:rPr>
          <w:rStyle w:val="Emphasis"/>
          <w:rFonts w:asciiTheme="minorHAnsi" w:hAnsiTheme="minorHAnsi" w:cs="Arial"/>
          <w:color w:val="242729"/>
          <w:sz w:val="21"/>
          <w:szCs w:val="21"/>
          <w:bdr w:val="none" w:sz="0" w:space="0" w:color="auto" w:frame="1"/>
        </w:rPr>
        <w:t>do you want to initialize the class?</w:t>
      </w:r>
      <w:r w:rsidRPr="00581A25">
        <w:rPr>
          <w:rFonts w:asciiTheme="minorHAnsi" w:hAnsiTheme="minorHAnsi" w:cs="Arial"/>
          <w:color w:val="242729"/>
          <w:sz w:val="21"/>
          <w:szCs w:val="21"/>
        </w:rPr>
        <w:t>)</w:t>
      </w:r>
    </w:p>
    <w:p w:rsidR="00581A25" w:rsidRPr="00581A25" w:rsidRDefault="00581A25" w:rsidP="00581A25">
      <w:pPr>
        <w:pStyle w:val="NormalWeb"/>
        <w:shd w:val="clear" w:color="auto" w:fill="FFFFFF"/>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On the other hand,</w:t>
      </w:r>
      <w:r w:rsidRPr="00581A25">
        <w:rPr>
          <w:rStyle w:val="apple-converted-space"/>
          <w:rFonts w:asciiTheme="minorHAnsi" w:hAnsiTheme="minorHAnsi" w:cs="Arial"/>
          <w:color w:val="242729"/>
          <w:sz w:val="21"/>
          <w:szCs w:val="21"/>
        </w:rPr>
        <w:t> </w:t>
      </w:r>
      <w:hyperlink r:id="rId147" w:anchor="loadClass%28java.lang.String%29" w:history="1">
        <w:r w:rsidRPr="00581A25">
          <w:rPr>
            <w:rStyle w:val="HTMLCode"/>
            <w:rFonts w:asciiTheme="minorHAnsi" w:hAnsiTheme="minorHAnsi" w:cs="Consolas" w:hint="default"/>
            <w:color w:val="005999"/>
            <w:sz w:val="21"/>
            <w:szCs w:val="21"/>
            <w:bdr w:val="none" w:sz="0" w:space="0" w:color="auto" w:frame="1"/>
            <w:shd w:val="clear" w:color="auto" w:fill="EFF0F1"/>
          </w:rPr>
          <w:t>ClassLoader.loadClass(String)</w:t>
        </w:r>
      </w:hyperlink>
      <w:r w:rsidRPr="00581A25">
        <w:rPr>
          <w:rFonts w:asciiTheme="minorHAnsi" w:hAnsiTheme="minorHAnsi" w:cs="Arial"/>
          <w:color w:val="242729"/>
          <w:sz w:val="21"/>
          <w:szCs w:val="21"/>
        </w:rPr>
        <w:t>:</w:t>
      </w:r>
    </w:p>
    <w:p w:rsidR="00581A25" w:rsidRPr="00581A25" w:rsidRDefault="00581A25" w:rsidP="00581A25">
      <w:pPr>
        <w:pStyle w:val="NormalWeb"/>
        <w:shd w:val="clear" w:color="auto" w:fill="FFF8DC"/>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Invoking this method is equivalent to invoking</w:t>
      </w:r>
      <w:r w:rsidRPr="00581A25">
        <w:rPr>
          <w:rStyle w:val="apple-converted-space"/>
          <w:rFonts w:asciiTheme="minorHAnsi" w:hAnsiTheme="minorHAnsi" w:cs="Arial"/>
          <w:color w:val="242729"/>
          <w:sz w:val="21"/>
          <w:szCs w:val="21"/>
        </w:rPr>
        <w:t> </w:t>
      </w:r>
      <w:r w:rsidRPr="00581A25">
        <w:rPr>
          <w:rStyle w:val="HTMLCode"/>
          <w:rFonts w:asciiTheme="minorHAnsi" w:hAnsiTheme="minorHAnsi" w:cs="Consolas" w:hint="default"/>
          <w:color w:val="242729"/>
          <w:sz w:val="21"/>
          <w:szCs w:val="21"/>
          <w:bdr w:val="none" w:sz="0" w:space="0" w:color="auto" w:frame="1"/>
          <w:shd w:val="clear" w:color="auto" w:fill="EFF0F1"/>
        </w:rPr>
        <w:t>loadClass(name, false)</w:t>
      </w:r>
      <w:r w:rsidRPr="00581A25">
        <w:rPr>
          <w:rFonts w:asciiTheme="minorHAnsi" w:hAnsiTheme="minorHAnsi" w:cs="Arial"/>
          <w:color w:val="242729"/>
          <w:sz w:val="21"/>
          <w:szCs w:val="21"/>
        </w:rPr>
        <w:t>.</w:t>
      </w:r>
    </w:p>
    <w:p w:rsidR="00581A25" w:rsidRPr="00581A25" w:rsidRDefault="00581A25" w:rsidP="00581A25">
      <w:pPr>
        <w:pStyle w:val="NormalWeb"/>
        <w:shd w:val="clear" w:color="auto" w:fill="FFFFFF"/>
        <w:spacing w:before="0" w:beforeAutospacing="0" w:after="24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(here, the boolean has nothing to do with initialization; but if you check loadClass(String, boolean) documentation, you will see that all it does is load the class, not initialize it).</w:t>
      </w:r>
    </w:p>
    <w:p w:rsidR="00581A25" w:rsidRPr="00581A25" w:rsidRDefault="00581A25" w:rsidP="00581A25">
      <w:pPr>
        <w:pStyle w:val="NormalWeb"/>
        <w:shd w:val="clear" w:color="auto" w:fill="FFFFFF"/>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The first one (</w:t>
      </w:r>
      <w:r w:rsidRPr="00581A25">
        <w:rPr>
          <w:rStyle w:val="HTMLCode"/>
          <w:rFonts w:asciiTheme="minorHAnsi" w:hAnsiTheme="minorHAnsi" w:cs="Consolas" w:hint="default"/>
          <w:color w:val="242729"/>
          <w:sz w:val="21"/>
          <w:szCs w:val="21"/>
          <w:bdr w:val="none" w:sz="0" w:space="0" w:color="auto" w:frame="1"/>
          <w:shd w:val="clear" w:color="auto" w:fill="EFF0F1"/>
        </w:rPr>
        <w:t>Class.forName("SomeClass");</w:t>
      </w:r>
      <w:r w:rsidRPr="00581A25">
        <w:rPr>
          <w:rFonts w:asciiTheme="minorHAnsi" w:hAnsiTheme="minorHAnsi" w:cs="Arial"/>
          <w:color w:val="242729"/>
          <w:sz w:val="21"/>
          <w:szCs w:val="21"/>
        </w:rPr>
        <w:t>) will:</w:t>
      </w:r>
    </w:p>
    <w:p w:rsidR="00581A25" w:rsidRPr="00581A25" w:rsidRDefault="00581A25" w:rsidP="00581A25">
      <w:pPr>
        <w:widowControl/>
        <w:numPr>
          <w:ilvl w:val="0"/>
          <w:numId w:val="38"/>
        </w:numPr>
        <w:shd w:val="clear" w:color="auto" w:fill="FFFFFF"/>
        <w:tabs>
          <w:tab w:val="clear" w:pos="720"/>
          <w:tab w:val="num" w:pos="2820"/>
        </w:tabs>
        <w:spacing w:after="120" w:line="293" w:lineRule="atLeast"/>
        <w:ind w:leftChars="343" w:left="1080"/>
        <w:jc w:val="left"/>
        <w:rPr>
          <w:rFonts w:cs="Arial"/>
          <w:color w:val="242729"/>
          <w:szCs w:val="21"/>
        </w:rPr>
      </w:pPr>
      <w:r w:rsidRPr="00581A25">
        <w:rPr>
          <w:rFonts w:cs="Arial"/>
          <w:color w:val="242729"/>
          <w:szCs w:val="21"/>
        </w:rPr>
        <w:t>use the class loader that loaded the class which calls this code</w:t>
      </w:r>
    </w:p>
    <w:p w:rsidR="00581A25" w:rsidRPr="00581A25" w:rsidRDefault="00581A25" w:rsidP="00581A25">
      <w:pPr>
        <w:widowControl/>
        <w:numPr>
          <w:ilvl w:val="0"/>
          <w:numId w:val="38"/>
        </w:numPr>
        <w:shd w:val="clear" w:color="auto" w:fill="FFFFFF"/>
        <w:tabs>
          <w:tab w:val="clear" w:pos="720"/>
          <w:tab w:val="num" w:pos="2190"/>
        </w:tabs>
        <w:spacing w:line="293" w:lineRule="atLeast"/>
        <w:ind w:leftChars="343" w:left="1080"/>
        <w:jc w:val="left"/>
        <w:rPr>
          <w:rFonts w:cs="Arial"/>
          <w:color w:val="242729"/>
          <w:szCs w:val="21"/>
        </w:rPr>
      </w:pPr>
      <w:r w:rsidRPr="00581A25">
        <w:rPr>
          <w:rFonts w:cs="Arial"/>
          <w:color w:val="242729"/>
          <w:szCs w:val="21"/>
        </w:rPr>
        <w:t>initialize the class (that is, all static initializers will be run)</w:t>
      </w:r>
    </w:p>
    <w:p w:rsidR="00581A25" w:rsidRPr="00581A25" w:rsidRDefault="00581A25" w:rsidP="00581A25">
      <w:pPr>
        <w:pStyle w:val="NormalWeb"/>
        <w:shd w:val="clear" w:color="auto" w:fill="FFFFFF"/>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The other (</w:t>
      </w:r>
      <w:r w:rsidRPr="00581A25">
        <w:rPr>
          <w:rStyle w:val="HTMLCode"/>
          <w:rFonts w:asciiTheme="minorHAnsi" w:hAnsiTheme="minorHAnsi" w:cs="Consolas" w:hint="default"/>
          <w:color w:val="242729"/>
          <w:sz w:val="21"/>
          <w:szCs w:val="21"/>
          <w:bdr w:val="none" w:sz="0" w:space="0" w:color="auto" w:frame="1"/>
          <w:shd w:val="clear" w:color="auto" w:fill="EFF0F1"/>
        </w:rPr>
        <w:t>ClassLoader.getSystemClassLoader().loadClass("SomeClass");</w:t>
      </w:r>
      <w:r w:rsidRPr="00581A25">
        <w:rPr>
          <w:rFonts w:asciiTheme="minorHAnsi" w:hAnsiTheme="minorHAnsi" w:cs="Arial"/>
          <w:color w:val="242729"/>
          <w:sz w:val="21"/>
          <w:szCs w:val="21"/>
        </w:rPr>
        <w:t>) will:</w:t>
      </w:r>
    </w:p>
    <w:p w:rsidR="00581A25" w:rsidRPr="00581A25" w:rsidRDefault="00581A25" w:rsidP="00581A25">
      <w:pPr>
        <w:widowControl/>
        <w:numPr>
          <w:ilvl w:val="0"/>
          <w:numId w:val="39"/>
        </w:numPr>
        <w:shd w:val="clear" w:color="auto" w:fill="FFFFFF"/>
        <w:tabs>
          <w:tab w:val="clear" w:pos="720"/>
          <w:tab w:val="num" w:pos="1980"/>
        </w:tabs>
        <w:spacing w:line="293" w:lineRule="atLeast"/>
        <w:ind w:leftChars="343" w:left="1080"/>
        <w:jc w:val="left"/>
        <w:rPr>
          <w:rFonts w:cs="Arial"/>
          <w:color w:val="242729"/>
          <w:szCs w:val="21"/>
        </w:rPr>
      </w:pPr>
      <w:r w:rsidRPr="00581A25">
        <w:rPr>
          <w:rFonts w:cs="Arial"/>
          <w:color w:val="242729"/>
          <w:szCs w:val="21"/>
        </w:rPr>
        <w:t>use the "system" class loader (</w:t>
      </w:r>
      <w:hyperlink r:id="rId148" w:history="1">
        <w:r w:rsidRPr="00581A25">
          <w:rPr>
            <w:rStyle w:val="Hyperlink"/>
            <w:rFonts w:cs="Arial"/>
            <w:color w:val="005999"/>
            <w:szCs w:val="21"/>
            <w:bdr w:val="none" w:sz="0" w:space="0" w:color="auto" w:frame="1"/>
          </w:rPr>
          <w:t>which is overridable</w:t>
        </w:r>
      </w:hyperlink>
      <w:r w:rsidRPr="00581A25">
        <w:rPr>
          <w:rFonts w:cs="Arial"/>
          <w:color w:val="242729"/>
          <w:szCs w:val="21"/>
        </w:rPr>
        <w:t>)</w:t>
      </w:r>
    </w:p>
    <w:p w:rsidR="00581A25" w:rsidRPr="00581A25" w:rsidRDefault="00764AAC" w:rsidP="00581A25">
      <w:pPr>
        <w:widowControl/>
        <w:numPr>
          <w:ilvl w:val="0"/>
          <w:numId w:val="39"/>
        </w:numPr>
        <w:shd w:val="clear" w:color="auto" w:fill="FFFFFF"/>
        <w:tabs>
          <w:tab w:val="clear" w:pos="720"/>
          <w:tab w:val="num" w:pos="1560"/>
        </w:tabs>
        <w:spacing w:line="293" w:lineRule="atLeast"/>
        <w:ind w:leftChars="343" w:left="1080"/>
        <w:jc w:val="left"/>
        <w:rPr>
          <w:rFonts w:cs="Arial"/>
          <w:color w:val="242729"/>
          <w:szCs w:val="21"/>
        </w:rPr>
      </w:pPr>
      <w:r>
        <w:rPr>
          <w:rFonts w:cs="Arial" w:hint="eastAsia"/>
          <w:color w:val="242729"/>
          <w:szCs w:val="21"/>
        </w:rPr>
        <w:t>n</w:t>
      </w:r>
      <w:r w:rsidR="00581A25" w:rsidRPr="00581A25">
        <w:rPr>
          <w:rFonts w:cs="Arial"/>
          <w:color w:val="242729"/>
          <w:szCs w:val="21"/>
        </w:rPr>
        <w:t>ot initialize the class (say, if you use it to load a JDBC driver, it won't get registered, and you won't be able to use JDBC!)</w:t>
      </w:r>
    </w:p>
    <w:p w:rsidR="00581A25" w:rsidRPr="00581A25" w:rsidRDefault="00581A25" w:rsidP="00581A25">
      <w:pPr>
        <w:pStyle w:val="NormalWeb"/>
        <w:shd w:val="clear" w:color="auto" w:fill="FFFFFF"/>
        <w:spacing w:before="0" w:beforeAutospacing="0" w:after="24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Suppose you are coding a web application that will be executed on a container such as Tomcat. What Tomcat does is create a class loader for each web application (so that it can unload the webapps later and release memory -- you need a dedicated class loader for this to work!). In this situation, you can see that both calls will yield quite different results!</w:t>
      </w:r>
    </w:p>
    <w:p w:rsidR="00581A25" w:rsidRPr="00581A25" w:rsidRDefault="00581A25" w:rsidP="00581A25">
      <w:pPr>
        <w:pStyle w:val="NormalWeb"/>
        <w:shd w:val="clear" w:color="auto" w:fill="FFFFFF"/>
        <w:spacing w:before="0" w:beforeAutospacing="0" w:after="0" w:afterAutospacing="0" w:line="293" w:lineRule="atLeast"/>
        <w:ind w:leftChars="300" w:left="630"/>
        <w:rPr>
          <w:rFonts w:asciiTheme="minorHAnsi" w:hAnsiTheme="minorHAnsi" w:cs="Arial"/>
          <w:color w:val="242729"/>
          <w:sz w:val="21"/>
          <w:szCs w:val="21"/>
        </w:rPr>
      </w:pPr>
      <w:r w:rsidRPr="00581A25">
        <w:rPr>
          <w:rFonts w:asciiTheme="minorHAnsi" w:hAnsiTheme="minorHAnsi" w:cs="Arial"/>
          <w:color w:val="242729"/>
          <w:sz w:val="21"/>
          <w:szCs w:val="21"/>
        </w:rPr>
        <w:t>For more detailed (and authoritative) information on class loading and initialization, check sections</w:t>
      </w:r>
      <w:hyperlink r:id="rId149" w:anchor="jls-12.2" w:history="1">
        <w:r w:rsidRPr="00581A25">
          <w:rPr>
            <w:rStyle w:val="Hyperlink"/>
            <w:rFonts w:asciiTheme="minorHAnsi" w:hAnsiTheme="minorHAnsi" w:cs="Arial"/>
            <w:color w:val="005999"/>
            <w:sz w:val="21"/>
            <w:szCs w:val="21"/>
            <w:bdr w:val="none" w:sz="0" w:space="0" w:color="auto" w:frame="1"/>
          </w:rPr>
          <w:t>12.2</w:t>
        </w:r>
      </w:hyperlink>
      <w:r w:rsidRPr="00581A25">
        <w:rPr>
          <w:rStyle w:val="apple-converted-space"/>
          <w:rFonts w:asciiTheme="minorHAnsi" w:hAnsiTheme="minorHAnsi" w:cs="Arial"/>
          <w:color w:val="242729"/>
          <w:sz w:val="21"/>
          <w:szCs w:val="21"/>
        </w:rPr>
        <w:t> </w:t>
      </w:r>
      <w:r w:rsidRPr="00581A25">
        <w:rPr>
          <w:rFonts w:asciiTheme="minorHAnsi" w:hAnsiTheme="minorHAnsi" w:cs="Arial"/>
          <w:color w:val="242729"/>
          <w:sz w:val="21"/>
          <w:szCs w:val="21"/>
        </w:rPr>
        <w:t>and</w:t>
      </w:r>
      <w:r w:rsidRPr="00581A25">
        <w:rPr>
          <w:rStyle w:val="apple-converted-space"/>
          <w:rFonts w:asciiTheme="minorHAnsi" w:hAnsiTheme="minorHAnsi" w:cs="Arial"/>
          <w:color w:val="242729"/>
          <w:sz w:val="21"/>
          <w:szCs w:val="21"/>
        </w:rPr>
        <w:t> </w:t>
      </w:r>
      <w:hyperlink r:id="rId150" w:anchor="jls-12.4" w:history="1">
        <w:r w:rsidRPr="00581A25">
          <w:rPr>
            <w:rStyle w:val="Hyperlink"/>
            <w:rFonts w:asciiTheme="minorHAnsi" w:hAnsiTheme="minorHAnsi" w:cs="Arial"/>
            <w:color w:val="005999"/>
            <w:sz w:val="21"/>
            <w:szCs w:val="21"/>
            <w:bdr w:val="none" w:sz="0" w:space="0" w:color="auto" w:frame="1"/>
          </w:rPr>
          <w:t>12.4</w:t>
        </w:r>
      </w:hyperlink>
      <w:r w:rsidRPr="00581A25">
        <w:rPr>
          <w:rStyle w:val="apple-converted-space"/>
          <w:rFonts w:asciiTheme="minorHAnsi" w:hAnsiTheme="minorHAnsi" w:cs="Arial"/>
          <w:color w:val="242729"/>
          <w:sz w:val="21"/>
          <w:szCs w:val="21"/>
        </w:rPr>
        <w:t> </w:t>
      </w:r>
      <w:r w:rsidRPr="00581A25">
        <w:rPr>
          <w:rFonts w:asciiTheme="minorHAnsi" w:hAnsiTheme="minorHAnsi" w:cs="Arial"/>
          <w:color w:val="242729"/>
          <w:sz w:val="21"/>
          <w:szCs w:val="21"/>
        </w:rPr>
        <w:t>of the latest (3rd) edition of the Java Language Specification.</w:t>
      </w:r>
    </w:p>
    <w:p w:rsidR="00490F1A" w:rsidRPr="00920591" w:rsidRDefault="00490F1A" w:rsidP="000D2E25">
      <w:pPr>
        <w:pStyle w:val="Heading1"/>
        <w:shd w:val="clear" w:color="auto" w:fill="FFFFFF"/>
        <w:spacing w:before="0" w:beforeAutospacing="0" w:after="0" w:afterAutospacing="0"/>
        <w:rPr>
          <w:rFonts w:asciiTheme="minorHAnsi" w:hAnsiTheme="minorHAnsi" w:cs="Arial"/>
          <w:b w:val="0"/>
          <w:sz w:val="21"/>
          <w:szCs w:val="21"/>
        </w:rPr>
      </w:pPr>
    </w:p>
    <w:p w:rsidR="00490F1A" w:rsidRDefault="000314E4" w:rsidP="00490F1A">
      <w:pPr>
        <w:pStyle w:val="Heading1"/>
        <w:numPr>
          <w:ilvl w:val="0"/>
          <w:numId w:val="13"/>
        </w:numPr>
        <w:shd w:val="clear" w:color="auto" w:fill="FFFFFF"/>
        <w:spacing w:before="0" w:beforeAutospacing="0" w:after="0" w:afterAutospacing="0"/>
        <w:rPr>
          <w:rFonts w:asciiTheme="minorHAnsi" w:hAnsiTheme="minorHAnsi" w:cs="Arial"/>
          <w:b w:val="0"/>
          <w:sz w:val="21"/>
          <w:szCs w:val="21"/>
        </w:rPr>
      </w:pPr>
      <w:r>
        <w:rPr>
          <w:rFonts w:asciiTheme="minorHAnsi" w:hAnsiTheme="minorHAnsi" w:cs="Arial" w:hint="eastAsia"/>
          <w:b w:val="0"/>
          <w:sz w:val="21"/>
          <w:szCs w:val="21"/>
        </w:rPr>
        <w:t>When Class is loaded and when class is initialized ?</w:t>
      </w:r>
    </w:p>
    <w:p w:rsidR="000314E4" w:rsidRDefault="00BA47EA" w:rsidP="000314E4">
      <w:pPr>
        <w:pStyle w:val="Heading1"/>
        <w:shd w:val="clear" w:color="auto" w:fill="FFFFFF"/>
        <w:spacing w:before="0" w:beforeAutospacing="0" w:after="0" w:afterAutospacing="0"/>
        <w:ind w:left="360"/>
        <w:rPr>
          <w:rFonts w:asciiTheme="minorHAnsi" w:hAnsiTheme="minorHAnsi" w:cs="Arial"/>
          <w:b w:val="0"/>
          <w:sz w:val="21"/>
          <w:szCs w:val="21"/>
        </w:rPr>
      </w:pPr>
      <w:hyperlink r:id="rId151" w:history="1">
        <w:r w:rsidR="000314E4" w:rsidRPr="00A31B24">
          <w:rPr>
            <w:rStyle w:val="Hyperlink"/>
            <w:rFonts w:asciiTheme="minorHAnsi" w:hAnsiTheme="minorHAnsi" w:cs="Arial"/>
            <w:b w:val="0"/>
            <w:sz w:val="21"/>
            <w:szCs w:val="21"/>
          </w:rPr>
          <w:t>http://stackoverflow.com/questions/17693828/difference-between-loading-a-class-and-instantiating-it</w:t>
        </w:r>
      </w:hyperlink>
      <w:r w:rsidR="000314E4">
        <w:rPr>
          <w:rFonts w:asciiTheme="minorHAnsi" w:hAnsiTheme="minorHAnsi" w:cs="Arial" w:hint="eastAsia"/>
          <w:b w:val="0"/>
          <w:sz w:val="21"/>
          <w:szCs w:val="21"/>
        </w:rPr>
        <w:t xml:space="preserve"> </w:t>
      </w:r>
    </w:p>
    <w:p w:rsidR="006D4057" w:rsidRPr="006D4057" w:rsidRDefault="006D4057" w:rsidP="006D4057">
      <w:pPr>
        <w:ind w:leftChars="200" w:left="420"/>
      </w:pPr>
      <w:r w:rsidRPr="006D4057">
        <w:rPr>
          <w:highlight w:val="yellow"/>
        </w:rPr>
        <w:t>When Class is loaded in Java</w:t>
      </w:r>
    </w:p>
    <w:p w:rsidR="006D4057" w:rsidRDefault="006D4057" w:rsidP="006D4057">
      <w:pPr>
        <w:ind w:leftChars="200" w:left="420"/>
      </w:pPr>
      <w:r w:rsidRPr="006D4057">
        <w:t>Class loading is done by ClassLoaders in Java which can be implemented to eagerly load a class as soon as another class references it or lazy load the class until a need of class initialization occurs. If Class is loaded before its actually being used it can sit inside before being initialized. I believe this may vary from JVM to JVM. While its guaranteed by JLS that a class will be loaded when there is a need of static initialization</w:t>
      </w:r>
    </w:p>
    <w:p w:rsidR="006D4057" w:rsidRDefault="006D4057" w:rsidP="006D4057">
      <w:pPr>
        <w:ind w:leftChars="200" w:left="420"/>
      </w:pPr>
    </w:p>
    <w:p w:rsidR="006D4057" w:rsidRPr="006D4057" w:rsidRDefault="006D4057" w:rsidP="006D4057">
      <w:pPr>
        <w:ind w:leftChars="200" w:left="420"/>
      </w:pPr>
      <w:r w:rsidRPr="006D4057">
        <w:rPr>
          <w:highlight w:val="yellow"/>
        </w:rPr>
        <w:lastRenderedPageBreak/>
        <w:t>When a Class is initialized in Java</w:t>
      </w:r>
    </w:p>
    <w:p w:rsidR="006D4057" w:rsidRPr="006D4057" w:rsidRDefault="006D4057" w:rsidP="006D4057">
      <w:pPr>
        <w:ind w:leftChars="200" w:left="420"/>
      </w:pPr>
      <w:r w:rsidRPr="006D4057">
        <w:t>When a Class is initialized in Java After class loading, initialization of class takes place which means initializing all static members of class. A Clas</w:t>
      </w:r>
      <w:r>
        <w:t>s is initialized in Java when :</w:t>
      </w:r>
    </w:p>
    <w:p w:rsidR="006D4057" w:rsidRPr="006D4057" w:rsidRDefault="006D4057" w:rsidP="006D4057">
      <w:pPr>
        <w:ind w:leftChars="200" w:left="420"/>
      </w:pPr>
      <w:r w:rsidRPr="009C2D36">
        <w:rPr>
          <w:highlight w:val="cyan"/>
        </w:rPr>
        <w:t>1) an Instance of class is created using either new() keyword or using reflection using class.forName(), which may throw ClassNotFoundException in Java.</w:t>
      </w:r>
    </w:p>
    <w:p w:rsidR="006D4057" w:rsidRPr="006D4057" w:rsidRDefault="006D4057" w:rsidP="006D4057">
      <w:pPr>
        <w:ind w:leftChars="200" w:left="420"/>
      </w:pPr>
      <w:r w:rsidRPr="006D4057">
        <w:t>2) an sta</w:t>
      </w:r>
      <w:r>
        <w:t>tic method of Class is invoked.</w:t>
      </w:r>
    </w:p>
    <w:p w:rsidR="006D4057" w:rsidRPr="006D4057" w:rsidRDefault="006D4057" w:rsidP="006D4057">
      <w:pPr>
        <w:ind w:leftChars="200" w:left="420"/>
      </w:pPr>
      <w:r w:rsidRPr="006D4057">
        <w:t>3) an sta</w:t>
      </w:r>
      <w:r>
        <w:t>tic field of Class is assigned.</w:t>
      </w:r>
    </w:p>
    <w:p w:rsidR="006D4057" w:rsidRPr="006D4057" w:rsidRDefault="006D4057" w:rsidP="006D4057">
      <w:pPr>
        <w:ind w:leftChars="200" w:left="420"/>
      </w:pPr>
      <w:r w:rsidRPr="006D4057">
        <w:t>4) an static field of class is used wh</w:t>
      </w:r>
      <w:r>
        <w:t>ich is not a constant variable.</w:t>
      </w:r>
    </w:p>
    <w:p w:rsidR="006D4057" w:rsidRPr="006D4057" w:rsidRDefault="006D4057" w:rsidP="006D4057">
      <w:pPr>
        <w:ind w:leftChars="200" w:left="420"/>
      </w:pPr>
      <w:r w:rsidRPr="006D4057">
        <w:t>5) if Class is a top level class and an assert statement lexically nested within class is executed.</w:t>
      </w:r>
    </w:p>
    <w:p w:rsidR="000314E4" w:rsidRDefault="000314E4" w:rsidP="000314E4">
      <w:pPr>
        <w:pStyle w:val="Heading1"/>
        <w:shd w:val="clear" w:color="auto" w:fill="FFFFFF"/>
        <w:spacing w:before="0" w:beforeAutospacing="0" w:after="0" w:afterAutospacing="0"/>
        <w:ind w:left="360"/>
        <w:rPr>
          <w:rFonts w:asciiTheme="minorHAnsi" w:hAnsiTheme="minorHAnsi" w:cs="Arial"/>
          <w:b w:val="0"/>
          <w:sz w:val="21"/>
          <w:szCs w:val="21"/>
        </w:rPr>
      </w:pPr>
    </w:p>
    <w:p w:rsidR="000314E4" w:rsidRPr="00490F1A" w:rsidRDefault="000314E4" w:rsidP="00490F1A">
      <w:pPr>
        <w:pStyle w:val="Heading1"/>
        <w:numPr>
          <w:ilvl w:val="0"/>
          <w:numId w:val="13"/>
        </w:numPr>
        <w:shd w:val="clear" w:color="auto" w:fill="FFFFFF"/>
        <w:spacing w:before="0" w:beforeAutospacing="0" w:after="0" w:afterAutospacing="0"/>
        <w:rPr>
          <w:rFonts w:asciiTheme="minorHAnsi" w:hAnsiTheme="minorHAnsi" w:cs="Arial"/>
          <w:b w:val="0"/>
          <w:sz w:val="21"/>
          <w:szCs w:val="21"/>
        </w:rPr>
      </w:pPr>
    </w:p>
    <w:p w:rsidR="00490F1A" w:rsidRPr="00221FE1" w:rsidRDefault="00490F1A" w:rsidP="00490F1A">
      <w:pPr>
        <w:pStyle w:val="NormalWeb"/>
        <w:shd w:val="clear" w:color="auto" w:fill="FFFFFF"/>
        <w:spacing w:before="0" w:beforeAutospacing="0" w:after="0" w:afterAutospacing="0" w:line="267" w:lineRule="atLeast"/>
        <w:ind w:left="360"/>
        <w:textAlignment w:val="baseline"/>
        <w:rPr>
          <w:rStyle w:val="HTMLCode"/>
          <w:rFonts w:asciiTheme="minorHAnsi" w:hAnsiTheme="minorHAnsi" w:cs="Consolas" w:hint="default"/>
          <w:color w:val="000000"/>
          <w:sz w:val="21"/>
          <w:szCs w:val="21"/>
          <w:bdr w:val="none" w:sz="0" w:space="0" w:color="auto" w:frame="1"/>
          <w:shd w:val="clear" w:color="auto" w:fill="EEEEEE"/>
        </w:rPr>
      </w:pPr>
    </w:p>
    <w:p w:rsidR="00D4279C" w:rsidRDefault="00D4279C" w:rsidP="0076371B">
      <w:pPr>
        <w:pStyle w:val="NormalWeb"/>
        <w:shd w:val="clear" w:color="auto" w:fill="FFFFFF"/>
        <w:spacing w:before="0" w:beforeAutospacing="0" w:after="0" w:afterAutospacing="0" w:line="267" w:lineRule="atLeast"/>
        <w:ind w:leftChars="100" w:left="210"/>
        <w:textAlignment w:val="baseline"/>
        <w:rPr>
          <w:rStyle w:val="HTMLCode"/>
          <w:rFonts w:ascii="Consolas" w:hAnsi="Consolas" w:cs="Consolas" w:hint="default"/>
          <w:color w:val="000000"/>
          <w:sz w:val="20"/>
          <w:szCs w:val="20"/>
          <w:bdr w:val="none" w:sz="0" w:space="0" w:color="auto" w:frame="1"/>
          <w:shd w:val="clear" w:color="auto" w:fill="EEEEEE"/>
        </w:rPr>
      </w:pPr>
    </w:p>
    <w:p w:rsidR="0023059F" w:rsidRPr="00EB02E6" w:rsidRDefault="0023059F" w:rsidP="0076371B">
      <w:pPr>
        <w:pStyle w:val="NormalWeb"/>
        <w:shd w:val="clear" w:color="auto" w:fill="FFFFFF"/>
        <w:spacing w:before="0" w:beforeAutospacing="0" w:after="0" w:afterAutospacing="0" w:line="267" w:lineRule="atLeast"/>
        <w:ind w:leftChars="100" w:left="210"/>
        <w:textAlignment w:val="baseline"/>
        <w:rPr>
          <w:rFonts w:ascii="Consolas" w:hAnsi="Consolas" w:cs="Consolas"/>
          <w:b/>
          <w:color w:val="000000"/>
          <w:sz w:val="28"/>
          <w:szCs w:val="28"/>
          <w:bdr w:val="none" w:sz="0" w:space="0" w:color="auto" w:frame="1"/>
          <w:shd w:val="clear" w:color="auto" w:fill="EEEEEE"/>
        </w:rPr>
      </w:pPr>
      <w:r w:rsidRPr="00EB02E6">
        <w:rPr>
          <w:rFonts w:asciiTheme="minorHAnsi" w:hAnsiTheme="minorHAnsi" w:cs="Arial" w:hint="eastAsia"/>
          <w:b/>
          <w:color w:val="FF0000"/>
          <w:sz w:val="28"/>
          <w:szCs w:val="28"/>
        </w:rPr>
        <w:t>Java Design Patterns Interview Question</w:t>
      </w:r>
    </w:p>
    <w:p w:rsidR="00F15560" w:rsidRPr="009D0E7C" w:rsidRDefault="00D4279C" w:rsidP="0035240B">
      <w:pPr>
        <w:pStyle w:val="Heading1"/>
        <w:numPr>
          <w:ilvl w:val="0"/>
          <w:numId w:val="33"/>
        </w:numPr>
        <w:shd w:val="clear" w:color="auto" w:fill="FFFFFF"/>
        <w:spacing w:line="375" w:lineRule="atLeast"/>
        <w:ind w:leftChars="100" w:left="570"/>
        <w:rPr>
          <w:rFonts w:asciiTheme="minorHAnsi" w:hAnsiTheme="minorHAnsi" w:cs="Arial"/>
          <w:b w:val="0"/>
          <w:color w:val="000000"/>
          <w:sz w:val="21"/>
          <w:szCs w:val="21"/>
        </w:rPr>
      </w:pPr>
      <w:r w:rsidRPr="009D0E7C">
        <w:rPr>
          <w:rFonts w:asciiTheme="minorHAnsi" w:hAnsiTheme="minorHAnsi" w:cs="Arial"/>
          <w:b w:val="0"/>
          <w:color w:val="000000"/>
          <w:sz w:val="21"/>
          <w:szCs w:val="21"/>
        </w:rPr>
        <w:t xml:space="preserve">What is </w:t>
      </w:r>
      <w:r w:rsidR="0023059F" w:rsidRPr="009D0E7C">
        <w:rPr>
          <w:rFonts w:asciiTheme="minorHAnsi" w:hAnsiTheme="minorHAnsi" w:cs="Arial"/>
          <w:b w:val="0"/>
          <w:color w:val="000000"/>
          <w:sz w:val="21"/>
          <w:szCs w:val="21"/>
        </w:rPr>
        <w:t>Singleton</w:t>
      </w:r>
      <w:r w:rsidRPr="009D0E7C">
        <w:rPr>
          <w:rFonts w:asciiTheme="minorHAnsi" w:hAnsiTheme="minorHAnsi" w:cs="Arial"/>
          <w:b w:val="0"/>
          <w:color w:val="000000"/>
          <w:sz w:val="21"/>
          <w:szCs w:val="21"/>
        </w:rPr>
        <w:t>?</w:t>
      </w:r>
    </w:p>
    <w:p w:rsidR="00D4279C" w:rsidRPr="009D0E7C" w:rsidRDefault="00BA47EA" w:rsidP="0076371B">
      <w:pPr>
        <w:pStyle w:val="Heading1"/>
        <w:shd w:val="clear" w:color="auto" w:fill="FFFFFF"/>
        <w:spacing w:line="375" w:lineRule="atLeast"/>
        <w:ind w:leftChars="100" w:left="210"/>
        <w:rPr>
          <w:rFonts w:asciiTheme="minorHAnsi" w:hAnsiTheme="minorHAnsi" w:cs="Arial"/>
          <w:b w:val="0"/>
          <w:color w:val="0000FF" w:themeColor="hyperlink"/>
          <w:sz w:val="21"/>
          <w:szCs w:val="21"/>
          <w:u w:val="single"/>
        </w:rPr>
      </w:pPr>
      <w:hyperlink r:id="rId152" w:history="1">
        <w:r w:rsidR="00D4279C" w:rsidRPr="009D0E7C">
          <w:rPr>
            <w:rStyle w:val="Hyperlink"/>
            <w:rFonts w:asciiTheme="minorHAnsi" w:hAnsiTheme="minorHAnsi" w:cs="Arial"/>
            <w:b w:val="0"/>
            <w:sz w:val="21"/>
            <w:szCs w:val="21"/>
          </w:rPr>
          <w:t>http://www.javaworld.com/article/2073352/core-java/simply-singleton.html</w:t>
        </w:r>
      </w:hyperlink>
    </w:p>
    <w:p w:rsidR="00F15560" w:rsidRPr="009D0E7C" w:rsidRDefault="00F15560" w:rsidP="0076371B">
      <w:pPr>
        <w:pStyle w:val="Heading1"/>
        <w:shd w:val="clear" w:color="auto" w:fill="FFFFFF"/>
        <w:spacing w:line="375" w:lineRule="atLeast"/>
        <w:ind w:leftChars="100" w:left="210"/>
        <w:rPr>
          <w:rFonts w:asciiTheme="minorHAnsi" w:hAnsiTheme="minorHAnsi" w:cs="Arial"/>
          <w:b w:val="0"/>
          <w:color w:val="000000"/>
          <w:sz w:val="21"/>
          <w:szCs w:val="21"/>
        </w:rPr>
      </w:pPr>
      <w:r w:rsidRPr="009D0E7C">
        <w:rPr>
          <w:rFonts w:asciiTheme="minorHAnsi" w:hAnsiTheme="minorHAnsi" w:cs="Arial"/>
          <w:b w:val="0"/>
          <w:color w:val="000000"/>
          <w:sz w:val="21"/>
          <w:szCs w:val="21"/>
        </w:rPr>
        <w:t>Sometimes it's appropriate to have exactly one instance of a class: window managers, print spoolers, and filesystems are prototypical examples. Typically, those types of objects—known as singletons—are accessed by disparate objects throughout a software system, and therefore require a global point of access. Of course, just when you're certain you will never need more than one instance, it's a good bet you'll change your mind.</w:t>
      </w:r>
    </w:p>
    <w:p w:rsidR="00F15560" w:rsidRPr="009D0E7C" w:rsidRDefault="00F15560" w:rsidP="0076371B">
      <w:pPr>
        <w:pStyle w:val="Heading1"/>
        <w:shd w:val="clear" w:color="auto" w:fill="FFFFFF"/>
        <w:spacing w:line="375" w:lineRule="atLeast"/>
        <w:ind w:leftChars="100" w:left="210"/>
        <w:rPr>
          <w:rFonts w:asciiTheme="minorHAnsi" w:hAnsiTheme="minorHAnsi" w:cs="Arial"/>
          <w:b w:val="0"/>
          <w:color w:val="000000"/>
          <w:sz w:val="21"/>
          <w:szCs w:val="21"/>
        </w:rPr>
      </w:pPr>
      <w:r w:rsidRPr="009D0E7C">
        <w:rPr>
          <w:rFonts w:asciiTheme="minorHAnsi" w:hAnsiTheme="minorHAnsi" w:cs="Arial"/>
          <w:b w:val="0"/>
          <w:color w:val="000000"/>
          <w:sz w:val="21"/>
          <w:szCs w:val="21"/>
        </w:rPr>
        <w:t>The Singleton design pattern addresses all of these concerns. With the Singleton design pattern you can:</w:t>
      </w:r>
    </w:p>
    <w:p w:rsidR="00F15560" w:rsidRPr="009D0E7C" w:rsidRDefault="00F15560" w:rsidP="0076371B">
      <w:pPr>
        <w:pStyle w:val="Heading1"/>
        <w:shd w:val="clear" w:color="auto" w:fill="FFFFFF"/>
        <w:spacing w:line="375" w:lineRule="atLeast"/>
        <w:ind w:leftChars="100" w:left="210"/>
        <w:rPr>
          <w:rFonts w:asciiTheme="minorHAnsi" w:hAnsiTheme="minorHAnsi" w:cs="Arial"/>
          <w:b w:val="0"/>
          <w:color w:val="000000"/>
          <w:sz w:val="21"/>
          <w:szCs w:val="21"/>
        </w:rPr>
      </w:pPr>
      <w:r w:rsidRPr="009D0E7C">
        <w:rPr>
          <w:rFonts w:asciiTheme="minorHAnsi" w:hAnsiTheme="minorHAnsi" w:cs="Arial"/>
          <w:b w:val="0"/>
          <w:color w:val="000000"/>
          <w:sz w:val="21"/>
          <w:szCs w:val="21"/>
          <w:highlight w:val="yellow"/>
        </w:rPr>
        <w:t>Ensure that only one instance of a class is created</w:t>
      </w:r>
    </w:p>
    <w:p w:rsidR="00F15560" w:rsidRPr="009D0E7C" w:rsidRDefault="00F15560" w:rsidP="0076371B">
      <w:pPr>
        <w:pStyle w:val="Heading1"/>
        <w:shd w:val="clear" w:color="auto" w:fill="FFFFFF"/>
        <w:spacing w:line="375" w:lineRule="atLeast"/>
        <w:ind w:leftChars="100" w:left="210"/>
        <w:rPr>
          <w:rFonts w:asciiTheme="minorHAnsi" w:hAnsiTheme="minorHAnsi" w:cs="Arial"/>
          <w:b w:val="0"/>
          <w:color w:val="000000"/>
          <w:sz w:val="21"/>
          <w:szCs w:val="21"/>
        </w:rPr>
      </w:pPr>
      <w:r w:rsidRPr="009D0E7C">
        <w:rPr>
          <w:rFonts w:asciiTheme="minorHAnsi" w:hAnsiTheme="minorHAnsi" w:cs="Arial"/>
          <w:b w:val="0"/>
          <w:color w:val="000000"/>
          <w:sz w:val="21"/>
          <w:szCs w:val="21"/>
          <w:highlight w:val="yellow"/>
        </w:rPr>
        <w:t>Provide a global point of access to the object</w:t>
      </w:r>
    </w:p>
    <w:p w:rsidR="00F15560" w:rsidRPr="009D0E7C" w:rsidRDefault="00F15560" w:rsidP="0076371B">
      <w:pPr>
        <w:pStyle w:val="Heading1"/>
        <w:shd w:val="clear" w:color="auto" w:fill="FFFFFF"/>
        <w:spacing w:line="375" w:lineRule="atLeast"/>
        <w:ind w:leftChars="100" w:left="210"/>
        <w:rPr>
          <w:rFonts w:asciiTheme="minorHAnsi" w:hAnsiTheme="minorHAnsi" w:cs="Arial"/>
          <w:b w:val="0"/>
          <w:color w:val="000000"/>
          <w:sz w:val="21"/>
          <w:szCs w:val="21"/>
        </w:rPr>
      </w:pPr>
      <w:r w:rsidRPr="009D0E7C">
        <w:rPr>
          <w:rFonts w:asciiTheme="minorHAnsi" w:hAnsiTheme="minorHAnsi" w:cs="Arial"/>
          <w:b w:val="0"/>
          <w:color w:val="000000"/>
          <w:sz w:val="21"/>
          <w:szCs w:val="21"/>
          <w:highlight w:val="yellow"/>
        </w:rPr>
        <w:t>Allow multiple instances in the future without affecting a singleton class's clients</w:t>
      </w:r>
    </w:p>
    <w:p w:rsidR="00364661" w:rsidRPr="009D0E7C" w:rsidRDefault="00364661" w:rsidP="0076371B">
      <w:pPr>
        <w:pStyle w:val="Heading1"/>
        <w:shd w:val="clear" w:color="auto" w:fill="FFFFFF"/>
        <w:spacing w:line="375" w:lineRule="atLeast"/>
        <w:ind w:leftChars="100" w:left="210"/>
        <w:rPr>
          <w:rFonts w:asciiTheme="minorHAnsi" w:hAnsiTheme="minorHAnsi" w:cs="Arial"/>
          <w:b w:val="0"/>
          <w:color w:val="000000"/>
          <w:sz w:val="21"/>
          <w:szCs w:val="21"/>
        </w:rPr>
      </w:pPr>
      <w:r w:rsidRPr="009D0E7C">
        <w:rPr>
          <w:rFonts w:asciiTheme="minorHAnsi" w:hAnsiTheme="minorHAnsi" w:cs="Arial"/>
          <w:b w:val="0"/>
          <w:color w:val="000000"/>
          <w:sz w:val="21"/>
          <w:szCs w:val="21"/>
        </w:rPr>
        <w:t>Two implementation ways:</w:t>
      </w:r>
    </w:p>
    <w:p w:rsidR="009845A9" w:rsidRPr="009D0E7C" w:rsidRDefault="00BA47EA" w:rsidP="0076371B">
      <w:pPr>
        <w:pStyle w:val="Heading1"/>
        <w:shd w:val="clear" w:color="auto" w:fill="FFFFFF"/>
        <w:spacing w:line="375" w:lineRule="atLeast"/>
        <w:ind w:leftChars="100" w:left="210"/>
        <w:rPr>
          <w:rStyle w:val="Hyperlink"/>
          <w:rFonts w:asciiTheme="minorHAnsi" w:hAnsiTheme="minorHAnsi" w:cs="Arial"/>
          <w:b w:val="0"/>
          <w:sz w:val="21"/>
          <w:szCs w:val="21"/>
        </w:rPr>
      </w:pPr>
      <w:hyperlink r:id="rId153" w:history="1">
        <w:r w:rsidR="00D4279C" w:rsidRPr="009D0E7C">
          <w:rPr>
            <w:rStyle w:val="Hyperlink"/>
            <w:rFonts w:asciiTheme="minorHAnsi" w:hAnsiTheme="minorHAnsi" w:cs="Arial"/>
            <w:b w:val="0"/>
            <w:sz w:val="21"/>
            <w:szCs w:val="21"/>
          </w:rPr>
          <w:t>http://stackoverflow.com/questions/70689/what-is-an-efficient-way-to-implement-a-singleton-pattern-in-java</w:t>
        </w:r>
      </w:hyperlink>
    </w:p>
    <w:p w:rsidR="009845A9" w:rsidRPr="009D0E7C" w:rsidRDefault="009845A9" w:rsidP="0076371B">
      <w:pPr>
        <w:pStyle w:val="Heading1"/>
        <w:shd w:val="clear" w:color="auto" w:fill="FFFFFF"/>
        <w:spacing w:line="375" w:lineRule="atLeast"/>
        <w:ind w:leftChars="100" w:left="210"/>
        <w:rPr>
          <w:rStyle w:val="Hyperlink"/>
          <w:rFonts w:asciiTheme="minorHAnsi" w:hAnsiTheme="minorHAnsi" w:cs="Arial"/>
          <w:b w:val="0"/>
          <w:color w:val="auto"/>
          <w:sz w:val="21"/>
          <w:szCs w:val="21"/>
          <w:u w:val="none"/>
        </w:rPr>
      </w:pPr>
      <w:r w:rsidRPr="009D0E7C">
        <w:rPr>
          <w:rStyle w:val="Hyperlink"/>
          <w:rFonts w:asciiTheme="minorHAnsi" w:hAnsiTheme="minorHAnsi" w:cs="Arial"/>
          <w:b w:val="0"/>
          <w:color w:val="auto"/>
          <w:sz w:val="21"/>
          <w:szCs w:val="21"/>
          <w:u w:val="none"/>
        </w:rPr>
        <w:t xml:space="preserve">(1)The </w:t>
      </w:r>
      <w:r w:rsidR="00E90139" w:rsidRPr="009D0E7C">
        <w:rPr>
          <w:rStyle w:val="Hyperlink"/>
          <w:rFonts w:asciiTheme="minorHAnsi" w:hAnsiTheme="minorHAnsi" w:cs="Arial"/>
          <w:b w:val="0"/>
          <w:color w:val="auto"/>
          <w:sz w:val="21"/>
          <w:szCs w:val="21"/>
          <w:u w:val="none"/>
        </w:rPr>
        <w:t>normal way</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101094"/>
          <w:kern w:val="0"/>
          <w:szCs w:val="21"/>
          <w:bdr w:val="none" w:sz="0" w:space="0" w:color="auto" w:frame="1"/>
          <w:shd w:val="clear" w:color="auto" w:fill="EFF0F1"/>
        </w:rPr>
        <w:lastRenderedPageBreak/>
        <w:t>public</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final</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class</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2B91AF"/>
          <w:kern w:val="0"/>
          <w:szCs w:val="21"/>
          <w:bdr w:val="none" w:sz="0" w:space="0" w:color="auto" w:frame="1"/>
          <w:shd w:val="clear" w:color="auto" w:fill="EFF0F1"/>
        </w:rPr>
        <w:t>Foo</w:t>
      </w:r>
      <w:r w:rsidRPr="009D0E7C">
        <w:rPr>
          <w:rFonts w:eastAsia="SimSun" w:cs="Consolas"/>
          <w:color w:val="303336"/>
          <w:kern w:val="0"/>
          <w:szCs w:val="21"/>
          <w:bdr w:val="none" w:sz="0" w:space="0" w:color="auto" w:frame="1"/>
          <w:shd w:val="clear" w:color="auto" w:fill="EFF0F1"/>
        </w:rPr>
        <w:t xml:space="preserve">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private</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static</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final</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2B91AF"/>
          <w:kern w:val="0"/>
          <w:szCs w:val="21"/>
          <w:bdr w:val="none" w:sz="0" w:space="0" w:color="auto" w:frame="1"/>
          <w:shd w:val="clear" w:color="auto" w:fill="EFF0F1"/>
        </w:rPr>
        <w:t>Foo</w:t>
      </w:r>
      <w:r w:rsidRPr="009D0E7C">
        <w:rPr>
          <w:rFonts w:eastAsia="SimSun" w:cs="Consolas"/>
          <w:color w:val="303336"/>
          <w:kern w:val="0"/>
          <w:szCs w:val="21"/>
          <w:bdr w:val="none" w:sz="0" w:space="0" w:color="auto" w:frame="1"/>
          <w:shd w:val="clear" w:color="auto" w:fill="EFF0F1"/>
        </w:rPr>
        <w:t xml:space="preserve"> INSTANCE = </w:t>
      </w:r>
      <w:r w:rsidRPr="009D0E7C">
        <w:rPr>
          <w:rFonts w:eastAsia="SimSun" w:cs="Consolas"/>
          <w:color w:val="101094"/>
          <w:kern w:val="0"/>
          <w:szCs w:val="21"/>
          <w:bdr w:val="none" w:sz="0" w:space="0" w:color="auto" w:frame="1"/>
          <w:shd w:val="clear" w:color="auto" w:fill="EFF0F1"/>
        </w:rPr>
        <w:t>new</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2B91AF"/>
          <w:kern w:val="0"/>
          <w:szCs w:val="21"/>
          <w:bdr w:val="none" w:sz="0" w:space="0" w:color="auto" w:frame="1"/>
          <w:shd w:val="clear" w:color="auto" w:fill="EFF0F1"/>
        </w:rPr>
        <w:t>Foo</w:t>
      </w:r>
      <w:r w:rsidRPr="009D0E7C">
        <w:rPr>
          <w:rFonts w:eastAsia="SimSun" w:cs="Consolas"/>
          <w:color w:val="303336"/>
          <w:kern w:val="0"/>
          <w:szCs w:val="21"/>
          <w:bdr w:val="none" w:sz="0" w:space="0" w:color="auto" w:frame="1"/>
          <w:shd w:val="clear" w:color="auto" w:fill="EFF0F1"/>
        </w:rPr>
        <w:t>();</w:t>
      </w:r>
      <w:r w:rsidR="004B4DA7" w:rsidRPr="009D0E7C">
        <w:rPr>
          <w:rFonts w:eastAsia="SimSun" w:cs="Consolas"/>
          <w:color w:val="303336"/>
          <w:kern w:val="0"/>
          <w:szCs w:val="21"/>
          <w:bdr w:val="none" w:sz="0" w:space="0" w:color="auto" w:frame="1"/>
          <w:shd w:val="clear" w:color="auto" w:fill="EFF0F1"/>
        </w:rPr>
        <w:t xml:space="preserve"> </w:t>
      </w:r>
      <w:r w:rsidR="004B4DA7" w:rsidRPr="009D0E7C">
        <w:rPr>
          <w:rFonts w:eastAsia="SimSun" w:cs="Consolas"/>
          <w:color w:val="303336"/>
          <w:kern w:val="0"/>
          <w:szCs w:val="21"/>
          <w:bdr w:val="none" w:sz="0" w:space="0" w:color="auto" w:frame="1"/>
          <w:shd w:val="clear" w:color="auto" w:fill="EFF0F1"/>
        </w:rPr>
        <w:sym w:font="Wingdings" w:char="F0E0"/>
      </w:r>
      <w:r w:rsidR="004B4DA7" w:rsidRPr="009D0E7C">
        <w:rPr>
          <w:rFonts w:eastAsia="SimSun" w:cs="Consolas"/>
          <w:color w:val="303336"/>
          <w:kern w:val="0"/>
          <w:szCs w:val="21"/>
          <w:highlight w:val="green"/>
          <w:bdr w:val="none" w:sz="0" w:space="0" w:color="auto" w:frame="1"/>
          <w:shd w:val="clear" w:color="auto" w:fill="EFF0F1"/>
        </w:rPr>
        <w:t>Hold only instance</w:t>
      </w:r>
      <w:r w:rsidR="004B4DA7" w:rsidRPr="009D0E7C">
        <w:rPr>
          <w:rFonts w:eastAsia="SimSun" w:cs="Consolas"/>
          <w:color w:val="303336"/>
          <w:kern w:val="0"/>
          <w:szCs w:val="21"/>
          <w:bdr w:val="none" w:sz="0" w:space="0" w:color="auto" w:frame="1"/>
          <w:shd w:val="clear" w:color="auto" w:fill="EFF0F1"/>
        </w:rPr>
        <w:t xml:space="preserve">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private</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2B91AF"/>
          <w:kern w:val="0"/>
          <w:szCs w:val="21"/>
          <w:bdr w:val="none" w:sz="0" w:space="0" w:color="auto" w:frame="1"/>
          <w:shd w:val="clear" w:color="auto" w:fill="EFF0F1"/>
        </w:rPr>
        <w:t>Foo</w:t>
      </w:r>
      <w:r w:rsidRPr="009D0E7C">
        <w:rPr>
          <w:rFonts w:eastAsia="SimSun" w:cs="Consolas"/>
          <w:color w:val="303336"/>
          <w:kern w:val="0"/>
          <w:szCs w:val="21"/>
          <w:bdr w:val="none" w:sz="0" w:space="0" w:color="auto" w:frame="1"/>
          <w:shd w:val="clear" w:color="auto" w:fill="EFF0F1"/>
        </w:rPr>
        <w:t>() {</w:t>
      </w:r>
      <w:r w:rsidR="00271117" w:rsidRPr="009D0E7C">
        <w:rPr>
          <w:rFonts w:eastAsia="SimSun" w:cs="Consolas"/>
          <w:color w:val="303336"/>
          <w:kern w:val="0"/>
          <w:szCs w:val="21"/>
          <w:bdr w:val="none" w:sz="0" w:space="0" w:color="auto" w:frame="1"/>
          <w:shd w:val="clear" w:color="auto" w:fill="EFF0F1"/>
        </w:rPr>
        <w:t xml:space="preserve"> </w:t>
      </w:r>
      <w:r w:rsidR="00271117" w:rsidRPr="009D0E7C">
        <w:rPr>
          <w:rFonts w:eastAsia="SimSun" w:cs="Consolas"/>
          <w:color w:val="303336"/>
          <w:kern w:val="0"/>
          <w:szCs w:val="21"/>
          <w:bdr w:val="none" w:sz="0" w:space="0" w:color="auto" w:frame="1"/>
          <w:shd w:val="clear" w:color="auto" w:fill="EFF0F1"/>
        </w:rPr>
        <w:sym w:font="Wingdings" w:char="F0E0"/>
      </w:r>
      <w:r w:rsidR="00271117" w:rsidRPr="009D0E7C">
        <w:rPr>
          <w:rFonts w:eastAsia="SimSun" w:cs="Consolas"/>
          <w:color w:val="303336"/>
          <w:kern w:val="0"/>
          <w:szCs w:val="21"/>
          <w:bdr w:val="none" w:sz="0" w:space="0" w:color="auto" w:frame="1"/>
          <w:shd w:val="clear" w:color="auto" w:fill="EFF0F1"/>
        </w:rPr>
        <w:t xml:space="preserve"> </w:t>
      </w:r>
      <w:r w:rsidR="00271117" w:rsidRPr="009D0E7C">
        <w:rPr>
          <w:rFonts w:eastAsia="SimSun" w:cs="Consolas"/>
          <w:color w:val="303336"/>
          <w:kern w:val="0"/>
          <w:szCs w:val="21"/>
          <w:highlight w:val="green"/>
          <w:bdr w:val="none" w:sz="0" w:space="0" w:color="auto" w:frame="1"/>
          <w:shd w:val="clear" w:color="auto" w:fill="EFF0F1"/>
        </w:rPr>
        <w:t>Private constructor to prevent user create their own instance</w:t>
      </w:r>
      <w:r w:rsidR="00750739" w:rsidRPr="009D0E7C">
        <w:rPr>
          <w:rFonts w:eastAsia="SimSun" w:cs="Consolas"/>
          <w:color w:val="303336"/>
          <w:kern w:val="0"/>
          <w:szCs w:val="21"/>
          <w:highlight w:val="green"/>
          <w:bdr w:val="none" w:sz="0" w:space="0" w:color="auto" w:frame="1"/>
          <w:shd w:val="clear" w:color="auto" w:fill="EFF0F1"/>
        </w:rPr>
        <w:t>, the private constructor will only be called when class is first used</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if</w:t>
      </w:r>
      <w:r w:rsidRPr="009D0E7C">
        <w:rPr>
          <w:rFonts w:eastAsia="SimSun" w:cs="Consolas"/>
          <w:color w:val="303336"/>
          <w:kern w:val="0"/>
          <w:szCs w:val="21"/>
          <w:bdr w:val="none" w:sz="0" w:space="0" w:color="auto" w:frame="1"/>
          <w:shd w:val="clear" w:color="auto" w:fill="EFF0F1"/>
        </w:rPr>
        <w:t xml:space="preserve"> (INSTANCE != </w:t>
      </w:r>
      <w:r w:rsidRPr="009D0E7C">
        <w:rPr>
          <w:rFonts w:eastAsia="SimSun" w:cs="Consolas"/>
          <w:color w:val="101094"/>
          <w:kern w:val="0"/>
          <w:szCs w:val="21"/>
          <w:bdr w:val="none" w:sz="0" w:space="0" w:color="auto" w:frame="1"/>
          <w:shd w:val="clear" w:color="auto" w:fill="EFF0F1"/>
        </w:rPr>
        <w:t>null</w:t>
      </w:r>
      <w:r w:rsidRPr="009D0E7C">
        <w:rPr>
          <w:rFonts w:eastAsia="SimSun" w:cs="Consolas"/>
          <w:color w:val="303336"/>
          <w:kern w:val="0"/>
          <w:szCs w:val="21"/>
          <w:bdr w:val="none" w:sz="0" w:space="0" w:color="auto" w:frame="1"/>
          <w:shd w:val="clear" w:color="auto" w:fill="EFF0F1"/>
        </w:rPr>
        <w:t>)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throw</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new</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2B91AF"/>
          <w:kern w:val="0"/>
          <w:szCs w:val="21"/>
          <w:bdr w:val="none" w:sz="0" w:space="0" w:color="auto" w:frame="1"/>
          <w:shd w:val="clear" w:color="auto" w:fill="EFF0F1"/>
        </w:rPr>
        <w:t>IllegalStateException</w:t>
      </w:r>
      <w:r w:rsidRPr="009D0E7C">
        <w:rPr>
          <w:rFonts w:eastAsia="SimSun" w:cs="Consolas"/>
          <w:color w:val="303336"/>
          <w:kern w:val="0"/>
          <w:szCs w:val="21"/>
          <w:bdr w:val="none" w:sz="0" w:space="0" w:color="auto" w:frame="1"/>
          <w:shd w:val="clear" w:color="auto" w:fill="EFF0F1"/>
        </w:rPr>
        <w:t>(</w:t>
      </w:r>
      <w:r w:rsidRPr="009D0E7C">
        <w:rPr>
          <w:rFonts w:eastAsia="SimSun" w:cs="Consolas"/>
          <w:color w:val="7D2727"/>
          <w:kern w:val="0"/>
          <w:szCs w:val="21"/>
          <w:bdr w:val="none" w:sz="0" w:space="0" w:color="auto" w:frame="1"/>
          <w:shd w:val="clear" w:color="auto" w:fill="EFF0F1"/>
        </w:rPr>
        <w:t>"Already instantiated"</w:t>
      </w:r>
      <w:r w:rsidRPr="009D0E7C">
        <w:rPr>
          <w:rFonts w:eastAsia="SimSun" w:cs="Consolas"/>
          <w:color w:val="303336"/>
          <w:kern w:val="0"/>
          <w:szCs w:val="21"/>
          <w:bdr w:val="none" w:sz="0" w:space="0" w:color="auto" w:frame="1"/>
          <w:shd w:val="clear" w:color="auto" w:fill="EFF0F1"/>
        </w:rPr>
        <w:t>);</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public</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static</w:t>
      </w: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2B91AF"/>
          <w:kern w:val="0"/>
          <w:szCs w:val="21"/>
          <w:bdr w:val="none" w:sz="0" w:space="0" w:color="auto" w:frame="1"/>
          <w:shd w:val="clear" w:color="auto" w:fill="EFF0F1"/>
        </w:rPr>
        <w:t>Foo</w:t>
      </w:r>
      <w:r w:rsidRPr="009D0E7C">
        <w:rPr>
          <w:rFonts w:eastAsia="SimSun" w:cs="Consolas"/>
          <w:color w:val="303336"/>
          <w:kern w:val="0"/>
          <w:szCs w:val="21"/>
          <w:bdr w:val="none" w:sz="0" w:space="0" w:color="auto" w:frame="1"/>
          <w:shd w:val="clear" w:color="auto" w:fill="EFF0F1"/>
        </w:rPr>
        <w:t xml:space="preserve"> getInstance()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r w:rsidRPr="009D0E7C">
        <w:rPr>
          <w:rFonts w:eastAsia="SimSun" w:cs="Consolas"/>
          <w:color w:val="101094"/>
          <w:kern w:val="0"/>
          <w:szCs w:val="21"/>
          <w:bdr w:val="none" w:sz="0" w:space="0" w:color="auto" w:frame="1"/>
          <w:shd w:val="clear" w:color="auto" w:fill="EFF0F1"/>
        </w:rPr>
        <w:t>return</w:t>
      </w:r>
      <w:r w:rsidRPr="009D0E7C">
        <w:rPr>
          <w:rFonts w:eastAsia="SimSun" w:cs="Consolas"/>
          <w:color w:val="303336"/>
          <w:kern w:val="0"/>
          <w:szCs w:val="21"/>
          <w:bdr w:val="none" w:sz="0" w:space="0" w:color="auto" w:frame="1"/>
          <w:shd w:val="clear" w:color="auto" w:fill="EFF0F1"/>
        </w:rPr>
        <w:t xml:space="preserve"> INSTANCE;</w:t>
      </w:r>
      <w:r w:rsidR="004B4DA7" w:rsidRPr="009D0E7C">
        <w:rPr>
          <w:rFonts w:eastAsia="SimSun" w:cs="Consolas"/>
          <w:color w:val="303336"/>
          <w:kern w:val="0"/>
          <w:szCs w:val="21"/>
          <w:bdr w:val="none" w:sz="0" w:space="0" w:color="auto" w:frame="1"/>
          <w:shd w:val="clear" w:color="auto" w:fill="EFF0F1"/>
        </w:rPr>
        <w:t xml:space="preserve"> </w:t>
      </w:r>
      <w:r w:rsidR="004B4DA7" w:rsidRPr="009D0E7C">
        <w:rPr>
          <w:rFonts w:eastAsia="SimSun" w:cs="Consolas"/>
          <w:color w:val="303336"/>
          <w:kern w:val="0"/>
          <w:szCs w:val="21"/>
          <w:bdr w:val="none" w:sz="0" w:space="0" w:color="auto" w:frame="1"/>
          <w:shd w:val="clear" w:color="auto" w:fill="EFF0F1"/>
        </w:rPr>
        <w:sym w:font="Wingdings" w:char="F0E0"/>
      </w:r>
      <w:r w:rsidR="004B4DA7" w:rsidRPr="009D0E7C">
        <w:rPr>
          <w:rFonts w:eastAsia="SimSun" w:cs="Consolas"/>
          <w:color w:val="303336"/>
          <w:kern w:val="0"/>
          <w:szCs w:val="21"/>
          <w:bdr w:val="none" w:sz="0" w:space="0" w:color="auto" w:frame="1"/>
          <w:shd w:val="clear" w:color="auto" w:fill="EFF0F1"/>
        </w:rPr>
        <w:t xml:space="preserve"> </w:t>
      </w:r>
      <w:r w:rsidR="004B4DA7" w:rsidRPr="009D0E7C">
        <w:rPr>
          <w:rFonts w:eastAsia="SimSun" w:cs="Consolas"/>
          <w:color w:val="303336"/>
          <w:kern w:val="0"/>
          <w:szCs w:val="21"/>
          <w:highlight w:val="green"/>
          <w:bdr w:val="none" w:sz="0" w:space="0" w:color="auto" w:frame="1"/>
          <w:shd w:val="clear" w:color="auto" w:fill="EFF0F1"/>
        </w:rPr>
        <w:t>Return the only instance</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03336"/>
          <w:kern w:val="0"/>
          <w:szCs w:val="21"/>
          <w:bdr w:val="none" w:sz="0" w:space="0" w:color="auto" w:frame="1"/>
          <w:shd w:val="clear" w:color="auto" w:fill="EFF0F1"/>
        </w:rPr>
      </w:pPr>
      <w:r w:rsidRPr="009D0E7C">
        <w:rPr>
          <w:rFonts w:eastAsia="SimSun" w:cs="Consolas"/>
          <w:color w:val="303336"/>
          <w:kern w:val="0"/>
          <w:szCs w:val="21"/>
          <w:bdr w:val="none" w:sz="0" w:space="0" w:color="auto" w:frame="1"/>
          <w:shd w:val="clear" w:color="auto" w:fill="EFF0F1"/>
        </w:rPr>
        <w:t xml:space="preserve">    }</w:t>
      </w:r>
    </w:p>
    <w:p w:rsidR="00E90139" w:rsidRPr="009D0E7C" w:rsidRDefault="00E90139" w:rsidP="0076371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eastAsia="SimSun" w:cs="Consolas"/>
          <w:color w:val="393318"/>
          <w:kern w:val="0"/>
          <w:szCs w:val="21"/>
        </w:rPr>
      </w:pPr>
      <w:r w:rsidRPr="009D0E7C">
        <w:rPr>
          <w:rFonts w:eastAsia="SimSun" w:cs="Consolas"/>
          <w:color w:val="303336"/>
          <w:kern w:val="0"/>
          <w:szCs w:val="21"/>
          <w:bdr w:val="none" w:sz="0" w:space="0" w:color="auto" w:frame="1"/>
          <w:shd w:val="clear" w:color="auto" w:fill="EFF0F1"/>
        </w:rPr>
        <w:t>}</w:t>
      </w:r>
    </w:p>
    <w:p w:rsidR="00E90139" w:rsidRPr="009D0E7C" w:rsidRDefault="00E90139" w:rsidP="0076371B">
      <w:pPr>
        <w:widowControl/>
        <w:shd w:val="clear" w:color="auto" w:fill="FFFFFF"/>
        <w:spacing w:line="293" w:lineRule="atLeast"/>
        <w:ind w:leftChars="100" w:left="210"/>
        <w:jc w:val="left"/>
        <w:rPr>
          <w:rStyle w:val="Hyperlink"/>
          <w:rFonts w:eastAsia="SimSun" w:cs="Arial"/>
          <w:color w:val="242729"/>
          <w:kern w:val="0"/>
          <w:szCs w:val="21"/>
          <w:u w:val="none"/>
        </w:rPr>
      </w:pPr>
      <w:r w:rsidRPr="009D0E7C">
        <w:rPr>
          <w:rFonts w:eastAsia="SimSun" w:cs="Arial"/>
          <w:color w:val="242729"/>
          <w:kern w:val="0"/>
          <w:szCs w:val="21"/>
        </w:rPr>
        <w:t>Let's go over the code. First, you want the class to be final. In this case, I've used the </w:t>
      </w:r>
      <w:r w:rsidRPr="009D0E7C">
        <w:rPr>
          <w:rFonts w:eastAsia="SimSun" w:cs="Consolas"/>
          <w:color w:val="242729"/>
          <w:kern w:val="0"/>
          <w:szCs w:val="21"/>
          <w:highlight w:val="green"/>
          <w:bdr w:val="none" w:sz="0" w:space="0" w:color="auto" w:frame="1"/>
          <w:shd w:val="clear" w:color="auto" w:fill="EFF0F1"/>
        </w:rPr>
        <w:t>final</w:t>
      </w:r>
      <w:r w:rsidR="004B4DA7" w:rsidRPr="009D0E7C">
        <w:rPr>
          <w:rFonts w:eastAsia="SimSun" w:cs="Consolas"/>
          <w:color w:val="242729"/>
          <w:kern w:val="0"/>
          <w:szCs w:val="21"/>
          <w:bdr w:val="none" w:sz="0" w:space="0" w:color="auto" w:frame="1"/>
          <w:shd w:val="clear" w:color="auto" w:fill="EFF0F1"/>
        </w:rPr>
        <w:t xml:space="preserve"> </w:t>
      </w:r>
      <w:r w:rsidRPr="009D0E7C">
        <w:rPr>
          <w:rFonts w:eastAsia="SimSun" w:cs="Arial"/>
          <w:color w:val="242729"/>
          <w:kern w:val="0"/>
          <w:szCs w:val="21"/>
        </w:rPr>
        <w:t>keyword to let the users know it is final. Then you need to make the constructor private to prevent users to create their own Foo. Throwing an exception from the constructor prevents users to use reflection to create a second Foo. Then you create a </w:t>
      </w:r>
      <w:r w:rsidRPr="009D0E7C">
        <w:rPr>
          <w:rFonts w:eastAsia="SimSun" w:cs="Consolas"/>
          <w:color w:val="242729"/>
          <w:kern w:val="0"/>
          <w:szCs w:val="21"/>
          <w:highlight w:val="green"/>
          <w:bdr w:val="none" w:sz="0" w:space="0" w:color="auto" w:frame="1"/>
          <w:shd w:val="clear" w:color="auto" w:fill="EFF0F1"/>
        </w:rPr>
        <w:t>private static final Foo</w:t>
      </w:r>
      <w:r w:rsidRPr="009D0E7C">
        <w:rPr>
          <w:rFonts w:eastAsia="SimSun" w:cs="Arial"/>
          <w:color w:val="242729"/>
          <w:kern w:val="0"/>
          <w:szCs w:val="21"/>
        </w:rPr>
        <w:t> field to hold the only instance, and a </w:t>
      </w:r>
      <w:r w:rsidRPr="009D0E7C">
        <w:rPr>
          <w:rFonts w:eastAsia="SimSun" w:cs="Consolas"/>
          <w:color w:val="242729"/>
          <w:kern w:val="0"/>
          <w:szCs w:val="21"/>
          <w:highlight w:val="green"/>
          <w:bdr w:val="none" w:sz="0" w:space="0" w:color="auto" w:frame="1"/>
          <w:shd w:val="clear" w:color="auto" w:fill="EFF0F1"/>
        </w:rPr>
        <w:t>public static Foo getInstance()</w:t>
      </w:r>
      <w:r w:rsidRPr="009D0E7C">
        <w:rPr>
          <w:rFonts w:eastAsia="SimSun" w:cs="Arial"/>
          <w:color w:val="242729"/>
          <w:kern w:val="0"/>
          <w:szCs w:val="21"/>
        </w:rPr>
        <w:t xml:space="preserve"> method to return it. </w:t>
      </w:r>
      <w:r w:rsidRPr="009D0E7C">
        <w:rPr>
          <w:rFonts w:eastAsia="SimSun" w:cs="Arial"/>
          <w:color w:val="242729"/>
          <w:kern w:val="0"/>
          <w:szCs w:val="21"/>
          <w:highlight w:val="magenta"/>
        </w:rPr>
        <w:t>The Java specification makes sure that the constructor is only called when the class is first used</w:t>
      </w:r>
    </w:p>
    <w:p w:rsidR="00E648F4" w:rsidRPr="009D0E7C" w:rsidRDefault="009845A9" w:rsidP="0076371B">
      <w:pPr>
        <w:pStyle w:val="Heading1"/>
        <w:shd w:val="clear" w:color="auto" w:fill="FFFFFF"/>
        <w:spacing w:line="375" w:lineRule="atLeast"/>
        <w:ind w:leftChars="100" w:left="210"/>
        <w:rPr>
          <w:rFonts w:asciiTheme="minorHAnsi" w:hAnsiTheme="minorHAnsi" w:cs="Arial"/>
          <w:b w:val="0"/>
          <w:color w:val="0000FF" w:themeColor="hyperlink"/>
          <w:sz w:val="21"/>
          <w:szCs w:val="21"/>
          <w:u w:val="single"/>
        </w:rPr>
      </w:pPr>
      <w:r w:rsidRPr="009D0E7C">
        <w:rPr>
          <w:rStyle w:val="mw-headline"/>
          <w:rFonts w:asciiTheme="minorHAnsi" w:hAnsiTheme="minorHAnsi" w:cs="Arial"/>
          <w:b w:val="0"/>
          <w:color w:val="000000"/>
          <w:sz w:val="21"/>
          <w:szCs w:val="21"/>
          <w:highlight w:val="yellow"/>
        </w:rPr>
        <w:t>(2)</w:t>
      </w:r>
      <w:r w:rsidR="00E648F4" w:rsidRPr="009D0E7C">
        <w:rPr>
          <w:rStyle w:val="mw-headline"/>
          <w:rFonts w:asciiTheme="minorHAnsi" w:hAnsiTheme="minorHAnsi" w:cs="Arial"/>
          <w:b w:val="0"/>
          <w:color w:val="000000"/>
          <w:sz w:val="21"/>
          <w:szCs w:val="21"/>
          <w:highlight w:val="yellow"/>
        </w:rPr>
        <w:t>The enum</w:t>
      </w:r>
      <w:r w:rsidRPr="009D0E7C">
        <w:rPr>
          <w:rStyle w:val="mw-headline"/>
          <w:rFonts w:asciiTheme="minorHAnsi" w:hAnsiTheme="minorHAnsi" w:cs="Arial"/>
          <w:b w:val="0"/>
          <w:color w:val="000000"/>
          <w:sz w:val="21"/>
          <w:szCs w:val="21"/>
          <w:highlight w:val="yellow"/>
        </w:rPr>
        <w:t>(enumerate)</w:t>
      </w:r>
      <w:r w:rsidR="00E648F4" w:rsidRPr="009D0E7C">
        <w:rPr>
          <w:rStyle w:val="mw-headline"/>
          <w:rFonts w:asciiTheme="minorHAnsi" w:hAnsiTheme="minorHAnsi" w:cs="Arial"/>
          <w:b w:val="0"/>
          <w:color w:val="000000"/>
          <w:sz w:val="21"/>
          <w:szCs w:val="21"/>
          <w:highlight w:val="yellow"/>
        </w:rPr>
        <w:t xml:space="preserve"> way</w:t>
      </w:r>
    </w:p>
    <w:p w:rsidR="00E648F4" w:rsidRPr="009D0E7C" w:rsidRDefault="00E648F4" w:rsidP="0076371B">
      <w:pPr>
        <w:pStyle w:val="NormalWeb"/>
        <w:shd w:val="clear" w:color="auto" w:fill="FFFFFF"/>
        <w:spacing w:before="120" w:beforeAutospacing="0" w:after="120" w:afterAutospacing="0" w:line="336" w:lineRule="atLeast"/>
        <w:ind w:leftChars="100" w:left="210"/>
        <w:rPr>
          <w:rFonts w:asciiTheme="minorHAnsi" w:hAnsiTheme="minorHAnsi" w:cs="Arial"/>
          <w:color w:val="252525"/>
          <w:sz w:val="21"/>
          <w:szCs w:val="21"/>
        </w:rPr>
      </w:pPr>
      <w:r w:rsidRPr="009D0E7C">
        <w:rPr>
          <w:rFonts w:asciiTheme="minorHAnsi" w:hAnsiTheme="minorHAnsi" w:cs="Arial"/>
          <w:color w:val="252525"/>
          <w:sz w:val="21"/>
          <w:szCs w:val="21"/>
        </w:rPr>
        <w:t>In the second edition of his book</w:t>
      </w:r>
      <w:r w:rsidRPr="009D0E7C">
        <w:rPr>
          <w:rStyle w:val="apple-converted-space"/>
          <w:rFonts w:asciiTheme="minorHAnsi" w:hAnsiTheme="minorHAnsi" w:cs="Arial"/>
          <w:color w:val="252525"/>
          <w:sz w:val="21"/>
          <w:szCs w:val="21"/>
        </w:rPr>
        <w:t> </w:t>
      </w:r>
      <w:r w:rsidRPr="009D0E7C">
        <w:rPr>
          <w:rFonts w:asciiTheme="minorHAnsi" w:hAnsiTheme="minorHAnsi" w:cs="Arial"/>
          <w:i/>
          <w:iCs/>
          <w:color w:val="252525"/>
          <w:sz w:val="21"/>
          <w:szCs w:val="21"/>
        </w:rPr>
        <w:t>Effective Java</w:t>
      </w:r>
      <w:r w:rsidRPr="009D0E7C">
        <w:rPr>
          <w:rFonts w:asciiTheme="minorHAnsi" w:hAnsiTheme="minorHAnsi" w:cs="Arial"/>
          <w:color w:val="252525"/>
          <w:sz w:val="21"/>
          <w:szCs w:val="21"/>
        </w:rPr>
        <w:t>,</w:t>
      </w:r>
      <w:r w:rsidRPr="009D0E7C">
        <w:rPr>
          <w:rStyle w:val="apple-converted-space"/>
          <w:rFonts w:asciiTheme="minorHAnsi" w:hAnsiTheme="minorHAnsi" w:cs="Arial"/>
          <w:color w:val="252525"/>
          <w:sz w:val="21"/>
          <w:szCs w:val="21"/>
        </w:rPr>
        <w:t> </w:t>
      </w:r>
      <w:hyperlink r:id="rId154" w:tooltip="Joshua Bloch" w:history="1">
        <w:r w:rsidRPr="009D0E7C">
          <w:rPr>
            <w:rStyle w:val="Hyperlink"/>
            <w:rFonts w:asciiTheme="minorHAnsi" w:hAnsiTheme="minorHAnsi" w:cs="Arial"/>
            <w:color w:val="0B0080"/>
            <w:sz w:val="21"/>
            <w:szCs w:val="21"/>
          </w:rPr>
          <w:t>Joshua Bloch</w:t>
        </w:r>
      </w:hyperlink>
      <w:r w:rsidRPr="009D0E7C">
        <w:rPr>
          <w:rStyle w:val="apple-converted-space"/>
          <w:rFonts w:asciiTheme="minorHAnsi" w:hAnsiTheme="minorHAnsi" w:cs="Arial"/>
          <w:color w:val="252525"/>
          <w:sz w:val="21"/>
          <w:szCs w:val="21"/>
        </w:rPr>
        <w:t> </w:t>
      </w:r>
      <w:r w:rsidRPr="009D0E7C">
        <w:rPr>
          <w:rFonts w:asciiTheme="minorHAnsi" w:hAnsiTheme="minorHAnsi" w:cs="Arial"/>
          <w:color w:val="252525"/>
          <w:sz w:val="21"/>
          <w:szCs w:val="21"/>
        </w:rPr>
        <w:t>claims that "a single-element enum type is the best way to implement a singleton"</w:t>
      </w:r>
      <w:hyperlink r:id="rId155" w:anchor="cite_note-8" w:history="1">
        <w:r w:rsidRPr="009D0E7C">
          <w:rPr>
            <w:rStyle w:val="Hyperlink"/>
            <w:rFonts w:asciiTheme="minorHAnsi" w:hAnsiTheme="minorHAnsi" w:cs="Arial"/>
            <w:color w:val="0B0080"/>
            <w:sz w:val="21"/>
            <w:szCs w:val="21"/>
            <w:vertAlign w:val="superscript"/>
          </w:rPr>
          <w:t>[8]</w:t>
        </w:r>
      </w:hyperlink>
      <w:r w:rsidRPr="009D0E7C">
        <w:rPr>
          <w:rStyle w:val="apple-converted-space"/>
          <w:rFonts w:asciiTheme="minorHAnsi" w:hAnsiTheme="minorHAnsi" w:cs="Arial"/>
          <w:color w:val="252525"/>
          <w:sz w:val="21"/>
          <w:szCs w:val="21"/>
        </w:rPr>
        <w:t> </w:t>
      </w:r>
      <w:r w:rsidRPr="009D0E7C">
        <w:rPr>
          <w:rFonts w:asciiTheme="minorHAnsi" w:hAnsiTheme="minorHAnsi" w:cs="Arial"/>
          <w:color w:val="252525"/>
          <w:sz w:val="21"/>
          <w:szCs w:val="21"/>
        </w:rPr>
        <w:t>for any Java that supports</w:t>
      </w:r>
      <w:r w:rsidRPr="009D0E7C">
        <w:rPr>
          <w:rStyle w:val="apple-converted-space"/>
          <w:rFonts w:asciiTheme="minorHAnsi" w:hAnsiTheme="minorHAnsi" w:cs="Arial"/>
          <w:color w:val="252525"/>
          <w:sz w:val="21"/>
          <w:szCs w:val="21"/>
        </w:rPr>
        <w:t> </w:t>
      </w:r>
      <w:hyperlink r:id="rId156" w:tooltip="Enums" w:history="1">
        <w:r w:rsidRPr="009D0E7C">
          <w:rPr>
            <w:rStyle w:val="Hyperlink"/>
            <w:rFonts w:asciiTheme="minorHAnsi" w:hAnsiTheme="minorHAnsi" w:cs="Arial"/>
            <w:color w:val="0B0080"/>
            <w:sz w:val="21"/>
            <w:szCs w:val="21"/>
          </w:rPr>
          <w:t>enums</w:t>
        </w:r>
      </w:hyperlink>
      <w:r w:rsidRPr="009D0E7C">
        <w:rPr>
          <w:rFonts w:asciiTheme="minorHAnsi" w:hAnsiTheme="minorHAnsi" w:cs="Arial"/>
          <w:color w:val="252525"/>
          <w:sz w:val="21"/>
          <w:szCs w:val="21"/>
        </w:rPr>
        <w:t>. The use of an enum is very easy to implement and has no drawbacks regarding serializable objects, which have to be circumvented in the other ways.</w:t>
      </w:r>
    </w:p>
    <w:p w:rsidR="00E648F4" w:rsidRPr="009D0E7C" w:rsidRDefault="00E648F4" w:rsidP="0076371B">
      <w:pPr>
        <w:pStyle w:val="HTMLPreformatted"/>
        <w:shd w:val="clear" w:color="auto" w:fill="F9F9F9"/>
        <w:spacing w:line="288" w:lineRule="atLeast"/>
        <w:ind w:leftChars="100" w:left="210"/>
        <w:textAlignment w:val="top"/>
        <w:rPr>
          <w:rFonts w:asciiTheme="minorHAnsi" w:hAnsiTheme="minorHAnsi" w:cs="Courier New"/>
          <w:color w:val="000000"/>
          <w:sz w:val="21"/>
          <w:szCs w:val="21"/>
        </w:rPr>
      </w:pPr>
      <w:r w:rsidRPr="009D0E7C">
        <w:rPr>
          <w:rStyle w:val="kw1"/>
          <w:rFonts w:asciiTheme="minorHAnsi" w:hAnsiTheme="minorHAnsi" w:cs="Courier New"/>
          <w:b/>
          <w:bCs/>
          <w:color w:val="000000"/>
          <w:sz w:val="21"/>
          <w:szCs w:val="21"/>
        </w:rPr>
        <w:t>public</w:t>
      </w:r>
      <w:r w:rsidRPr="009D0E7C">
        <w:rPr>
          <w:rFonts w:asciiTheme="minorHAnsi" w:hAnsiTheme="minorHAnsi" w:cs="Courier New"/>
          <w:color w:val="000000"/>
          <w:sz w:val="21"/>
          <w:szCs w:val="21"/>
        </w:rPr>
        <w:t xml:space="preserve"> </w:t>
      </w:r>
      <w:r w:rsidRPr="009D0E7C">
        <w:rPr>
          <w:rStyle w:val="kw1"/>
          <w:rFonts w:asciiTheme="minorHAnsi" w:hAnsiTheme="minorHAnsi" w:cs="Courier New"/>
          <w:b/>
          <w:bCs/>
          <w:color w:val="000000"/>
          <w:sz w:val="21"/>
          <w:szCs w:val="21"/>
        </w:rPr>
        <w:t>enum</w:t>
      </w:r>
      <w:r w:rsidRPr="009D0E7C">
        <w:rPr>
          <w:rFonts w:asciiTheme="minorHAnsi" w:hAnsiTheme="minorHAnsi" w:cs="Courier New"/>
          <w:color w:val="000000"/>
          <w:sz w:val="21"/>
          <w:szCs w:val="21"/>
        </w:rPr>
        <w:t xml:space="preserve"> Singleton </w:t>
      </w:r>
      <w:r w:rsidRPr="009D0E7C">
        <w:rPr>
          <w:rStyle w:val="br0"/>
          <w:rFonts w:asciiTheme="minorHAnsi" w:hAnsiTheme="minorHAnsi" w:cs="Courier New"/>
          <w:color w:val="009900"/>
          <w:sz w:val="21"/>
          <w:szCs w:val="21"/>
        </w:rPr>
        <w:t>{</w:t>
      </w:r>
    </w:p>
    <w:p w:rsidR="00E648F4" w:rsidRPr="009D0E7C" w:rsidRDefault="00E648F4" w:rsidP="0076371B">
      <w:pPr>
        <w:pStyle w:val="HTMLPreformatted"/>
        <w:shd w:val="clear" w:color="auto" w:fill="F9F9F9"/>
        <w:spacing w:line="288" w:lineRule="atLeast"/>
        <w:ind w:leftChars="100" w:left="210"/>
        <w:textAlignment w:val="top"/>
        <w:rPr>
          <w:rFonts w:asciiTheme="minorHAnsi" w:hAnsiTheme="minorHAnsi" w:cs="Courier New"/>
          <w:color w:val="000000"/>
          <w:sz w:val="21"/>
          <w:szCs w:val="21"/>
        </w:rPr>
      </w:pPr>
      <w:r w:rsidRPr="009D0E7C">
        <w:rPr>
          <w:rFonts w:asciiTheme="minorHAnsi" w:hAnsiTheme="minorHAnsi" w:cs="Courier New"/>
          <w:color w:val="000000"/>
          <w:sz w:val="21"/>
          <w:szCs w:val="21"/>
        </w:rPr>
        <w:t xml:space="preserve">    </w:t>
      </w:r>
      <w:r w:rsidRPr="009D0E7C">
        <w:rPr>
          <w:rFonts w:asciiTheme="minorHAnsi" w:hAnsiTheme="minorHAnsi" w:cs="Courier New"/>
          <w:color w:val="000000"/>
          <w:sz w:val="21"/>
          <w:szCs w:val="21"/>
          <w:highlight w:val="yellow"/>
        </w:rPr>
        <w:t>INSTANCE</w:t>
      </w:r>
      <w:r w:rsidRPr="009D0E7C">
        <w:rPr>
          <w:rStyle w:val="sy0"/>
          <w:rFonts w:asciiTheme="minorHAnsi" w:hAnsiTheme="minorHAnsi" w:cs="Courier New"/>
          <w:color w:val="339933"/>
          <w:sz w:val="21"/>
          <w:szCs w:val="21"/>
        </w:rPr>
        <w:t>;</w:t>
      </w:r>
    </w:p>
    <w:p w:rsidR="00E648F4" w:rsidRPr="009D0E7C" w:rsidRDefault="00E648F4" w:rsidP="0076371B">
      <w:pPr>
        <w:pStyle w:val="HTMLPreformatted"/>
        <w:shd w:val="clear" w:color="auto" w:fill="F9F9F9"/>
        <w:spacing w:line="288" w:lineRule="atLeast"/>
        <w:ind w:leftChars="100" w:left="210"/>
        <w:textAlignment w:val="top"/>
        <w:rPr>
          <w:rFonts w:asciiTheme="minorHAnsi" w:hAnsiTheme="minorHAnsi" w:cs="Courier New"/>
          <w:color w:val="000000"/>
          <w:sz w:val="21"/>
          <w:szCs w:val="21"/>
        </w:rPr>
      </w:pPr>
      <w:r w:rsidRPr="009D0E7C">
        <w:rPr>
          <w:rFonts w:asciiTheme="minorHAnsi" w:hAnsiTheme="minorHAnsi" w:cs="Courier New"/>
          <w:color w:val="000000"/>
          <w:sz w:val="21"/>
          <w:szCs w:val="21"/>
        </w:rPr>
        <w:t xml:space="preserve">    </w:t>
      </w:r>
      <w:r w:rsidRPr="009D0E7C">
        <w:rPr>
          <w:rStyle w:val="kw1"/>
          <w:rFonts w:asciiTheme="minorHAnsi" w:hAnsiTheme="minorHAnsi" w:cs="Courier New"/>
          <w:b/>
          <w:bCs/>
          <w:color w:val="000000"/>
          <w:sz w:val="21"/>
          <w:szCs w:val="21"/>
        </w:rPr>
        <w:t>public</w:t>
      </w:r>
      <w:r w:rsidRPr="009D0E7C">
        <w:rPr>
          <w:rFonts w:asciiTheme="minorHAnsi" w:hAnsiTheme="minorHAnsi" w:cs="Courier New"/>
          <w:color w:val="000000"/>
          <w:sz w:val="21"/>
          <w:szCs w:val="21"/>
        </w:rPr>
        <w:t xml:space="preserve"> </w:t>
      </w:r>
      <w:r w:rsidRPr="009D0E7C">
        <w:rPr>
          <w:rStyle w:val="kw4"/>
          <w:rFonts w:asciiTheme="minorHAnsi" w:hAnsiTheme="minorHAnsi" w:cs="Courier New"/>
          <w:b/>
          <w:bCs/>
          <w:color w:val="000066"/>
          <w:sz w:val="21"/>
          <w:szCs w:val="21"/>
        </w:rPr>
        <w:t>void</w:t>
      </w:r>
      <w:r w:rsidRPr="009D0E7C">
        <w:rPr>
          <w:rFonts w:asciiTheme="minorHAnsi" w:hAnsiTheme="minorHAnsi" w:cs="Courier New"/>
          <w:color w:val="000000"/>
          <w:sz w:val="21"/>
          <w:szCs w:val="21"/>
        </w:rPr>
        <w:t xml:space="preserve"> execute </w:t>
      </w:r>
      <w:r w:rsidRPr="009D0E7C">
        <w:rPr>
          <w:rStyle w:val="br0"/>
          <w:rFonts w:asciiTheme="minorHAnsi" w:hAnsiTheme="minorHAnsi" w:cs="Courier New"/>
          <w:color w:val="009900"/>
          <w:sz w:val="21"/>
          <w:szCs w:val="21"/>
        </w:rPr>
        <w:t>(</w:t>
      </w:r>
      <w:r w:rsidRPr="009D0E7C">
        <w:rPr>
          <w:rStyle w:val="kw3"/>
          <w:rFonts w:asciiTheme="minorHAnsi" w:hAnsiTheme="minorHAnsi" w:cs="Courier New"/>
          <w:color w:val="003399"/>
          <w:sz w:val="21"/>
          <w:szCs w:val="21"/>
        </w:rPr>
        <w:t>String</w:t>
      </w:r>
      <w:r w:rsidRPr="009D0E7C">
        <w:rPr>
          <w:rFonts w:asciiTheme="minorHAnsi" w:hAnsiTheme="minorHAnsi" w:cs="Courier New"/>
          <w:color w:val="000000"/>
          <w:sz w:val="21"/>
          <w:szCs w:val="21"/>
        </w:rPr>
        <w:t xml:space="preserve"> arg</w:t>
      </w:r>
      <w:r w:rsidRPr="009D0E7C">
        <w:rPr>
          <w:rStyle w:val="br0"/>
          <w:rFonts w:asciiTheme="minorHAnsi" w:hAnsiTheme="minorHAnsi" w:cs="Courier New"/>
          <w:color w:val="009900"/>
          <w:sz w:val="21"/>
          <w:szCs w:val="21"/>
        </w:rPr>
        <w:t>)</w:t>
      </w:r>
      <w:r w:rsidRPr="009D0E7C">
        <w:rPr>
          <w:rFonts w:asciiTheme="minorHAnsi" w:hAnsiTheme="minorHAnsi" w:cs="Courier New"/>
          <w:color w:val="000000"/>
          <w:sz w:val="21"/>
          <w:szCs w:val="21"/>
        </w:rPr>
        <w:t xml:space="preserve"> </w:t>
      </w:r>
      <w:r w:rsidRPr="009D0E7C">
        <w:rPr>
          <w:rStyle w:val="br0"/>
          <w:rFonts w:asciiTheme="minorHAnsi" w:hAnsiTheme="minorHAnsi" w:cs="Courier New"/>
          <w:color w:val="009900"/>
          <w:sz w:val="21"/>
          <w:szCs w:val="21"/>
        </w:rPr>
        <w:t>{</w:t>
      </w:r>
    </w:p>
    <w:p w:rsidR="00E648F4" w:rsidRPr="009D0E7C" w:rsidRDefault="00E648F4" w:rsidP="0076371B">
      <w:pPr>
        <w:pStyle w:val="HTMLPreformatted"/>
        <w:shd w:val="clear" w:color="auto" w:fill="F9F9F9"/>
        <w:spacing w:line="288" w:lineRule="atLeast"/>
        <w:ind w:leftChars="100" w:left="210"/>
        <w:textAlignment w:val="top"/>
        <w:rPr>
          <w:rFonts w:asciiTheme="minorHAnsi" w:hAnsiTheme="minorHAnsi" w:cs="Courier New"/>
          <w:color w:val="000000"/>
          <w:sz w:val="21"/>
          <w:szCs w:val="21"/>
        </w:rPr>
      </w:pPr>
      <w:r w:rsidRPr="009D0E7C">
        <w:rPr>
          <w:rFonts w:asciiTheme="minorHAnsi" w:hAnsiTheme="minorHAnsi" w:cs="Courier New"/>
          <w:color w:val="000000"/>
          <w:sz w:val="21"/>
          <w:szCs w:val="21"/>
        </w:rPr>
        <w:t xml:space="preserve">        </w:t>
      </w:r>
      <w:r w:rsidRPr="009D0E7C">
        <w:rPr>
          <w:rStyle w:val="co1"/>
          <w:rFonts w:asciiTheme="minorHAnsi" w:hAnsiTheme="minorHAnsi" w:cs="Courier New"/>
          <w:i/>
          <w:iCs/>
          <w:color w:val="666666"/>
          <w:sz w:val="21"/>
          <w:szCs w:val="21"/>
        </w:rPr>
        <w:t xml:space="preserve">// Perform operation here </w:t>
      </w:r>
    </w:p>
    <w:p w:rsidR="00E648F4" w:rsidRPr="009D0E7C" w:rsidRDefault="00E648F4" w:rsidP="0076371B">
      <w:pPr>
        <w:pStyle w:val="HTMLPreformatted"/>
        <w:shd w:val="clear" w:color="auto" w:fill="F9F9F9"/>
        <w:spacing w:line="288" w:lineRule="atLeast"/>
        <w:ind w:leftChars="100" w:left="210"/>
        <w:textAlignment w:val="top"/>
        <w:rPr>
          <w:rFonts w:asciiTheme="minorHAnsi" w:hAnsiTheme="minorHAnsi" w:cs="Courier New"/>
          <w:color w:val="000000"/>
          <w:sz w:val="21"/>
          <w:szCs w:val="21"/>
        </w:rPr>
      </w:pPr>
      <w:r w:rsidRPr="009D0E7C">
        <w:rPr>
          <w:rFonts w:asciiTheme="minorHAnsi" w:hAnsiTheme="minorHAnsi" w:cs="Courier New"/>
          <w:color w:val="000000"/>
          <w:sz w:val="21"/>
          <w:szCs w:val="21"/>
        </w:rPr>
        <w:t xml:space="preserve">    </w:t>
      </w:r>
      <w:r w:rsidRPr="009D0E7C">
        <w:rPr>
          <w:rStyle w:val="br0"/>
          <w:rFonts w:asciiTheme="minorHAnsi" w:hAnsiTheme="minorHAnsi" w:cs="Courier New"/>
          <w:color w:val="009900"/>
          <w:sz w:val="21"/>
          <w:szCs w:val="21"/>
        </w:rPr>
        <w:t>}</w:t>
      </w:r>
    </w:p>
    <w:p w:rsidR="00E648F4" w:rsidRPr="009D0E7C" w:rsidRDefault="00E648F4" w:rsidP="0076371B">
      <w:pPr>
        <w:pStyle w:val="HTMLPreformatted"/>
        <w:shd w:val="clear" w:color="auto" w:fill="F9F9F9"/>
        <w:spacing w:line="288" w:lineRule="atLeast"/>
        <w:ind w:leftChars="100" w:left="210"/>
        <w:textAlignment w:val="top"/>
        <w:rPr>
          <w:rFonts w:asciiTheme="minorHAnsi" w:hAnsiTheme="minorHAnsi" w:cs="Courier New"/>
          <w:color w:val="000000"/>
          <w:sz w:val="21"/>
          <w:szCs w:val="21"/>
        </w:rPr>
      </w:pPr>
      <w:r w:rsidRPr="009D0E7C">
        <w:rPr>
          <w:rStyle w:val="br0"/>
          <w:rFonts w:asciiTheme="minorHAnsi" w:hAnsiTheme="minorHAnsi" w:cs="Courier New"/>
          <w:color w:val="009900"/>
          <w:sz w:val="21"/>
          <w:szCs w:val="21"/>
        </w:rPr>
        <w:t>}</w:t>
      </w:r>
    </w:p>
    <w:p w:rsidR="00E648F4" w:rsidRPr="009D0E7C" w:rsidRDefault="00E648F4" w:rsidP="0076371B">
      <w:pPr>
        <w:pStyle w:val="NormalWeb"/>
        <w:shd w:val="clear" w:color="auto" w:fill="FFFFFF"/>
        <w:spacing w:before="120" w:beforeAutospacing="0" w:after="120" w:afterAutospacing="0" w:line="336" w:lineRule="atLeast"/>
        <w:ind w:leftChars="100" w:left="210"/>
        <w:rPr>
          <w:rFonts w:asciiTheme="minorHAnsi" w:hAnsiTheme="minorHAnsi" w:cs="Arial"/>
          <w:color w:val="252525"/>
          <w:sz w:val="21"/>
          <w:szCs w:val="21"/>
        </w:rPr>
      </w:pPr>
      <w:r w:rsidRPr="009D0E7C">
        <w:rPr>
          <w:rFonts w:asciiTheme="minorHAnsi" w:hAnsiTheme="minorHAnsi" w:cs="Arial"/>
          <w:color w:val="252525"/>
          <w:sz w:val="21"/>
          <w:szCs w:val="21"/>
        </w:rPr>
        <w:t>The public method can be written to take any desired types of arguments; a single String argument is used here as an example.</w:t>
      </w:r>
    </w:p>
    <w:p w:rsidR="00E648F4" w:rsidRPr="009D0E7C" w:rsidRDefault="00E648F4" w:rsidP="0076371B">
      <w:pPr>
        <w:pStyle w:val="NormalWeb"/>
        <w:shd w:val="clear" w:color="auto" w:fill="FFFFFF"/>
        <w:spacing w:before="120" w:beforeAutospacing="0" w:after="120" w:afterAutospacing="0" w:line="336" w:lineRule="atLeast"/>
        <w:ind w:leftChars="100" w:left="210"/>
        <w:rPr>
          <w:rFonts w:asciiTheme="minorHAnsi" w:hAnsiTheme="minorHAnsi" w:cs="Arial"/>
          <w:color w:val="252525"/>
          <w:sz w:val="21"/>
          <w:szCs w:val="21"/>
        </w:rPr>
      </w:pPr>
      <w:r w:rsidRPr="009D0E7C">
        <w:rPr>
          <w:rFonts w:asciiTheme="minorHAnsi" w:hAnsiTheme="minorHAnsi" w:cs="Arial"/>
          <w:b/>
          <w:color w:val="FF0000"/>
          <w:sz w:val="21"/>
          <w:szCs w:val="21"/>
        </w:rPr>
        <w:t xml:space="preserve">This approach implements the singleton by taking advantage of Java's guarantee that any enum value is instantiated only once in a Java program. </w:t>
      </w:r>
      <w:r w:rsidRPr="009D0E7C">
        <w:rPr>
          <w:rFonts w:asciiTheme="minorHAnsi" w:hAnsiTheme="minorHAnsi" w:cs="Arial"/>
          <w:color w:val="252525"/>
          <w:sz w:val="21"/>
          <w:szCs w:val="21"/>
        </w:rPr>
        <w:t>Since Java enum values are globally accessible, so is the singleton, initialized lazily by the class loader. The drawback is that the enum type is somewhat inflexible.</w:t>
      </w:r>
    </w:p>
    <w:p w:rsidR="00A47002" w:rsidRDefault="00BA47EA" w:rsidP="0076371B">
      <w:pPr>
        <w:pStyle w:val="Heading1"/>
        <w:shd w:val="clear" w:color="auto" w:fill="FFFFFF"/>
        <w:spacing w:line="375" w:lineRule="atLeast"/>
        <w:ind w:leftChars="100" w:left="210"/>
        <w:rPr>
          <w:rFonts w:asciiTheme="minorHAnsi" w:hAnsiTheme="minorHAnsi" w:cs="Arial"/>
          <w:b w:val="0"/>
          <w:color w:val="000000"/>
          <w:sz w:val="21"/>
          <w:szCs w:val="21"/>
        </w:rPr>
      </w:pPr>
      <w:hyperlink r:id="rId157" w:history="1">
        <w:r w:rsidR="00E648F4" w:rsidRPr="00D301C4">
          <w:rPr>
            <w:rStyle w:val="Hyperlink"/>
            <w:rFonts w:asciiTheme="minorHAnsi" w:hAnsiTheme="minorHAnsi" w:cs="Arial"/>
            <w:b w:val="0"/>
            <w:sz w:val="21"/>
            <w:szCs w:val="21"/>
          </w:rPr>
          <w:t>http://en.wikipedia.org/wiki/Singleton_pattern</w:t>
        </w:r>
      </w:hyperlink>
    </w:p>
    <w:p w:rsidR="003407E6" w:rsidRDefault="003407E6" w:rsidP="0076371B">
      <w:pPr>
        <w:ind w:leftChars="100" w:left="210"/>
        <w:rPr>
          <w:color w:val="FF0000"/>
          <w:sz w:val="22"/>
          <w:shd w:val="clear" w:color="auto" w:fill="E6E6E6"/>
        </w:rPr>
      </w:pPr>
      <w:r w:rsidRPr="004E3B95">
        <w:rPr>
          <w:color w:val="FF0000"/>
          <w:sz w:val="22"/>
          <w:shd w:val="clear" w:color="auto" w:fill="E6E6E6"/>
        </w:rPr>
        <w:lastRenderedPageBreak/>
        <w:t>Singleton classes represent objects for which only one single instance should exist.</w:t>
      </w:r>
      <w:r w:rsidR="006C74FE" w:rsidRPr="004E3B95">
        <w:rPr>
          <w:color w:val="FF0000"/>
          <w:sz w:val="22"/>
          <w:shd w:val="clear" w:color="auto" w:fill="E6E6E6"/>
        </w:rPr>
        <w:t xml:space="preserve"> (</w:t>
      </w:r>
      <w:r w:rsidR="00333941" w:rsidRPr="004E3B95">
        <w:rPr>
          <w:color w:val="FF0000"/>
          <w:sz w:val="22"/>
          <w:shd w:val="clear" w:color="auto" w:fill="E6E6E6"/>
        </w:rPr>
        <w:t xml:space="preserve">e.g. </w:t>
      </w:r>
      <w:r w:rsidR="006C74FE" w:rsidRPr="004E3B95">
        <w:rPr>
          <w:color w:val="FF0000"/>
          <w:sz w:val="22"/>
          <w:shd w:val="clear" w:color="auto" w:fill="E6E6E6"/>
        </w:rPr>
        <w:t>An enum type to handle all requests to and from server. Used "Singleton pattern" for this enum class.)</w:t>
      </w:r>
    </w:p>
    <w:p w:rsidR="00DA5C0E" w:rsidRDefault="00DA5C0E" w:rsidP="0076371B">
      <w:pPr>
        <w:ind w:leftChars="100" w:left="210"/>
        <w:rPr>
          <w:color w:val="FF0000"/>
          <w:sz w:val="22"/>
          <w:shd w:val="clear" w:color="auto" w:fill="E6E6E6"/>
        </w:rPr>
      </w:pPr>
    </w:p>
    <w:p w:rsidR="00DA5C0E" w:rsidRPr="000612DE" w:rsidRDefault="00DA5C0E" w:rsidP="0035240B">
      <w:pPr>
        <w:pStyle w:val="ListParagraph"/>
        <w:numPr>
          <w:ilvl w:val="0"/>
          <w:numId w:val="33"/>
        </w:numPr>
        <w:ind w:leftChars="100" w:left="570" w:firstLineChars="0"/>
        <w:rPr>
          <w:szCs w:val="21"/>
          <w:shd w:val="clear" w:color="auto" w:fill="E6E6E6"/>
        </w:rPr>
      </w:pPr>
      <w:r w:rsidRPr="000612DE">
        <w:rPr>
          <w:rFonts w:hint="eastAsia"/>
          <w:szCs w:val="21"/>
          <w:shd w:val="clear" w:color="auto" w:fill="E6E6E6"/>
        </w:rPr>
        <w:t>When to use Singleton ?</w:t>
      </w:r>
    </w:p>
    <w:p w:rsidR="00DA5C0E" w:rsidRPr="00A245FB" w:rsidRDefault="00BA47EA" w:rsidP="00A245FB">
      <w:pPr>
        <w:rPr>
          <w:szCs w:val="21"/>
          <w:shd w:val="clear" w:color="auto" w:fill="E6E6E6"/>
        </w:rPr>
      </w:pPr>
      <w:hyperlink r:id="rId158" w:history="1">
        <w:r w:rsidR="00DA5C0E" w:rsidRPr="00A245FB">
          <w:rPr>
            <w:rStyle w:val="Hyperlink"/>
            <w:szCs w:val="21"/>
            <w:shd w:val="clear" w:color="auto" w:fill="E6E6E6"/>
          </w:rPr>
          <w:t>http://stackoverflow.com/questions/228164/on-design-patterns-when-to-use-the-singleton</w:t>
        </w:r>
      </w:hyperlink>
      <w:r w:rsidR="00DA5C0E" w:rsidRPr="00A245FB">
        <w:rPr>
          <w:rFonts w:hint="eastAsia"/>
          <w:szCs w:val="21"/>
          <w:shd w:val="clear" w:color="auto" w:fill="E6E6E6"/>
        </w:rPr>
        <w:t xml:space="preserve"> </w:t>
      </w:r>
    </w:p>
    <w:p w:rsidR="0076371B" w:rsidRDefault="00A10244" w:rsidP="0076371B">
      <w:pPr>
        <w:widowControl/>
        <w:shd w:val="clear" w:color="auto" w:fill="FFFFFF"/>
        <w:spacing w:after="240" w:line="293" w:lineRule="atLeast"/>
        <w:ind w:leftChars="200" w:left="420"/>
        <w:jc w:val="left"/>
        <w:rPr>
          <w:rFonts w:eastAsia="SimSun" w:cs="Arial"/>
          <w:color w:val="242729"/>
          <w:kern w:val="0"/>
          <w:szCs w:val="21"/>
        </w:rPr>
      </w:pPr>
      <w:r w:rsidRPr="00A10244">
        <w:rPr>
          <w:rFonts w:eastAsia="SimSun" w:cs="Arial"/>
          <w:color w:val="242729"/>
          <w:kern w:val="0"/>
          <w:szCs w:val="21"/>
        </w:rPr>
        <w:t>A Singleton candidate must satisfy three requirements:</w:t>
      </w:r>
    </w:p>
    <w:p w:rsidR="0076371B" w:rsidRDefault="0076371B" w:rsidP="0076371B">
      <w:pPr>
        <w:widowControl/>
        <w:shd w:val="clear" w:color="auto" w:fill="FFFFFF"/>
        <w:spacing w:after="240" w:line="293" w:lineRule="atLeast"/>
        <w:ind w:leftChars="200" w:left="420"/>
        <w:jc w:val="left"/>
        <w:rPr>
          <w:rFonts w:eastAsia="SimSun" w:cs="Arial"/>
          <w:color w:val="242729"/>
          <w:kern w:val="0"/>
          <w:szCs w:val="21"/>
        </w:rPr>
      </w:pPr>
      <w:r>
        <w:rPr>
          <w:rFonts w:eastAsia="SimSun" w:cs="Arial" w:hint="eastAsia"/>
          <w:color w:val="242729"/>
          <w:kern w:val="0"/>
          <w:szCs w:val="21"/>
        </w:rPr>
        <w:t>(1)</w:t>
      </w:r>
      <w:r w:rsidR="00A10244" w:rsidRPr="00A10244">
        <w:rPr>
          <w:rFonts w:eastAsia="SimSun" w:cs="Arial"/>
          <w:color w:val="242729"/>
          <w:kern w:val="0"/>
          <w:szCs w:val="21"/>
        </w:rPr>
        <w:t>controls concurrent access to a shared resource.</w:t>
      </w:r>
    </w:p>
    <w:p w:rsidR="0076371B" w:rsidRDefault="0076371B" w:rsidP="0076371B">
      <w:pPr>
        <w:widowControl/>
        <w:shd w:val="clear" w:color="auto" w:fill="FFFFFF"/>
        <w:spacing w:after="240" w:line="293" w:lineRule="atLeast"/>
        <w:ind w:leftChars="200" w:left="420"/>
        <w:jc w:val="left"/>
        <w:rPr>
          <w:rFonts w:eastAsia="SimSun" w:cs="Arial"/>
          <w:color w:val="242729"/>
          <w:kern w:val="0"/>
          <w:szCs w:val="21"/>
        </w:rPr>
      </w:pPr>
      <w:r>
        <w:rPr>
          <w:rFonts w:eastAsia="SimSun" w:cs="Arial" w:hint="eastAsia"/>
          <w:color w:val="242729"/>
          <w:kern w:val="0"/>
          <w:szCs w:val="21"/>
        </w:rPr>
        <w:t>(2)</w:t>
      </w:r>
      <w:r w:rsidR="00A10244" w:rsidRPr="00A10244">
        <w:rPr>
          <w:rFonts w:eastAsia="SimSun" w:cs="Arial"/>
          <w:color w:val="242729"/>
          <w:kern w:val="0"/>
          <w:szCs w:val="21"/>
        </w:rPr>
        <w:t>access to the resource will be requested from multiple, disparate parts of the system.</w:t>
      </w:r>
    </w:p>
    <w:p w:rsidR="0076371B" w:rsidRPr="0076371B" w:rsidRDefault="0076371B" w:rsidP="0076371B">
      <w:pPr>
        <w:widowControl/>
        <w:shd w:val="clear" w:color="auto" w:fill="FFFFFF"/>
        <w:spacing w:after="240" w:line="293" w:lineRule="atLeast"/>
        <w:ind w:leftChars="200" w:left="420"/>
        <w:jc w:val="left"/>
        <w:rPr>
          <w:rFonts w:eastAsia="SimSun" w:cs="Arial"/>
          <w:color w:val="242729"/>
          <w:kern w:val="0"/>
          <w:szCs w:val="21"/>
        </w:rPr>
      </w:pPr>
      <w:r>
        <w:rPr>
          <w:rFonts w:eastAsia="SimSun" w:cs="Arial" w:hint="eastAsia"/>
          <w:color w:val="242729"/>
          <w:kern w:val="0"/>
          <w:szCs w:val="21"/>
        </w:rPr>
        <w:t>(3)</w:t>
      </w:r>
      <w:r w:rsidR="00A10244" w:rsidRPr="00A10244">
        <w:rPr>
          <w:rFonts w:eastAsia="SimSun" w:cs="Arial"/>
          <w:color w:val="242729"/>
          <w:kern w:val="0"/>
          <w:szCs w:val="21"/>
        </w:rPr>
        <w:t>there can be only one object.</w:t>
      </w:r>
    </w:p>
    <w:p w:rsidR="0076371B" w:rsidRDefault="00A10244" w:rsidP="0076371B">
      <w:pPr>
        <w:widowControl/>
        <w:shd w:val="clear" w:color="auto" w:fill="FFFFFF"/>
        <w:spacing w:after="240" w:line="293" w:lineRule="atLeast"/>
        <w:ind w:leftChars="200" w:left="420"/>
        <w:jc w:val="left"/>
        <w:rPr>
          <w:rFonts w:eastAsia="SimSun" w:cs="Arial"/>
          <w:color w:val="242729"/>
          <w:kern w:val="0"/>
          <w:szCs w:val="21"/>
        </w:rPr>
      </w:pPr>
      <w:r w:rsidRPr="00A10244">
        <w:rPr>
          <w:rFonts w:eastAsia="SimSun" w:cs="Arial"/>
          <w:color w:val="242729"/>
          <w:kern w:val="0"/>
          <w:szCs w:val="21"/>
        </w:rPr>
        <w:t>If your proposed Singleton has only one or two of these requirements, a redesign is almost always the correct option.</w:t>
      </w:r>
    </w:p>
    <w:p w:rsidR="00A10244" w:rsidRPr="00A10244" w:rsidRDefault="00A10244" w:rsidP="0076371B">
      <w:pPr>
        <w:widowControl/>
        <w:shd w:val="clear" w:color="auto" w:fill="FFFFFF"/>
        <w:spacing w:after="240" w:line="293" w:lineRule="atLeast"/>
        <w:ind w:leftChars="200" w:left="420"/>
        <w:jc w:val="left"/>
        <w:rPr>
          <w:rFonts w:eastAsia="SimSun" w:cs="Arial"/>
          <w:color w:val="242729"/>
          <w:kern w:val="0"/>
          <w:szCs w:val="21"/>
        </w:rPr>
      </w:pPr>
      <w:r w:rsidRPr="00A10244">
        <w:rPr>
          <w:rFonts w:eastAsia="SimSun" w:cs="Arial"/>
          <w:color w:val="242729"/>
          <w:kern w:val="0"/>
          <w:szCs w:val="21"/>
        </w:rPr>
        <w:t>For example, a printer spooler is unlikely to be called from more than one place (the Print menu), so you can use mutexes to solve the concurrent access problem.</w:t>
      </w:r>
    </w:p>
    <w:p w:rsidR="000612DE" w:rsidRPr="002050D6" w:rsidRDefault="006C691B" w:rsidP="002050D6">
      <w:pPr>
        <w:widowControl/>
        <w:shd w:val="clear" w:color="auto" w:fill="FFFFFF"/>
        <w:spacing w:after="240" w:line="293" w:lineRule="atLeast"/>
        <w:ind w:leftChars="200" w:left="420"/>
        <w:jc w:val="left"/>
        <w:rPr>
          <w:rFonts w:eastAsia="SimSun" w:cs="Arial"/>
          <w:color w:val="242729"/>
          <w:kern w:val="0"/>
          <w:szCs w:val="21"/>
        </w:rPr>
      </w:pPr>
      <w:r w:rsidRPr="006C691B">
        <w:rPr>
          <w:rFonts w:eastAsia="SimSun" w:cs="Arial"/>
          <w:color w:val="242729"/>
          <w:kern w:val="0"/>
          <w:szCs w:val="21"/>
        </w:rPr>
        <w:t xml:space="preserve">You use a singleton when you need to manage a shared resource. </w:t>
      </w:r>
      <w:r w:rsidRPr="00A10244">
        <w:rPr>
          <w:rFonts w:eastAsia="SimSun" w:cs="Arial"/>
          <w:color w:val="242729"/>
          <w:kern w:val="0"/>
          <w:szCs w:val="21"/>
          <w:highlight w:val="green"/>
        </w:rPr>
        <w:t>A simple logger is the most obvious example of a possibly-valid Singleton</w:t>
      </w:r>
      <w:r w:rsidRPr="00A10244">
        <w:rPr>
          <w:rFonts w:eastAsia="SimSun" w:cs="Arial"/>
          <w:color w:val="242729"/>
          <w:kern w:val="0"/>
          <w:szCs w:val="21"/>
        </w:rPr>
        <w:t>, but this can change with more complex logging schemes.</w:t>
      </w:r>
      <w:r>
        <w:rPr>
          <w:rFonts w:eastAsia="SimSun" w:cs="Arial" w:hint="eastAsia"/>
          <w:color w:val="242729"/>
          <w:kern w:val="0"/>
          <w:szCs w:val="21"/>
        </w:rPr>
        <w:t xml:space="preserve"> </w:t>
      </w:r>
      <w:r w:rsidRPr="006C691B">
        <w:rPr>
          <w:rFonts w:eastAsia="SimSun" w:cs="Arial" w:hint="eastAsia"/>
          <w:color w:val="242729"/>
          <w:kern w:val="0"/>
          <w:szCs w:val="21"/>
          <w:highlight w:val="yellow"/>
        </w:rPr>
        <w:t xml:space="preserve">Another </w:t>
      </w:r>
      <w:r w:rsidR="00165E40">
        <w:rPr>
          <w:rFonts w:eastAsia="SimSun" w:cs="Arial" w:hint="eastAsia"/>
          <w:color w:val="242729"/>
          <w:kern w:val="0"/>
          <w:szCs w:val="21"/>
          <w:highlight w:val="yellow"/>
        </w:rPr>
        <w:t>examples</w:t>
      </w:r>
      <w:r w:rsidRPr="006C691B">
        <w:rPr>
          <w:rFonts w:eastAsia="SimSun" w:cs="Arial"/>
          <w:color w:val="242729"/>
          <w:kern w:val="0"/>
          <w:szCs w:val="21"/>
          <w:highlight w:val="yellow"/>
        </w:rPr>
        <w:t xml:space="preserve"> </w:t>
      </w:r>
      <w:r w:rsidRPr="006C691B">
        <w:rPr>
          <w:rFonts w:eastAsia="SimSun" w:cs="Arial" w:hint="eastAsia"/>
          <w:color w:val="242729"/>
          <w:kern w:val="0"/>
          <w:szCs w:val="21"/>
          <w:highlight w:val="yellow"/>
        </w:rPr>
        <w:t xml:space="preserve">as </w:t>
      </w:r>
      <w:r w:rsidRPr="006C691B">
        <w:rPr>
          <w:rFonts w:eastAsia="SimSun" w:cs="Arial"/>
          <w:color w:val="242729"/>
          <w:kern w:val="0"/>
          <w:szCs w:val="21"/>
          <w:highlight w:val="yellow"/>
        </w:rPr>
        <w:t>a printer spooler</w:t>
      </w:r>
      <w:r w:rsidR="001C4122">
        <w:rPr>
          <w:rFonts w:eastAsia="SimSun" w:cs="Arial" w:hint="eastAsia"/>
          <w:color w:val="242729"/>
          <w:kern w:val="0"/>
          <w:szCs w:val="21"/>
          <w:highlight w:val="yellow"/>
        </w:rPr>
        <w:t xml:space="preserve"> </w:t>
      </w:r>
      <w:r w:rsidR="001C4122">
        <w:rPr>
          <w:rFonts w:eastAsia="SimSun" w:cs="Arial" w:hint="eastAsia"/>
          <w:color w:val="242729"/>
          <w:kern w:val="0"/>
          <w:szCs w:val="21"/>
        </w:rPr>
        <w:t>o</w:t>
      </w:r>
      <w:r w:rsidR="001C4122" w:rsidRPr="001C4122">
        <w:rPr>
          <w:rFonts w:eastAsia="SimSun" w:cs="Arial"/>
          <w:color w:val="242729"/>
          <w:kern w:val="0"/>
          <w:szCs w:val="21"/>
        </w:rPr>
        <w:t>r a database connection or a file manager</w:t>
      </w:r>
      <w:r w:rsidRPr="006C691B">
        <w:rPr>
          <w:rFonts w:eastAsia="SimSun" w:cs="Arial" w:hint="eastAsia"/>
          <w:color w:val="242729"/>
          <w:kern w:val="0"/>
          <w:szCs w:val="21"/>
          <w:highlight w:val="yellow"/>
        </w:rPr>
        <w:t>, y</w:t>
      </w:r>
      <w:r w:rsidRPr="006C691B">
        <w:rPr>
          <w:rFonts w:eastAsia="SimSun" w:cs="Arial"/>
          <w:color w:val="242729"/>
          <w:kern w:val="0"/>
          <w:szCs w:val="21"/>
          <w:highlight w:val="yellow"/>
        </w:rPr>
        <w:t>our application should only have a single instance of the spooler in order to avoid conflicting request for the same resource</w:t>
      </w:r>
    </w:p>
    <w:p w:rsidR="00DA5C0E" w:rsidRDefault="00F82D22" w:rsidP="0035240B">
      <w:pPr>
        <w:pStyle w:val="ListParagraph"/>
        <w:numPr>
          <w:ilvl w:val="0"/>
          <w:numId w:val="33"/>
        </w:numPr>
        <w:ind w:firstLineChars="0"/>
        <w:rPr>
          <w:szCs w:val="21"/>
          <w:shd w:val="clear" w:color="auto" w:fill="E6E6E6"/>
        </w:rPr>
      </w:pPr>
      <w:r>
        <w:rPr>
          <w:rFonts w:hint="eastAsia"/>
          <w:szCs w:val="21"/>
          <w:shd w:val="clear" w:color="auto" w:fill="E6E6E6"/>
        </w:rPr>
        <w:t>What is Factory Pattern and when to use?</w:t>
      </w:r>
    </w:p>
    <w:p w:rsidR="00F82D22" w:rsidRDefault="00BA47EA" w:rsidP="00F82D22">
      <w:pPr>
        <w:pStyle w:val="ListParagraph"/>
        <w:ind w:left="360" w:firstLineChars="0" w:firstLine="0"/>
        <w:rPr>
          <w:szCs w:val="21"/>
          <w:shd w:val="clear" w:color="auto" w:fill="E6E6E6"/>
        </w:rPr>
      </w:pPr>
      <w:hyperlink r:id="rId159" w:history="1">
        <w:r w:rsidR="00F82D22" w:rsidRPr="00933142">
          <w:rPr>
            <w:rStyle w:val="Hyperlink"/>
            <w:szCs w:val="21"/>
            <w:shd w:val="clear" w:color="auto" w:fill="E6E6E6"/>
          </w:rPr>
          <w:t>http://stackoverflow.com/questions/69849/factory-pattern-when-to-use-factory-methods</w:t>
        </w:r>
      </w:hyperlink>
      <w:r w:rsidR="00F82D22">
        <w:rPr>
          <w:rFonts w:hint="eastAsia"/>
          <w:szCs w:val="21"/>
          <w:shd w:val="clear" w:color="auto" w:fill="E6E6E6"/>
        </w:rPr>
        <w:t xml:space="preserve"> </w:t>
      </w:r>
    </w:p>
    <w:p w:rsidR="00673A9C" w:rsidRPr="00673A9C" w:rsidRDefault="00673A9C" w:rsidP="00306EF3">
      <w:pPr>
        <w:widowControl/>
        <w:shd w:val="clear" w:color="auto" w:fill="FFFFFF"/>
        <w:spacing w:after="240" w:line="293" w:lineRule="atLeast"/>
        <w:ind w:leftChars="200" w:left="420"/>
        <w:jc w:val="left"/>
        <w:rPr>
          <w:rFonts w:eastAsia="SimSun" w:cs="Arial"/>
          <w:color w:val="242729"/>
          <w:kern w:val="0"/>
          <w:szCs w:val="21"/>
        </w:rPr>
      </w:pPr>
      <w:r w:rsidRPr="00673A9C">
        <w:rPr>
          <w:rFonts w:eastAsia="SimSun" w:cs="Arial"/>
          <w:color w:val="242729"/>
          <w:kern w:val="0"/>
          <w:szCs w:val="21"/>
        </w:rPr>
        <w:t>I like thinking about design pattens in terms of my classes being 'people,' and the patterns are the ways that the people talk to each other.</w:t>
      </w:r>
    </w:p>
    <w:p w:rsidR="00306EF3" w:rsidRPr="00673A9C" w:rsidRDefault="00673A9C" w:rsidP="00306EF3">
      <w:pPr>
        <w:widowControl/>
        <w:shd w:val="clear" w:color="auto" w:fill="FFFFFF"/>
        <w:spacing w:after="240" w:line="293" w:lineRule="atLeast"/>
        <w:ind w:leftChars="200" w:left="420"/>
        <w:jc w:val="left"/>
        <w:rPr>
          <w:rFonts w:eastAsia="SimSun" w:cs="Arial"/>
          <w:color w:val="242729"/>
          <w:kern w:val="0"/>
          <w:szCs w:val="21"/>
        </w:rPr>
      </w:pPr>
      <w:r w:rsidRPr="00673A9C">
        <w:rPr>
          <w:rFonts w:eastAsia="SimSun" w:cs="Arial"/>
          <w:color w:val="242729"/>
          <w:kern w:val="0"/>
          <w:szCs w:val="21"/>
        </w:rPr>
        <w:t>So, to me the factory pattern is like a hiring agency. You've got someone that will need a variable number of workers. This person may know some info they need in the people they hire, but that's it.</w:t>
      </w:r>
      <w:r w:rsidR="00306EF3">
        <w:rPr>
          <w:rFonts w:eastAsia="SimSun" w:cs="Arial" w:hint="eastAsia"/>
          <w:color w:val="242729"/>
          <w:kern w:val="0"/>
          <w:szCs w:val="21"/>
        </w:rPr>
        <w:t xml:space="preserve"> </w:t>
      </w:r>
      <w:r w:rsidRPr="00673A9C">
        <w:rPr>
          <w:rFonts w:eastAsia="SimSun" w:cs="Arial"/>
          <w:color w:val="242729"/>
          <w:kern w:val="0"/>
          <w:szCs w:val="21"/>
        </w:rPr>
        <w:t>So, when they need a new employee, they call the hiring agency and tell them what they need. Now, to actually </w:t>
      </w:r>
      <w:r w:rsidRPr="00673A9C">
        <w:rPr>
          <w:rFonts w:eastAsia="SimSun" w:cs="Arial"/>
          <w:i/>
          <w:iCs/>
          <w:color w:val="242729"/>
          <w:kern w:val="0"/>
          <w:szCs w:val="21"/>
          <w:bdr w:val="none" w:sz="0" w:space="0" w:color="auto" w:frame="1"/>
        </w:rPr>
        <w:t>hire</w:t>
      </w:r>
      <w:r w:rsidRPr="00673A9C">
        <w:rPr>
          <w:rFonts w:eastAsia="SimSun" w:cs="Arial"/>
          <w:color w:val="242729"/>
          <w:kern w:val="0"/>
          <w:szCs w:val="21"/>
        </w:rPr>
        <w:t> someone, you need to know a lot of stuff - benefits, eligibility verification, etc. But the person hiring doesn't need to know any of this - the hiring agency handles all of that.</w:t>
      </w:r>
    </w:p>
    <w:p w:rsidR="00673A9C" w:rsidRPr="00673A9C" w:rsidRDefault="00673A9C" w:rsidP="00306EF3">
      <w:pPr>
        <w:widowControl/>
        <w:shd w:val="clear" w:color="auto" w:fill="FFFFFF"/>
        <w:spacing w:after="240" w:line="293" w:lineRule="atLeast"/>
        <w:ind w:leftChars="200" w:left="420"/>
        <w:jc w:val="left"/>
        <w:rPr>
          <w:rFonts w:eastAsia="SimSun" w:cs="Arial"/>
          <w:color w:val="242729"/>
          <w:kern w:val="0"/>
          <w:szCs w:val="21"/>
        </w:rPr>
      </w:pPr>
      <w:r w:rsidRPr="00673A9C">
        <w:rPr>
          <w:rFonts w:eastAsia="SimSun" w:cs="Arial"/>
          <w:color w:val="242729"/>
          <w:kern w:val="0"/>
          <w:szCs w:val="21"/>
          <w:highlight w:val="yellow"/>
        </w:rPr>
        <w:t>In the same way, using a Factory allows the consumer to create new objects without having to know the details of how they're created, or what their dependencies are - they only have to give the information they actually want.</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public interface IThingFactory</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 xml:space="preserve">    Thing GetThing(string theString);</w:t>
      </w:r>
      <w:r w:rsidR="00DB42D9">
        <w:rPr>
          <w:rFonts w:eastAsia="SimSun" w:cs="Consolas" w:hint="eastAsia"/>
          <w:color w:val="242729"/>
          <w:kern w:val="0"/>
          <w:szCs w:val="21"/>
          <w:bdr w:val="none" w:sz="0" w:space="0" w:color="auto" w:frame="1"/>
          <w:shd w:val="clear" w:color="auto" w:fill="EFF0F1"/>
        </w:rPr>
        <w:t xml:space="preserve"> </w:t>
      </w:r>
      <w:r w:rsidR="00DB42D9" w:rsidRPr="00DB42D9">
        <w:rPr>
          <w:rFonts w:eastAsia="SimSun" w:cs="Consolas"/>
          <w:color w:val="242729"/>
          <w:kern w:val="0"/>
          <w:szCs w:val="21"/>
          <w:bdr w:val="none" w:sz="0" w:space="0" w:color="auto" w:frame="1"/>
          <w:shd w:val="clear" w:color="auto" w:fill="EFF0F1"/>
        </w:rPr>
        <w:sym w:font="Wingdings" w:char="F0E0"/>
      </w:r>
      <w:r w:rsidR="00DB42D9">
        <w:rPr>
          <w:rFonts w:eastAsia="SimSun" w:cs="Consolas" w:hint="eastAsia"/>
          <w:color w:val="242729"/>
          <w:kern w:val="0"/>
          <w:szCs w:val="21"/>
          <w:bdr w:val="none" w:sz="0" w:space="0" w:color="auto" w:frame="1"/>
          <w:shd w:val="clear" w:color="auto" w:fill="EFF0F1"/>
        </w:rPr>
        <w:t xml:space="preserve"> </w:t>
      </w:r>
      <w:r w:rsidR="00DB42D9" w:rsidRPr="00DB42D9">
        <w:rPr>
          <w:rFonts w:eastAsia="SimSun" w:cs="Consolas" w:hint="eastAsia"/>
          <w:color w:val="242729"/>
          <w:kern w:val="0"/>
          <w:szCs w:val="21"/>
          <w:highlight w:val="green"/>
          <w:bdr w:val="none" w:sz="0" w:space="0" w:color="auto" w:frame="1"/>
          <w:shd w:val="clear" w:color="auto" w:fill="EFF0F1"/>
        </w:rPr>
        <w:t>String will come from consumer of ThingFactory</w:t>
      </w:r>
    </w:p>
    <w:p w:rsid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lastRenderedPageBreak/>
        <w:t>public class ThingFactory : IThingFactory</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 xml:space="preserve">    public Thing GetThing(string theString)</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 xml:space="preserve">    {</w:t>
      </w:r>
      <w:r w:rsidR="00392456">
        <w:rPr>
          <w:rFonts w:eastAsia="SimSun" w:cs="Consolas" w:hint="eastAsia"/>
          <w:color w:val="242729"/>
          <w:kern w:val="0"/>
          <w:szCs w:val="21"/>
          <w:bdr w:val="none" w:sz="0" w:space="0" w:color="auto" w:frame="1"/>
          <w:shd w:val="clear" w:color="auto" w:fill="EFF0F1"/>
        </w:rPr>
        <w:t xml:space="preserve">   </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 xml:space="preserve">        return new Thing(</w:t>
      </w:r>
      <w:r w:rsidRPr="006E681F">
        <w:rPr>
          <w:rFonts w:eastAsia="SimSun" w:cs="Consolas"/>
          <w:color w:val="242729"/>
          <w:kern w:val="0"/>
          <w:szCs w:val="21"/>
          <w:highlight w:val="green"/>
          <w:bdr w:val="none" w:sz="0" w:space="0" w:color="auto" w:frame="1"/>
          <w:shd w:val="clear" w:color="auto" w:fill="EFF0F1"/>
        </w:rPr>
        <w:t>theString</w:t>
      </w:r>
      <w:r w:rsidRPr="006E681F">
        <w:rPr>
          <w:rFonts w:eastAsia="SimSun" w:cs="Consolas"/>
          <w:color w:val="242729"/>
          <w:kern w:val="0"/>
          <w:szCs w:val="21"/>
          <w:bdr w:val="none" w:sz="0" w:space="0" w:color="auto" w:frame="1"/>
          <w:shd w:val="clear" w:color="auto" w:fill="EFF0F1"/>
        </w:rPr>
        <w:t xml:space="preserve">, </w:t>
      </w:r>
      <w:r w:rsidRPr="006E681F">
        <w:rPr>
          <w:rFonts w:eastAsia="SimSun" w:cs="Consolas"/>
          <w:color w:val="242729"/>
          <w:kern w:val="0"/>
          <w:szCs w:val="21"/>
          <w:highlight w:val="cyan"/>
          <w:bdr w:val="none" w:sz="0" w:space="0" w:color="auto" w:frame="1"/>
          <w:shd w:val="clear" w:color="auto" w:fill="EFF0F1"/>
        </w:rPr>
        <w:t>firstDependency, secondDependency</w:t>
      </w:r>
      <w:r w:rsidRPr="006E681F">
        <w:rPr>
          <w:rFonts w:eastAsia="SimSun" w:cs="Consolas"/>
          <w:color w:val="242729"/>
          <w:kern w:val="0"/>
          <w:szCs w:val="21"/>
          <w:bdr w:val="none" w:sz="0" w:space="0" w:color="auto" w:frame="1"/>
          <w:shd w:val="clear" w:color="auto" w:fill="EFF0F1"/>
        </w:rPr>
        <w:t>);</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 xml:space="preserve">    }</w:t>
      </w:r>
    </w:p>
    <w:p w:rsidR="006E681F" w:rsidRPr="006E681F" w:rsidRDefault="006E681F" w:rsidP="006E68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nsolas"/>
          <w:color w:val="242729"/>
          <w:kern w:val="0"/>
          <w:szCs w:val="21"/>
          <w:bdr w:val="none" w:sz="0" w:space="0" w:color="auto" w:frame="1"/>
          <w:shd w:val="clear" w:color="auto" w:fill="EFF0F1"/>
        </w:rPr>
      </w:pPr>
      <w:r w:rsidRPr="006E681F">
        <w:rPr>
          <w:rFonts w:eastAsia="SimSun" w:cs="Consolas"/>
          <w:color w:val="242729"/>
          <w:kern w:val="0"/>
          <w:szCs w:val="21"/>
          <w:bdr w:val="none" w:sz="0" w:space="0" w:color="auto" w:frame="1"/>
          <w:shd w:val="clear" w:color="auto" w:fill="EFF0F1"/>
        </w:rPr>
        <w:t>}</w:t>
      </w:r>
    </w:p>
    <w:p w:rsidR="002050D6" w:rsidRPr="00DF7D66" w:rsidRDefault="006E681F" w:rsidP="00425C79">
      <w:pPr>
        <w:widowControl/>
        <w:shd w:val="clear" w:color="auto" w:fill="FFFFFF"/>
        <w:spacing w:after="240" w:line="293" w:lineRule="atLeast"/>
        <w:ind w:leftChars="200" w:left="420"/>
        <w:jc w:val="left"/>
        <w:rPr>
          <w:rFonts w:eastAsia="SimSun" w:cs="Arial"/>
          <w:color w:val="242729"/>
          <w:kern w:val="0"/>
          <w:szCs w:val="21"/>
        </w:rPr>
      </w:pPr>
      <w:r w:rsidRPr="006E681F">
        <w:rPr>
          <w:rFonts w:eastAsia="SimSun" w:cs="Arial"/>
          <w:color w:val="242729"/>
          <w:kern w:val="0"/>
          <w:szCs w:val="21"/>
        </w:rPr>
        <w:t xml:space="preserve">So, </w:t>
      </w:r>
      <w:r w:rsidRPr="006E681F">
        <w:rPr>
          <w:rFonts w:eastAsia="SimSun" w:cs="Arial"/>
          <w:color w:val="242729"/>
          <w:kern w:val="0"/>
          <w:szCs w:val="21"/>
          <w:highlight w:val="cyan"/>
        </w:rPr>
        <w:t>now the consumer of the ThingFactory can get a Thing, without having to know about the dependencies of the Thing</w:t>
      </w:r>
      <w:r w:rsidRPr="006E681F">
        <w:rPr>
          <w:rFonts w:eastAsia="SimSun" w:cs="Arial"/>
          <w:color w:val="242729"/>
          <w:kern w:val="0"/>
          <w:szCs w:val="21"/>
        </w:rPr>
        <w:t xml:space="preserve">, </w:t>
      </w:r>
      <w:r w:rsidRPr="006E681F">
        <w:rPr>
          <w:rFonts w:eastAsia="SimSun" w:cs="Arial"/>
          <w:color w:val="242729"/>
          <w:kern w:val="0"/>
          <w:szCs w:val="21"/>
          <w:highlight w:val="green"/>
        </w:rPr>
        <w:t>except for the string data that comes from the consumer</w:t>
      </w:r>
      <w:r w:rsidRPr="006E681F">
        <w:rPr>
          <w:rFonts w:eastAsia="SimSun" w:cs="Arial"/>
          <w:color w:val="242729"/>
          <w:kern w:val="0"/>
          <w:szCs w:val="21"/>
        </w:rPr>
        <w:t>.</w:t>
      </w:r>
    </w:p>
    <w:p w:rsidR="00F82D22" w:rsidRPr="00F82D22" w:rsidRDefault="00F82D22" w:rsidP="0035240B">
      <w:pPr>
        <w:pStyle w:val="ListParagraph"/>
        <w:numPr>
          <w:ilvl w:val="0"/>
          <w:numId w:val="33"/>
        </w:numPr>
        <w:ind w:firstLineChars="0"/>
        <w:rPr>
          <w:szCs w:val="21"/>
          <w:shd w:val="clear" w:color="auto" w:fill="E6E6E6"/>
        </w:rPr>
      </w:pPr>
    </w:p>
    <w:p w:rsidR="00DA5C0E" w:rsidRPr="004E3B95" w:rsidRDefault="00DA5C0E" w:rsidP="006C74FE">
      <w:pPr>
        <w:rPr>
          <w:color w:val="FF0000"/>
          <w:sz w:val="22"/>
          <w:shd w:val="clear" w:color="auto" w:fill="E6E6E6"/>
        </w:rPr>
      </w:pPr>
    </w:p>
    <w:p w:rsidR="003D4C8C" w:rsidRDefault="003D4C8C" w:rsidP="00E648F4">
      <w:pPr>
        <w:pStyle w:val="Heading1"/>
        <w:shd w:val="clear" w:color="auto" w:fill="FFFFFF"/>
        <w:spacing w:line="375" w:lineRule="atLeast"/>
        <w:rPr>
          <w:rFonts w:asciiTheme="minorHAnsi" w:hAnsiTheme="minorHAnsi" w:cs="Arial"/>
          <w:b w:val="0"/>
          <w:color w:val="000000"/>
          <w:sz w:val="21"/>
          <w:szCs w:val="21"/>
        </w:rPr>
      </w:pPr>
      <w:r>
        <w:rPr>
          <w:rFonts w:asciiTheme="minorHAnsi" w:hAnsiTheme="minorHAnsi" w:cs="Arial" w:hint="eastAsia"/>
          <w:b w:val="0"/>
          <w:color w:val="000000"/>
          <w:sz w:val="21"/>
          <w:szCs w:val="21"/>
        </w:rPr>
        <w:t>What is SDLC ?</w:t>
      </w:r>
    </w:p>
    <w:p w:rsidR="003D4C8C" w:rsidRDefault="00BA47EA" w:rsidP="00E648F4">
      <w:pPr>
        <w:pStyle w:val="Heading1"/>
        <w:shd w:val="clear" w:color="auto" w:fill="FFFFFF"/>
        <w:spacing w:line="375" w:lineRule="atLeast"/>
        <w:rPr>
          <w:rFonts w:asciiTheme="minorHAnsi" w:hAnsiTheme="minorHAnsi" w:cs="Arial"/>
          <w:b w:val="0"/>
          <w:color w:val="000000"/>
          <w:sz w:val="21"/>
          <w:szCs w:val="21"/>
        </w:rPr>
      </w:pPr>
      <w:hyperlink r:id="rId160" w:history="1">
        <w:r w:rsidR="003D4C8C" w:rsidRPr="000D79F2">
          <w:rPr>
            <w:rStyle w:val="Hyperlink"/>
            <w:rFonts w:asciiTheme="minorHAnsi" w:hAnsiTheme="minorHAnsi" w:cs="Arial"/>
            <w:b w:val="0"/>
            <w:sz w:val="21"/>
            <w:szCs w:val="21"/>
          </w:rPr>
          <w:t>http://www.tutorialspoint.com/sdlc/sdlc_overview.htm</w:t>
        </w:r>
      </w:hyperlink>
      <w:r w:rsidR="003D4C8C">
        <w:rPr>
          <w:rFonts w:asciiTheme="minorHAnsi" w:hAnsiTheme="minorHAnsi" w:cs="Arial" w:hint="eastAsia"/>
          <w:b w:val="0"/>
          <w:color w:val="000000"/>
          <w:sz w:val="21"/>
          <w:szCs w:val="21"/>
        </w:rPr>
        <w:t xml:space="preserve"> </w:t>
      </w:r>
    </w:p>
    <w:p w:rsidR="00FA4747" w:rsidRDefault="00FA4747" w:rsidP="00E648F4">
      <w:pPr>
        <w:pStyle w:val="Heading1"/>
        <w:shd w:val="clear" w:color="auto" w:fill="FFFFFF"/>
        <w:spacing w:line="375" w:lineRule="atLeast"/>
        <w:rPr>
          <w:rFonts w:asciiTheme="minorHAnsi" w:hAnsiTheme="minorHAnsi" w:cs="Arial"/>
          <w:b w:val="0"/>
          <w:color w:val="000000"/>
          <w:sz w:val="21"/>
          <w:szCs w:val="21"/>
        </w:rPr>
      </w:pPr>
      <w:r>
        <w:rPr>
          <w:noProof/>
        </w:rPr>
        <w:drawing>
          <wp:inline distT="0" distB="0" distL="0" distR="0">
            <wp:extent cx="5274310" cy="4032483"/>
            <wp:effectExtent l="0" t="0" r="2540" b="6350"/>
            <wp:docPr id="7" name="图片 7"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ges of SDLC"/>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4032483"/>
                    </a:xfrm>
                    <a:prstGeom prst="rect">
                      <a:avLst/>
                    </a:prstGeom>
                    <a:noFill/>
                    <a:ln>
                      <a:noFill/>
                    </a:ln>
                  </pic:spPr>
                </pic:pic>
              </a:graphicData>
            </a:graphic>
          </wp:inline>
        </w:drawing>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highlight w:val="yellow"/>
        </w:rPr>
        <w:t>Stage 1: Planning and Requirement Analysis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Requirement analysis is the most important and fundamental stage in SDLC. It is performed by the senior members of the team with inputs from the customer, the sales department, market surveys and domain experts in the industry. This information is then used to plan the basic </w:t>
      </w:r>
      <w:r w:rsidRPr="0079080B">
        <w:rPr>
          <w:rFonts w:asciiTheme="minorHAnsi" w:hAnsiTheme="minorHAnsi" w:cs="Arial"/>
          <w:b w:val="0"/>
          <w:color w:val="000000"/>
          <w:sz w:val="21"/>
          <w:szCs w:val="21"/>
        </w:rPr>
        <w:lastRenderedPageBreak/>
        <w:t>project approach and to conduct product feasibility study in the economical, operational, and technical areas.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highlight w:val="yellow"/>
        </w:rPr>
        <w:t>Stage 2: Defining Requirements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highlight w:val="yellow"/>
        </w:rPr>
        <w:t>Stage 3: Designing the product architecture</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SRS is the reference for product architects to come out with the best architecture for the product to be developed. Based on the requirements specified in SRS, usually more than one design approach for the product architecture is proposed and documented in a DDS -</w:t>
      </w:r>
      <w:r w:rsidR="009E3B3C" w:rsidRPr="0079080B">
        <w:rPr>
          <w:rFonts w:asciiTheme="minorHAnsi" w:hAnsiTheme="minorHAnsi" w:cs="Arial"/>
          <w:b w:val="0"/>
          <w:color w:val="000000"/>
          <w:sz w:val="21"/>
          <w:szCs w:val="21"/>
        </w:rPr>
        <w:t xml:space="preserve"> Design Document Specification.</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This DDS is reviewed by all the important stakeholders and based on various parameters as risk assessment, product robustness, design modularity , budget and time constraints , the best design approach </w:t>
      </w:r>
      <w:r w:rsidR="009E3B3C" w:rsidRPr="0079080B">
        <w:rPr>
          <w:rFonts w:asciiTheme="minorHAnsi" w:hAnsiTheme="minorHAnsi" w:cs="Arial"/>
          <w:b w:val="0"/>
          <w:color w:val="000000"/>
          <w:sz w:val="21"/>
          <w:szCs w:val="21"/>
        </w:rPr>
        <w:t>is selected for the product.</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w:t>
      </w:r>
      <w:r w:rsidR="0071080C" w:rsidRPr="0079080B">
        <w:rPr>
          <w:rFonts w:asciiTheme="minorHAnsi" w:hAnsiTheme="minorHAnsi" w:cs="Arial"/>
          <w:b w:val="0"/>
          <w:color w:val="000000"/>
          <w:sz w:val="21"/>
          <w:szCs w:val="21"/>
        </w:rPr>
        <w:t>minutest of the details in DDS.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highlight w:val="yellow"/>
        </w:rPr>
        <w:t>Stage 4: Building or Developing the Product</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In this stage of SDLC the actual development starts and the product is built. The programming code is generated as per DDS during this stage. If the design is performed in a detailed and organized manner, code generation can be ac</w:t>
      </w:r>
      <w:r w:rsidR="0071080C" w:rsidRPr="0079080B">
        <w:rPr>
          <w:rFonts w:asciiTheme="minorHAnsi" w:hAnsiTheme="minorHAnsi" w:cs="Arial"/>
          <w:b w:val="0"/>
          <w:color w:val="000000"/>
          <w:sz w:val="21"/>
          <w:szCs w:val="21"/>
        </w:rPr>
        <w:t>complished without much hassle.</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Developers have to follow the coding guidelines defined by their organization and programming tools like compilers, interpreters, debuggers etc are used to generate the code. Different high </w:t>
      </w:r>
      <w:r w:rsidRPr="0079080B">
        <w:rPr>
          <w:rFonts w:asciiTheme="minorHAnsi" w:hAnsiTheme="minorHAnsi" w:cs="Arial"/>
          <w:b w:val="0"/>
          <w:color w:val="000000"/>
          <w:sz w:val="21"/>
          <w:szCs w:val="21"/>
        </w:rPr>
        <w:lastRenderedPageBreak/>
        <w:t>level programming languages such as C, C++, Pascal, Java, and PHP are used for coding. The programming language is chosen with respect to the type of software being develop</w:t>
      </w:r>
      <w:r w:rsidR="0071080C" w:rsidRPr="0079080B">
        <w:rPr>
          <w:rFonts w:asciiTheme="minorHAnsi" w:hAnsiTheme="minorHAnsi" w:cs="Arial"/>
          <w:b w:val="0"/>
          <w:color w:val="000000"/>
          <w:sz w:val="21"/>
          <w:szCs w:val="21"/>
        </w:rPr>
        <w:t>ed.</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highlight w:val="yellow"/>
        </w:rPr>
        <w:t>Stage 5: Testing the Product</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w:t>
      </w:r>
      <w:r w:rsidR="0071080C" w:rsidRPr="0079080B">
        <w:rPr>
          <w:rFonts w:asciiTheme="minorHAnsi" w:hAnsiTheme="minorHAnsi" w:cs="Arial"/>
          <w:b w:val="0"/>
          <w:color w:val="000000"/>
          <w:sz w:val="21"/>
          <w:szCs w:val="21"/>
        </w:rPr>
        <w:t>y standards defined in the SRS.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highlight w:val="yellow"/>
        </w:rPr>
        <w:t>Stage 6: Deployment in the Market and Maintenance</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w:t>
      </w:r>
      <w:r w:rsidR="0071080C" w:rsidRPr="0079080B">
        <w:rPr>
          <w:rFonts w:asciiTheme="minorHAnsi" w:hAnsiTheme="minorHAnsi" w:cs="Arial"/>
          <w:b w:val="0"/>
          <w:color w:val="000000"/>
          <w:sz w:val="21"/>
          <w:szCs w:val="21"/>
        </w:rPr>
        <w:t>(UAT- User acceptance testing).</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Then based on the feedback, the product may be released as it is or with suggested enhancements in the targeting market segment. After the product is released in the market, its maintenance is done </w:t>
      </w:r>
      <w:r w:rsidR="00410ECD" w:rsidRPr="0079080B">
        <w:rPr>
          <w:rFonts w:asciiTheme="minorHAnsi" w:hAnsiTheme="minorHAnsi" w:cs="Arial"/>
          <w:b w:val="0"/>
          <w:color w:val="000000"/>
          <w:sz w:val="21"/>
          <w:szCs w:val="21"/>
        </w:rPr>
        <w:t>for the existing customer base.</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SDLC Models</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 xml:space="preserve">There are various software development life cycle models defined and designed which are followed during software development process. These models are also referred as "Software Development Process Models". Each process model follows a Series of steps unique to its type, in order to ensure success in process </w:t>
      </w:r>
      <w:r w:rsidR="00940326" w:rsidRPr="0079080B">
        <w:rPr>
          <w:rFonts w:asciiTheme="minorHAnsi" w:hAnsiTheme="minorHAnsi" w:cs="Arial"/>
          <w:b w:val="0"/>
          <w:color w:val="000000"/>
          <w:sz w:val="21"/>
          <w:szCs w:val="21"/>
        </w:rPr>
        <w:t>of software development.</w:t>
      </w:r>
    </w:p>
    <w:p w:rsidR="009373B2" w:rsidRPr="0079080B" w:rsidRDefault="009373B2"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Following are the most important and popular SDLC m</w:t>
      </w:r>
      <w:r w:rsidR="00940326" w:rsidRPr="0079080B">
        <w:rPr>
          <w:rFonts w:asciiTheme="minorHAnsi" w:hAnsiTheme="minorHAnsi" w:cs="Arial"/>
          <w:b w:val="0"/>
          <w:color w:val="000000"/>
          <w:sz w:val="21"/>
          <w:szCs w:val="21"/>
        </w:rPr>
        <w:t>odels followed in the industry:</w:t>
      </w:r>
    </w:p>
    <w:p w:rsidR="009373B2" w:rsidRPr="0079080B" w:rsidRDefault="00940326" w:rsidP="009373B2">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Waterfall Model</w:t>
      </w:r>
      <w:r w:rsidR="0079080B" w:rsidRPr="0079080B">
        <w:rPr>
          <w:rFonts w:asciiTheme="minorHAnsi" w:hAnsiTheme="minorHAnsi" w:cs="Arial" w:hint="eastAsia"/>
          <w:b w:val="0"/>
          <w:color w:val="000000"/>
          <w:sz w:val="21"/>
          <w:szCs w:val="21"/>
        </w:rPr>
        <w:t xml:space="preserve"> </w:t>
      </w:r>
      <w:r w:rsidR="0003526A">
        <w:rPr>
          <w:rFonts w:asciiTheme="minorHAnsi" w:hAnsiTheme="minorHAnsi" w:cs="Arial" w:hint="eastAsia"/>
          <w:b w:val="0"/>
          <w:color w:val="000000"/>
          <w:sz w:val="21"/>
          <w:szCs w:val="21"/>
        </w:rPr>
        <w:t xml:space="preserve"> </w:t>
      </w:r>
      <w:r w:rsidRPr="0079080B">
        <w:rPr>
          <w:rFonts w:asciiTheme="minorHAnsi" w:hAnsiTheme="minorHAnsi" w:cs="Arial"/>
          <w:b w:val="0"/>
          <w:color w:val="000000"/>
          <w:sz w:val="21"/>
          <w:szCs w:val="21"/>
        </w:rPr>
        <w:t>Iterative Model</w:t>
      </w:r>
      <w:r w:rsidR="0003526A">
        <w:rPr>
          <w:rFonts w:asciiTheme="minorHAnsi" w:hAnsiTheme="minorHAnsi" w:cs="Arial" w:hint="eastAsia"/>
          <w:b w:val="0"/>
          <w:color w:val="000000"/>
          <w:sz w:val="21"/>
          <w:szCs w:val="21"/>
        </w:rPr>
        <w:t xml:space="preserve">  </w:t>
      </w:r>
      <w:r w:rsidRPr="0079080B">
        <w:rPr>
          <w:rFonts w:asciiTheme="minorHAnsi" w:hAnsiTheme="minorHAnsi" w:cs="Arial"/>
          <w:b w:val="0"/>
          <w:color w:val="000000"/>
          <w:sz w:val="21"/>
          <w:szCs w:val="21"/>
        </w:rPr>
        <w:t>Spiral Model</w:t>
      </w:r>
      <w:r w:rsidR="0003526A">
        <w:rPr>
          <w:rFonts w:asciiTheme="minorHAnsi" w:hAnsiTheme="minorHAnsi" w:cs="Arial" w:hint="eastAsia"/>
          <w:b w:val="0"/>
          <w:color w:val="000000"/>
          <w:sz w:val="21"/>
          <w:szCs w:val="21"/>
        </w:rPr>
        <w:t xml:space="preserve">  </w:t>
      </w:r>
      <w:r w:rsidRPr="0079080B">
        <w:rPr>
          <w:rFonts w:asciiTheme="minorHAnsi" w:hAnsiTheme="minorHAnsi" w:cs="Arial"/>
          <w:b w:val="0"/>
          <w:color w:val="000000"/>
          <w:sz w:val="21"/>
          <w:szCs w:val="21"/>
        </w:rPr>
        <w:t>V-Model</w:t>
      </w:r>
      <w:r w:rsidR="0003526A">
        <w:rPr>
          <w:rFonts w:asciiTheme="minorHAnsi" w:hAnsiTheme="minorHAnsi" w:cs="Arial" w:hint="eastAsia"/>
          <w:b w:val="0"/>
          <w:color w:val="000000"/>
          <w:sz w:val="21"/>
          <w:szCs w:val="21"/>
        </w:rPr>
        <w:t xml:space="preserve">  </w:t>
      </w:r>
      <w:r w:rsidRPr="0079080B">
        <w:rPr>
          <w:rFonts w:asciiTheme="minorHAnsi" w:hAnsiTheme="minorHAnsi" w:cs="Arial"/>
          <w:b w:val="0"/>
          <w:color w:val="000000"/>
          <w:sz w:val="21"/>
          <w:szCs w:val="21"/>
        </w:rPr>
        <w:t>Big Bang Model</w:t>
      </w:r>
    </w:p>
    <w:p w:rsidR="0079080B" w:rsidRDefault="009373B2" w:rsidP="0079080B">
      <w:pPr>
        <w:pStyle w:val="Heading1"/>
        <w:shd w:val="clear" w:color="auto" w:fill="FFFFFF"/>
        <w:spacing w:line="375" w:lineRule="atLeast"/>
        <w:rPr>
          <w:rFonts w:asciiTheme="minorHAnsi" w:hAnsiTheme="minorHAnsi" w:cs="Arial"/>
          <w:b w:val="0"/>
          <w:color w:val="000000"/>
          <w:sz w:val="21"/>
          <w:szCs w:val="21"/>
        </w:rPr>
      </w:pPr>
      <w:r w:rsidRPr="0079080B">
        <w:rPr>
          <w:rFonts w:asciiTheme="minorHAnsi" w:hAnsiTheme="minorHAnsi" w:cs="Arial"/>
          <w:b w:val="0"/>
          <w:color w:val="000000"/>
          <w:sz w:val="21"/>
          <w:szCs w:val="21"/>
        </w:rPr>
        <w:t>The other related methodologies are Agile Model, RAD Model, Rapid Application Development and Prototyping Model</w:t>
      </w:r>
      <w:r w:rsidR="00AC2580" w:rsidRPr="0079080B">
        <w:rPr>
          <w:rFonts w:asciiTheme="minorHAnsi" w:hAnsiTheme="minorHAnsi" w:cs="Arial"/>
          <w:b w:val="0"/>
          <w:color w:val="000000"/>
          <w:sz w:val="21"/>
          <w:szCs w:val="21"/>
        </w:rPr>
        <w:t>s</w:t>
      </w:r>
      <w:r w:rsidR="00AC2580" w:rsidRPr="0079080B">
        <w:rPr>
          <w:rFonts w:asciiTheme="minorHAnsi" w:hAnsiTheme="minorHAnsi" w:cs="Arial" w:hint="eastAsia"/>
          <w:b w:val="0"/>
          <w:color w:val="000000"/>
          <w:sz w:val="21"/>
          <w:szCs w:val="21"/>
        </w:rPr>
        <w:t>.</w:t>
      </w:r>
    </w:p>
    <w:p w:rsidR="00AC2580" w:rsidRPr="003C3E23" w:rsidRDefault="00AC2580" w:rsidP="0079080B">
      <w:pPr>
        <w:pStyle w:val="Heading1"/>
        <w:shd w:val="clear" w:color="auto" w:fill="FFFFFF"/>
        <w:spacing w:line="375" w:lineRule="atLeast"/>
        <w:rPr>
          <w:rFonts w:asciiTheme="minorHAnsi" w:hAnsiTheme="minorHAnsi" w:cs="Arial"/>
          <w:color w:val="FF0000"/>
          <w:sz w:val="24"/>
          <w:szCs w:val="24"/>
        </w:rPr>
      </w:pPr>
      <w:r w:rsidRPr="003C3E23">
        <w:rPr>
          <w:rFonts w:asciiTheme="minorHAnsi" w:hAnsiTheme="minorHAnsi" w:cs="Arial"/>
          <w:color w:val="FF0000"/>
          <w:sz w:val="24"/>
          <w:szCs w:val="24"/>
        </w:rPr>
        <w:t>What’s new in JDK 1.8 ?</w:t>
      </w:r>
    </w:p>
    <w:p w:rsidR="00AC2580" w:rsidRPr="0079080B" w:rsidRDefault="00BA47EA" w:rsidP="0079080B">
      <w:pPr>
        <w:pStyle w:val="Heading1"/>
        <w:shd w:val="clear" w:color="auto" w:fill="FFFFFF"/>
        <w:spacing w:line="375" w:lineRule="atLeast"/>
        <w:rPr>
          <w:rFonts w:asciiTheme="minorHAnsi" w:hAnsiTheme="minorHAnsi" w:cs="Arial"/>
          <w:b w:val="0"/>
          <w:color w:val="000000"/>
          <w:sz w:val="21"/>
          <w:szCs w:val="21"/>
        </w:rPr>
      </w:pPr>
      <w:hyperlink r:id="rId162" w:anchor="nashorn_engine: jjs" w:history="1">
        <w:r w:rsidR="00AA7128" w:rsidRPr="0079080B">
          <w:rPr>
            <w:rStyle w:val="Hyperlink"/>
            <w:rFonts w:asciiTheme="minorHAnsi" w:hAnsiTheme="minorHAnsi" w:cs="Arial"/>
            <w:b w:val="0"/>
            <w:sz w:val="21"/>
            <w:szCs w:val="21"/>
          </w:rPr>
          <w:t>https://www.javacodegeeks.com/2014/05/java-8-features-tutorial.html#nashorn_engine: jjs</w:t>
        </w:r>
      </w:hyperlink>
      <w:r w:rsidR="00AA7128" w:rsidRPr="0079080B">
        <w:rPr>
          <w:rFonts w:asciiTheme="minorHAnsi" w:hAnsiTheme="minorHAnsi" w:cs="Arial"/>
          <w:b w:val="0"/>
          <w:color w:val="000000"/>
          <w:sz w:val="21"/>
          <w:szCs w:val="21"/>
        </w:rPr>
        <w:t xml:space="preserve"> </w:t>
      </w:r>
    </w:p>
    <w:p w:rsidR="007F3DEA" w:rsidRPr="003C3E23" w:rsidRDefault="00BA47EA" w:rsidP="0003526A">
      <w:pPr>
        <w:pStyle w:val="Heading1"/>
        <w:shd w:val="clear" w:color="auto" w:fill="FFFFFF"/>
        <w:spacing w:line="375" w:lineRule="atLeast"/>
        <w:rPr>
          <w:rFonts w:asciiTheme="minorHAnsi" w:hAnsiTheme="minorHAnsi" w:cs="Arial"/>
          <w:b w:val="0"/>
          <w:color w:val="000000"/>
          <w:sz w:val="21"/>
          <w:szCs w:val="21"/>
        </w:rPr>
      </w:pPr>
      <w:hyperlink r:id="rId163" w:history="1">
        <w:r w:rsidR="00AA7128" w:rsidRPr="0079080B">
          <w:rPr>
            <w:rStyle w:val="Hyperlink"/>
            <w:rFonts w:asciiTheme="minorHAnsi" w:hAnsiTheme="minorHAnsi" w:cs="Arial"/>
            <w:b w:val="0"/>
            <w:sz w:val="21"/>
            <w:szCs w:val="21"/>
          </w:rPr>
          <w:t>https://www.javacodegeeks.com/2014/03/8-new-features-for-java-8.html</w:t>
        </w:r>
      </w:hyperlink>
      <w:r w:rsidR="00AA7128" w:rsidRPr="0079080B">
        <w:rPr>
          <w:rFonts w:asciiTheme="minorHAnsi" w:hAnsiTheme="minorHAnsi" w:cs="Arial"/>
          <w:b w:val="0"/>
          <w:color w:val="000000"/>
          <w:sz w:val="21"/>
          <w:szCs w:val="21"/>
        </w:rPr>
        <w:t xml:space="preserve"> </w:t>
      </w:r>
    </w:p>
    <w:p w:rsidR="00843BAE" w:rsidRPr="00D41DC8" w:rsidRDefault="007F3DEA" w:rsidP="00AE598B">
      <w:pPr>
        <w:pStyle w:val="Heading1"/>
        <w:shd w:val="clear" w:color="auto" w:fill="FFFFFF"/>
        <w:spacing w:line="375" w:lineRule="atLeast"/>
        <w:rPr>
          <w:rFonts w:asciiTheme="minorHAnsi" w:hAnsiTheme="minorHAnsi" w:cs="Arial"/>
          <w:color w:val="FF0000"/>
          <w:sz w:val="24"/>
          <w:szCs w:val="24"/>
        </w:rPr>
      </w:pPr>
      <w:r w:rsidRPr="00D41DC8">
        <w:rPr>
          <w:rFonts w:asciiTheme="minorHAnsi" w:hAnsiTheme="minorHAnsi" w:cs="Arial" w:hint="eastAsia"/>
          <w:color w:val="FF0000"/>
          <w:sz w:val="24"/>
          <w:szCs w:val="24"/>
        </w:rPr>
        <w:lastRenderedPageBreak/>
        <w:t>What is Java Annotation ?</w:t>
      </w:r>
    </w:p>
    <w:p w:rsidR="007F3DEA" w:rsidRDefault="00BA47EA" w:rsidP="00AE598B">
      <w:pPr>
        <w:pStyle w:val="Heading1"/>
        <w:shd w:val="clear" w:color="auto" w:fill="FFFFFF"/>
        <w:spacing w:line="375" w:lineRule="atLeast"/>
        <w:rPr>
          <w:rFonts w:asciiTheme="minorHAnsi" w:hAnsiTheme="minorHAnsi" w:cs="Arial"/>
          <w:b w:val="0"/>
          <w:color w:val="000000"/>
          <w:sz w:val="22"/>
          <w:szCs w:val="22"/>
        </w:rPr>
      </w:pPr>
      <w:hyperlink r:id="rId164" w:history="1">
        <w:r w:rsidR="00F0672E" w:rsidRPr="00843BAE">
          <w:rPr>
            <w:rStyle w:val="Hyperlink"/>
            <w:rFonts w:asciiTheme="minorHAnsi" w:hAnsiTheme="minorHAnsi" w:cs="Arial"/>
            <w:b w:val="0"/>
            <w:sz w:val="22"/>
            <w:szCs w:val="22"/>
          </w:rPr>
          <w:t>http://tutorials.jenkov.com/java/annotations.html</w:t>
        </w:r>
      </w:hyperlink>
      <w:r w:rsidR="00F0672E" w:rsidRPr="00843BAE">
        <w:rPr>
          <w:rFonts w:asciiTheme="minorHAnsi" w:hAnsiTheme="minorHAnsi" w:cs="Arial" w:hint="eastAsia"/>
          <w:b w:val="0"/>
          <w:color w:val="000000"/>
          <w:sz w:val="22"/>
          <w:szCs w:val="22"/>
        </w:rPr>
        <w:t xml:space="preserve"> </w:t>
      </w:r>
    </w:p>
    <w:p w:rsidR="005043E4" w:rsidRPr="00843BAE" w:rsidRDefault="00BA47EA" w:rsidP="00AE598B">
      <w:pPr>
        <w:pStyle w:val="Heading1"/>
        <w:shd w:val="clear" w:color="auto" w:fill="FFFFFF"/>
        <w:spacing w:line="375" w:lineRule="atLeast"/>
        <w:rPr>
          <w:rFonts w:asciiTheme="minorHAnsi" w:hAnsiTheme="minorHAnsi" w:cs="Arial"/>
          <w:b w:val="0"/>
          <w:color w:val="000000"/>
          <w:sz w:val="22"/>
          <w:szCs w:val="22"/>
        </w:rPr>
      </w:pPr>
      <w:hyperlink r:id="rId165" w:history="1">
        <w:r w:rsidR="001B38FF" w:rsidRPr="00AC59EA">
          <w:rPr>
            <w:rStyle w:val="Hyperlink"/>
            <w:rFonts w:asciiTheme="minorHAnsi" w:hAnsiTheme="minorHAnsi" w:cs="Arial"/>
            <w:b w:val="0"/>
            <w:sz w:val="22"/>
            <w:szCs w:val="22"/>
          </w:rPr>
          <w:t>http://www.buggybread.com/2014/04/java-interview-questions-and-answers-on.html</w:t>
        </w:r>
      </w:hyperlink>
      <w:r w:rsidR="001B38FF">
        <w:rPr>
          <w:rFonts w:asciiTheme="minorHAnsi" w:hAnsiTheme="minorHAnsi" w:cs="Arial" w:hint="eastAsia"/>
          <w:b w:val="0"/>
          <w:color w:val="000000"/>
          <w:sz w:val="22"/>
          <w:szCs w:val="22"/>
        </w:rPr>
        <w:t xml:space="preserve"> </w:t>
      </w:r>
    </w:p>
    <w:p w:rsidR="00FE6A2D" w:rsidRPr="00AE598B" w:rsidRDefault="00B159EB"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Java annotations are used to provide meta data for your Java code. Being meta data, Java annotations do not directly affect the execution of your code, although some types of annotations can actually be used for that purpose.</w:t>
      </w:r>
    </w:p>
    <w:p w:rsidR="00651424" w:rsidRPr="00AE598B" w:rsidRDefault="0065142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Which is the Parent Class of Annotation class? </w:t>
      </w:r>
      <w:r w:rsidRPr="00AE598B">
        <w:rPr>
          <w:rFonts w:asciiTheme="minorHAnsi" w:hAnsiTheme="minorHAnsi" w:cs="Arial"/>
          <w:b w:val="0"/>
          <w:color w:val="000000"/>
          <w:sz w:val="21"/>
          <w:szCs w:val="21"/>
        </w:rPr>
        <w:sym w:font="Wingdings" w:char="F0E0"/>
      </w:r>
      <w:r w:rsidRPr="00AE598B">
        <w:rPr>
          <w:rFonts w:asciiTheme="minorHAnsi" w:hAnsiTheme="minorHAnsi" w:cs="Arial"/>
          <w:b w:val="0"/>
          <w:color w:val="000000"/>
          <w:sz w:val="21"/>
          <w:szCs w:val="21"/>
        </w:rPr>
        <w:t xml:space="preserve"> Object</w:t>
      </w:r>
    </w:p>
    <w:p w:rsidR="00651424" w:rsidRPr="00AE598B" w:rsidRDefault="0065142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What is the package name for Annotation class? </w:t>
      </w:r>
      <w:r w:rsidRPr="00AE598B">
        <w:rPr>
          <w:rFonts w:asciiTheme="minorHAnsi" w:hAnsiTheme="minorHAnsi" w:cs="Arial"/>
          <w:b w:val="0"/>
          <w:color w:val="000000"/>
          <w:sz w:val="21"/>
          <w:szCs w:val="21"/>
        </w:rPr>
        <w:sym w:font="Wingdings" w:char="F0E0"/>
      </w:r>
      <w:r w:rsidRPr="00AE598B">
        <w:rPr>
          <w:rFonts w:asciiTheme="minorHAnsi" w:hAnsiTheme="minorHAnsi" w:cs="Arial"/>
          <w:b w:val="0"/>
          <w:color w:val="000000"/>
          <w:sz w:val="21"/>
          <w:szCs w:val="21"/>
        </w:rPr>
        <w:t xml:space="preserve"> java.text</w:t>
      </w:r>
    </w:p>
    <w:p w:rsidR="00DF3EF8" w:rsidRPr="00AE598B" w:rsidRDefault="00DF3EF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Java Annotation Purposes</w:t>
      </w:r>
    </w:p>
    <w:p w:rsidR="00DF3EF8" w:rsidRPr="00AE598B" w:rsidRDefault="00DF3EF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Java annotations are typically </w:t>
      </w:r>
      <w:r w:rsidR="005043E4" w:rsidRPr="00AE598B">
        <w:rPr>
          <w:rFonts w:asciiTheme="minorHAnsi" w:hAnsiTheme="minorHAnsi" w:cs="Arial"/>
          <w:b w:val="0"/>
          <w:color w:val="000000"/>
          <w:sz w:val="21"/>
          <w:szCs w:val="21"/>
        </w:rPr>
        <w:t>used for the following purposes (Explain annotation)?</w:t>
      </w:r>
    </w:p>
    <w:p w:rsidR="005043E4" w:rsidRPr="00AE598B" w:rsidRDefault="005043E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Annotations a form of metadata, provide data about a program that is not part of the program itself. Annotations have no direct effect on the operation of the code they annotate. Annotations have a number of uses, among them:</w:t>
      </w:r>
    </w:p>
    <w:p w:rsidR="005043E4" w:rsidRPr="00AE598B" w:rsidRDefault="005043E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r w:rsidRPr="00AE598B">
        <w:rPr>
          <w:rFonts w:asciiTheme="minorHAnsi" w:hAnsiTheme="minorHAnsi" w:cs="Arial"/>
          <w:b w:val="0"/>
          <w:color w:val="000000"/>
          <w:sz w:val="21"/>
          <w:szCs w:val="21"/>
          <w:highlight w:val="yellow"/>
        </w:rPr>
        <w:t>Information for the compiler</w:t>
      </w:r>
      <w:r w:rsidRPr="00AE598B">
        <w:rPr>
          <w:rFonts w:asciiTheme="minorHAnsi" w:hAnsiTheme="minorHAnsi" w:cs="Arial"/>
          <w:b w:val="0"/>
          <w:color w:val="000000"/>
          <w:sz w:val="21"/>
          <w:szCs w:val="21"/>
        </w:rPr>
        <w:t xml:space="preserve"> — Annotations can be used by the compiler to detect errors or suppress warnings.</w:t>
      </w:r>
    </w:p>
    <w:p w:rsidR="005043E4" w:rsidRPr="00AE598B" w:rsidRDefault="005043E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r w:rsidRPr="00AE598B">
        <w:rPr>
          <w:rFonts w:asciiTheme="minorHAnsi" w:hAnsiTheme="minorHAnsi" w:cs="Arial"/>
          <w:b w:val="0"/>
          <w:color w:val="000000"/>
          <w:sz w:val="21"/>
          <w:szCs w:val="21"/>
          <w:highlight w:val="yellow"/>
        </w:rPr>
        <w:t>Compile-time and deployment-time processing</w:t>
      </w:r>
      <w:r w:rsidRPr="00AE598B">
        <w:rPr>
          <w:rFonts w:asciiTheme="minorHAnsi" w:hAnsiTheme="minorHAnsi" w:cs="Arial"/>
          <w:b w:val="0"/>
          <w:color w:val="000000"/>
          <w:sz w:val="21"/>
          <w:szCs w:val="21"/>
        </w:rPr>
        <w:t xml:space="preserve"> — Software tools can process annotation information to generate code, XML files, and so forth.</w:t>
      </w:r>
    </w:p>
    <w:p w:rsidR="00DF3EF8" w:rsidRPr="00AE598B" w:rsidRDefault="005043E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r w:rsidRPr="00AE598B">
        <w:rPr>
          <w:rFonts w:asciiTheme="minorHAnsi" w:hAnsiTheme="minorHAnsi" w:cs="Arial"/>
          <w:b w:val="0"/>
          <w:color w:val="000000"/>
          <w:sz w:val="21"/>
          <w:szCs w:val="21"/>
          <w:highlight w:val="yellow"/>
        </w:rPr>
        <w:t>Runtime processing</w:t>
      </w:r>
      <w:r w:rsidRPr="00AE598B">
        <w:rPr>
          <w:rFonts w:asciiTheme="minorHAnsi" w:hAnsiTheme="minorHAnsi" w:cs="Arial"/>
          <w:b w:val="0"/>
          <w:color w:val="000000"/>
          <w:sz w:val="21"/>
          <w:szCs w:val="21"/>
        </w:rPr>
        <w:t xml:space="preserve"> — Some annotations are available to be examined at runtime.</w:t>
      </w:r>
      <w:r w:rsidR="00DF3EF8" w:rsidRPr="00AE598B">
        <w:rPr>
          <w:rFonts w:asciiTheme="minorHAnsi" w:hAnsiTheme="minorHAnsi" w:cs="Arial"/>
          <w:b w:val="0"/>
          <w:color w:val="000000"/>
          <w:sz w:val="21"/>
          <w:szCs w:val="21"/>
        </w:rPr>
        <w:t>Java has 3 built-in annotations that you can use to give instructions to the Java compiler.</w:t>
      </w:r>
    </w:p>
    <w:p w:rsidR="0018549B" w:rsidRPr="00AE598B" w:rsidRDefault="0018549B"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Java annotations can be be used at build-time, when you build your software project. The build process includes generating source code, compiling the source, generating XML files (e.g. deployment descriptors), packaging the compiled code and files into a JAR file etc. Building the software is typically done by an automatic build tool like Apache Ant or Apache Maven. </w:t>
      </w:r>
      <w:r w:rsidRPr="00AE598B">
        <w:rPr>
          <w:rFonts w:asciiTheme="minorHAnsi" w:hAnsiTheme="minorHAnsi" w:cs="Arial"/>
          <w:b w:val="0"/>
          <w:color w:val="000000"/>
          <w:sz w:val="21"/>
          <w:szCs w:val="21"/>
          <w:highlight w:val="yellow"/>
        </w:rPr>
        <w:t>Build tools may scan your Java code for specific annotations and generate source code or other files based on these annotations.</w:t>
      </w:r>
    </w:p>
    <w:p w:rsidR="00843BAE" w:rsidRPr="00AE598B" w:rsidRDefault="0018549B"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Normally, Java annotations are not present in your Java code after compilation. </w:t>
      </w:r>
      <w:r w:rsidRPr="00AE598B">
        <w:rPr>
          <w:rFonts w:asciiTheme="minorHAnsi" w:hAnsiTheme="minorHAnsi" w:cs="Arial"/>
          <w:b w:val="0"/>
          <w:color w:val="000000"/>
          <w:sz w:val="21"/>
          <w:szCs w:val="21"/>
          <w:highlight w:val="green"/>
        </w:rPr>
        <w:t xml:space="preserve">It is possible, however, to define your own annotations that are available at runtime. These annotations can </w:t>
      </w:r>
      <w:r w:rsidRPr="00AE598B">
        <w:rPr>
          <w:rFonts w:asciiTheme="minorHAnsi" w:hAnsiTheme="minorHAnsi" w:cs="Arial"/>
          <w:b w:val="0"/>
          <w:color w:val="000000"/>
          <w:sz w:val="21"/>
          <w:szCs w:val="21"/>
          <w:highlight w:val="green"/>
        </w:rPr>
        <w:lastRenderedPageBreak/>
        <w:t>then be accessed via</w:t>
      </w:r>
      <w:r w:rsidRPr="00AE598B">
        <w:rPr>
          <w:rFonts w:asciiTheme="minorHAnsi" w:hAnsiTheme="minorHAnsi" w:cs="Arial"/>
          <w:b w:val="0"/>
          <w:color w:val="000000"/>
          <w:sz w:val="21"/>
          <w:szCs w:val="21"/>
          <w:highlight w:val="magenta"/>
        </w:rPr>
        <w:t xml:space="preserve"> Java Reflection</w:t>
      </w:r>
      <w:r w:rsidRPr="00AE598B">
        <w:rPr>
          <w:rFonts w:asciiTheme="minorHAnsi" w:hAnsiTheme="minorHAnsi" w:cs="Arial"/>
          <w:b w:val="0"/>
          <w:color w:val="000000"/>
          <w:sz w:val="21"/>
          <w:szCs w:val="21"/>
          <w:highlight w:val="green"/>
        </w:rPr>
        <w:t>, and used to give instructions to your program, or some third party API.</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highlight w:val="yellow"/>
        </w:rPr>
      </w:pP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Annotation Elements</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green"/>
        </w:rPr>
        <w:t>A Java annotation can have elements for which you can set values. An element is like an attribute or parameter.</w:t>
      </w:r>
      <w:r w:rsidRPr="00AE598B">
        <w:rPr>
          <w:rFonts w:asciiTheme="minorHAnsi" w:hAnsiTheme="minorHAnsi" w:cs="Arial"/>
          <w:b w:val="0"/>
          <w:color w:val="000000"/>
          <w:sz w:val="21"/>
          <w:szCs w:val="21"/>
        </w:rPr>
        <w:t xml:space="preserve"> Here is an example of a Java annotation with an element:</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@Entity(tableName = "vehicles")</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The annotation in this example contains a single element named tableName, with the value set to vehicles. Elements are enclosed inside the parentheses after the annotation name. Annotations without elements do not need the parentheses.</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An annotation can contain multiple elements. Here is a multiple element Java annotation example:</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@Entity(tableName = "vehicles", primaryKey = "id")</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 case an annotation contains just a single element, it is convention to name that element value, like this:</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@InsertNew(value = "yes")</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When an annotation just contains a single element named value, you can leave out the element name, and just provide the value. Here is an example of an annotation element with only the value provided:</w:t>
      </w:r>
    </w:p>
    <w:p w:rsidR="00843BAE"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@InsertNew("yes")</w:t>
      </w:r>
    </w:p>
    <w:p w:rsidR="00DB5189" w:rsidRPr="00AE598B" w:rsidRDefault="00DB5189" w:rsidP="00AE598B">
      <w:pPr>
        <w:pStyle w:val="Heading1"/>
        <w:shd w:val="clear" w:color="auto" w:fill="FFFFFF"/>
        <w:spacing w:line="375" w:lineRule="atLeast"/>
        <w:rPr>
          <w:rFonts w:asciiTheme="minorHAnsi" w:hAnsiTheme="minorHAnsi" w:cs="Arial"/>
          <w:b w:val="0"/>
          <w:color w:val="000000"/>
          <w:sz w:val="21"/>
          <w:szCs w:val="21"/>
        </w:rPr>
      </w:pPr>
    </w:p>
    <w:p w:rsidR="00DB5189" w:rsidRPr="00AE598B" w:rsidRDefault="00DB518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Built-in Java Annotations</w:t>
      </w:r>
      <w:r w:rsidR="00997A48" w:rsidRPr="00AE598B">
        <w:rPr>
          <w:rFonts w:asciiTheme="minorHAnsi" w:hAnsiTheme="minorHAnsi" w:cs="Arial"/>
          <w:b w:val="0"/>
          <w:color w:val="000000"/>
          <w:sz w:val="21"/>
          <w:szCs w:val="21"/>
        </w:rPr>
        <w:t xml:space="preserve"> (</w:t>
      </w:r>
      <w:r w:rsidR="00997A48" w:rsidRPr="00AE598B">
        <w:rPr>
          <w:rFonts w:asciiTheme="minorHAnsi" w:hAnsiTheme="minorHAnsi" w:cs="Arial"/>
          <w:b w:val="0"/>
          <w:bCs w:val="0"/>
          <w:color w:val="000000"/>
          <w:sz w:val="21"/>
          <w:szCs w:val="21"/>
          <w:shd w:val="clear" w:color="auto" w:fill="FFFFFF"/>
        </w:rPr>
        <w:t> </w:t>
      </w:r>
      <w:r w:rsidR="00997A48" w:rsidRPr="00AE598B">
        <w:rPr>
          <w:rFonts w:asciiTheme="minorHAnsi" w:hAnsiTheme="minorHAnsi" w:cs="Arial"/>
          <w:b w:val="0"/>
          <w:bCs w:val="0"/>
          <w:color w:val="000000"/>
          <w:sz w:val="21"/>
          <w:szCs w:val="21"/>
          <w:highlight w:val="cyan"/>
          <w:shd w:val="clear" w:color="auto" w:fill="FFFFFF"/>
        </w:rPr>
        <w:t>What are few of the Annotations pre-defined by Java</w:t>
      </w:r>
      <w:r w:rsidR="00997A48" w:rsidRPr="00AE598B">
        <w:rPr>
          <w:rFonts w:asciiTheme="minorHAnsi" w:hAnsiTheme="minorHAnsi" w:cs="Arial"/>
          <w:b w:val="0"/>
          <w:bCs w:val="0"/>
          <w:color w:val="000000"/>
          <w:sz w:val="21"/>
          <w:szCs w:val="21"/>
          <w:shd w:val="clear" w:color="auto" w:fill="FFFFFF"/>
        </w:rPr>
        <w:t xml:space="preserve"> ?</w:t>
      </w:r>
      <w:r w:rsidR="00997A48" w:rsidRPr="00AE598B">
        <w:rPr>
          <w:rFonts w:asciiTheme="minorHAnsi" w:hAnsiTheme="minorHAnsi" w:cs="Arial"/>
          <w:b w:val="0"/>
          <w:color w:val="000000"/>
          <w:sz w:val="21"/>
          <w:szCs w:val="21"/>
        </w:rPr>
        <w:t>)</w:t>
      </w:r>
    </w:p>
    <w:p w:rsidR="00DB5189" w:rsidRPr="00AE598B" w:rsidRDefault="00DB518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Java comes with three built-in annotations which are used to give the Java compiler instructions. These annotations are:</w:t>
      </w:r>
    </w:p>
    <w:p w:rsidR="007268EF" w:rsidRPr="00AE598B" w:rsidRDefault="00DB5189" w:rsidP="00AE598B">
      <w:pPr>
        <w:pStyle w:val="Heading1"/>
        <w:shd w:val="clear" w:color="auto" w:fill="FFFFFF"/>
        <w:spacing w:line="375" w:lineRule="atLeast"/>
        <w:rPr>
          <w:rFonts w:asciiTheme="minorHAnsi" w:hAnsiTheme="minorHAnsi"/>
          <w:sz w:val="21"/>
          <w:szCs w:val="21"/>
        </w:rPr>
      </w:pPr>
      <w:r w:rsidRPr="00AE598B">
        <w:rPr>
          <w:rFonts w:asciiTheme="minorHAnsi" w:hAnsiTheme="minorHAnsi" w:cs="Arial"/>
          <w:b w:val="0"/>
          <w:color w:val="000000"/>
          <w:sz w:val="21"/>
          <w:szCs w:val="21"/>
          <w:highlight w:val="yellow"/>
        </w:rPr>
        <w:t>@Deprecated</w:t>
      </w:r>
      <w:r w:rsidR="007268EF" w:rsidRPr="00AE598B">
        <w:rPr>
          <w:rFonts w:asciiTheme="minorHAnsi" w:hAnsiTheme="minorHAnsi"/>
          <w:sz w:val="21"/>
          <w:szCs w:val="21"/>
        </w:rPr>
        <w:t xml:space="preserve"> </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lastRenderedPageBreak/>
        <w:t>The @Deprecated annotation is used to mark a class, method or field as deprecated, meaning it should no longer be used. If your code uses deprecated classes, methods or fields, the compiler will give you a warning. Here is @Deprecated Java annotation example:</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@Deprecated</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MyComponent {</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The use of the @Deprecated Java annotation above the class declaration marks the class as deprecated.</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You can also use the @Deprecated annotation above method and field declarations, to mark the method or field as deprecated.</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p>
    <w:p w:rsidR="00DB5189" w:rsidRPr="00AE598B" w:rsidRDefault="00DB518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@Override</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The @Override Java annotation is used above methods that override methods in a superclass. If the method does not match a method in the superclass, the compiler will give you an error.</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The @Override annotation is not necessary in order to override a method in a superclass. It is a good idea to use it still, though. </w:t>
      </w:r>
      <w:r w:rsidRPr="00AE598B">
        <w:rPr>
          <w:rFonts w:asciiTheme="minorHAnsi" w:hAnsiTheme="minorHAnsi" w:cs="Arial"/>
          <w:b w:val="0"/>
          <w:color w:val="000000"/>
          <w:sz w:val="21"/>
          <w:szCs w:val="21"/>
          <w:highlight w:val="green"/>
        </w:rPr>
        <w:t>In case someone changed the name of the overridden method in the superclass, your subclass method would no longer override it.</w:t>
      </w:r>
      <w:r w:rsidRPr="00AE598B">
        <w:rPr>
          <w:rFonts w:asciiTheme="minorHAnsi" w:hAnsiTheme="minorHAnsi" w:cs="Arial"/>
          <w:b w:val="0"/>
          <w:color w:val="000000"/>
          <w:sz w:val="21"/>
          <w:szCs w:val="21"/>
        </w:rPr>
        <w:t xml:space="preserve"> Without the @Override annotation you would not find out. With the @Override annotation the compiler would tell you that the method in the subclass is not overriding any method in the superclass.</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Here is an @Override Java annotation example:</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MySuperClass {</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public void doTheThing() {</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System.out.println("Do the thing");</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lastRenderedPageBreak/>
        <w:t>public class MySubClass extends MySuperClass{</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@Override</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public void doTheThing() {</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System.out.println("Do it differently");</w:t>
      </w:r>
    </w:p>
    <w:p w:rsidR="00F013A9"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p>
    <w:p w:rsidR="007268EF" w:rsidRPr="00AE598B" w:rsidRDefault="00F013A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7268EF" w:rsidRPr="00AE598B" w:rsidRDefault="007268EF" w:rsidP="00AE598B">
      <w:pPr>
        <w:pStyle w:val="Heading1"/>
        <w:shd w:val="clear" w:color="auto" w:fill="FFFFFF"/>
        <w:spacing w:line="375" w:lineRule="atLeast"/>
        <w:rPr>
          <w:rFonts w:asciiTheme="minorHAnsi" w:hAnsiTheme="minorHAnsi" w:cs="Arial"/>
          <w:b w:val="0"/>
          <w:color w:val="000000"/>
          <w:sz w:val="21"/>
          <w:szCs w:val="21"/>
        </w:rPr>
      </w:pPr>
    </w:p>
    <w:p w:rsidR="0095626C" w:rsidRPr="00AE598B" w:rsidRDefault="00DB5189"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@SuppressWarnings</w:t>
      </w:r>
    </w:p>
    <w:p w:rsidR="00BE3E01" w:rsidRPr="00AE598B" w:rsidRDefault="00BE3E0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The @SuppressWarnings annotation makes the compiler suppress warnings for a given method. For instance, if a method calls a deprecated method, or makes an insecure type cast, the compiler may generate a warning. You can suppress these warnings by annotating the method containing the code with the @SuppressWarnings annotation.</w:t>
      </w:r>
    </w:p>
    <w:p w:rsidR="00BE3E01" w:rsidRPr="00AE598B" w:rsidRDefault="00BE3E0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Here is a @SuppressWarnings Java annotation example:</w:t>
      </w:r>
    </w:p>
    <w:p w:rsidR="00BE3E01" w:rsidRPr="00AE598B" w:rsidRDefault="00BE3E0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@SuppressWarnings</w:t>
      </w:r>
    </w:p>
    <w:p w:rsidR="00BE3E01" w:rsidRPr="00AE598B" w:rsidRDefault="00BE3E0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void methodWithWarning() {</w:t>
      </w:r>
    </w:p>
    <w:p w:rsidR="00BE3E01" w:rsidRPr="00AE598B" w:rsidRDefault="00BE3E0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C44CD2" w:rsidRPr="00AE598B" w:rsidRDefault="00C44CD2"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@FunctionalInterface</w:t>
      </w:r>
      <w:r w:rsidRPr="00AE598B">
        <w:rPr>
          <w:rFonts w:asciiTheme="minorHAnsi" w:hAnsiTheme="minorHAnsi" w:cs="Arial"/>
          <w:b w:val="0"/>
          <w:color w:val="000000"/>
          <w:sz w:val="21"/>
          <w:szCs w:val="21"/>
        </w:rPr>
        <w:t xml:space="preserve"> </w:t>
      </w:r>
    </w:p>
    <w:p w:rsidR="00C44CD2" w:rsidRPr="00AE598B" w:rsidRDefault="00C44CD2"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Introduced in Java SE 8, indicates that the type declaration is intended to be a functional interface, as defined by the Java Language Specification.</w:t>
      </w:r>
    </w:p>
    <w:p w:rsidR="00746868" w:rsidRPr="00AE598B" w:rsidRDefault="0074686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green"/>
        </w:rPr>
        <w:t>A Function Interface has only one abstract method and many default methods.</w:t>
      </w:r>
      <w:r w:rsidRPr="00AE598B">
        <w:rPr>
          <w:rFonts w:asciiTheme="minorHAnsi" w:hAnsiTheme="minorHAnsi" w:cs="Arial"/>
          <w:b w:val="0"/>
          <w:color w:val="000000"/>
          <w:sz w:val="21"/>
          <w:szCs w:val="21"/>
        </w:rPr>
        <w:t xml:space="preserve"> Compiler generates an error if the interface specified with the annotation doesn't abide by the specifications for functional interface.</w:t>
      </w:r>
    </w:p>
    <w:p w:rsidR="00C44CD2" w:rsidRPr="00AE598B" w:rsidRDefault="00C44CD2" w:rsidP="00AE598B">
      <w:pPr>
        <w:pStyle w:val="Heading1"/>
        <w:shd w:val="clear" w:color="auto" w:fill="FFFFFF"/>
        <w:spacing w:line="375" w:lineRule="atLeast"/>
        <w:rPr>
          <w:rFonts w:asciiTheme="minorHAnsi" w:hAnsiTheme="minorHAnsi" w:cs="Arial"/>
          <w:b w:val="0"/>
          <w:color w:val="000000"/>
          <w:sz w:val="21"/>
          <w:szCs w:val="21"/>
        </w:rPr>
      </w:pP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Creating Your Own Annotations</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lastRenderedPageBreak/>
        <w:t>It is possible to create your own (custom) Java annotations. Annotations are defined in their own file, just like a Java class or interface. Here is custom Java annotation example: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D26B61">
        <w:rPr>
          <w:rFonts w:asciiTheme="minorHAnsi" w:hAnsiTheme="minorHAnsi" w:cs="Arial"/>
          <w:b w:val="0"/>
          <w:color w:val="000000"/>
          <w:sz w:val="21"/>
          <w:szCs w:val="21"/>
          <w:highlight w:val="magenta"/>
        </w:rPr>
        <w:t>@interface</w:t>
      </w:r>
      <w:r w:rsidRPr="00AE598B">
        <w:rPr>
          <w:rFonts w:asciiTheme="minorHAnsi" w:hAnsiTheme="minorHAnsi" w:cs="Arial"/>
          <w:b w:val="0"/>
          <w:color w:val="000000"/>
          <w:sz w:val="21"/>
          <w:szCs w:val="21"/>
        </w:rPr>
        <w:t xml:space="preserve"> MyAnnotation {</w:t>
      </w:r>
    </w:p>
    <w:p w:rsidR="00255BF1" w:rsidRPr="00AE598B" w:rsidRDefault="00255BF1" w:rsidP="00AE598B">
      <w:pPr>
        <w:pStyle w:val="Heading1"/>
        <w:shd w:val="clear" w:color="auto" w:fill="FFFFFF"/>
        <w:tabs>
          <w:tab w:val="left" w:pos="4820"/>
        </w:tabs>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value();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name();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int      age();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newNames();</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This example defines an annotation called MyAnnotation which has four elements. </w:t>
      </w:r>
      <w:r w:rsidRPr="00D26B61">
        <w:rPr>
          <w:rFonts w:asciiTheme="minorHAnsi" w:hAnsiTheme="minorHAnsi" w:cs="Arial"/>
          <w:b w:val="0"/>
          <w:color w:val="000000"/>
          <w:sz w:val="21"/>
          <w:szCs w:val="21"/>
          <w:highlight w:val="magenta"/>
        </w:rPr>
        <w:t>Notice the @interface keyword. This signals to the Java compiler that this is a Java annotation definition.</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Notice that each element is defined similarly to a method definition in an interface. It has a data type and a name. </w:t>
      </w:r>
      <w:r w:rsidRPr="00AE598B">
        <w:rPr>
          <w:rFonts w:asciiTheme="minorHAnsi" w:hAnsiTheme="minorHAnsi" w:cs="Arial"/>
          <w:b w:val="0"/>
          <w:color w:val="000000"/>
          <w:sz w:val="21"/>
          <w:szCs w:val="21"/>
          <w:highlight w:val="green"/>
        </w:rPr>
        <w:t>You can use all primitive data types as element data types. You can also use arrays as data type.</w:t>
      </w:r>
      <w:r w:rsidRPr="00AE598B">
        <w:rPr>
          <w:rFonts w:asciiTheme="minorHAnsi" w:hAnsiTheme="minorHAnsi" w:cs="Arial"/>
          <w:b w:val="0"/>
          <w:color w:val="000000"/>
          <w:sz w:val="21"/>
          <w:szCs w:val="21"/>
        </w:rPr>
        <w:t xml:space="preserve"> </w:t>
      </w:r>
      <w:r w:rsidRPr="00AE598B">
        <w:rPr>
          <w:rFonts w:asciiTheme="minorHAnsi" w:hAnsiTheme="minorHAnsi" w:cs="Arial"/>
          <w:b w:val="0"/>
          <w:color w:val="000000"/>
          <w:sz w:val="21"/>
          <w:szCs w:val="21"/>
          <w:highlight w:val="cyan"/>
        </w:rPr>
        <w:t>You cannot use complex objects as data type.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To use the above annotation, you could use code like this:</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@MyAnnotation(</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value="123",</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name="Jakob",</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age=37,</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newNames={"Jenkov", "Peterson"}</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MyClass {</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DB5189"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As you can see, </w:t>
      </w:r>
      <w:r w:rsidRPr="00AE598B">
        <w:rPr>
          <w:rFonts w:asciiTheme="minorHAnsi" w:hAnsiTheme="minorHAnsi" w:cs="Arial"/>
          <w:b w:val="0"/>
          <w:color w:val="000000"/>
          <w:sz w:val="21"/>
          <w:szCs w:val="21"/>
          <w:highlight w:val="yellow"/>
        </w:rPr>
        <w:t>I have to specify values for all elements of the MyAnnotation annotation.</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Element Default Values</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You can specify default values for an element. That way the element becomes optional and can be left out. Here is an example of how the annotation definition looks with a default value for an element:</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@interface MyAnnotation {</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value() default "";</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name();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int      age();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newNames();</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The value element can now be left out when using the annotation. </w:t>
      </w:r>
      <w:r w:rsidRPr="00AE598B">
        <w:rPr>
          <w:rFonts w:asciiTheme="minorHAnsi" w:hAnsiTheme="minorHAnsi" w:cs="Arial"/>
          <w:b w:val="0"/>
          <w:color w:val="000000"/>
          <w:sz w:val="21"/>
          <w:szCs w:val="21"/>
          <w:highlight w:val="yellow"/>
        </w:rPr>
        <w:t>If you leave it out, it will be considered as if you had used the default value for the value element.</w:t>
      </w:r>
      <w:r w:rsidRPr="00AE598B">
        <w:rPr>
          <w:rFonts w:asciiTheme="minorHAnsi" w:hAnsiTheme="minorHAnsi" w:cs="Arial"/>
          <w:b w:val="0"/>
          <w:color w:val="000000"/>
          <w:sz w:val="21"/>
          <w:szCs w:val="21"/>
        </w:rPr>
        <w:t xml:space="preserve"> Here is an example of an annotation with an element value left out, so that element is set to the default value:</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@MyAnnotation(</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name="Jakob",</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age=37,</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newNames={"Jenkov", "Peterson"}</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MyClass {</w:t>
      </w:r>
    </w:p>
    <w:p w:rsidR="00255BF1"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95626C" w:rsidRPr="00AE598B" w:rsidRDefault="00255BF1"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green"/>
        </w:rPr>
        <w:t>Notice that the value element is no longer present.</w:t>
      </w:r>
    </w:p>
    <w:p w:rsidR="0095626C" w:rsidRPr="00AE598B" w:rsidRDefault="0095626C" w:rsidP="00AE598B">
      <w:pPr>
        <w:pStyle w:val="Heading1"/>
        <w:shd w:val="clear" w:color="auto" w:fill="FFFFFF"/>
        <w:spacing w:line="375" w:lineRule="atLeast"/>
        <w:rPr>
          <w:rFonts w:asciiTheme="minorHAnsi" w:hAnsiTheme="minorHAnsi" w:cs="Arial"/>
          <w:b w:val="0"/>
          <w:color w:val="000000"/>
          <w:sz w:val="21"/>
          <w:szCs w:val="21"/>
        </w:rPr>
      </w:pP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lastRenderedPageBreak/>
        <w:t>@Retention</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You can specify for your custom annotation if it should be available at runtime, for inspection via reflection.</w:t>
      </w:r>
      <w:r w:rsidRPr="00AE598B">
        <w:rPr>
          <w:rFonts w:asciiTheme="minorHAnsi" w:hAnsiTheme="minorHAnsi" w:cs="Arial"/>
          <w:b w:val="0"/>
          <w:color w:val="000000"/>
          <w:sz w:val="21"/>
          <w:szCs w:val="21"/>
        </w:rPr>
        <w:t xml:space="preserve"> You do so by annotating your annotation definition with the @Retention annotation. Here is how that is done:</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import java.lang.annotation.Retention;</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import java.lang.annotation.RetentionPolicy;</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@Retention(</w:t>
      </w:r>
      <w:r w:rsidRPr="00AE598B">
        <w:rPr>
          <w:rFonts w:asciiTheme="minorHAnsi" w:hAnsiTheme="minorHAnsi" w:cs="Arial"/>
          <w:b w:val="0"/>
          <w:color w:val="000000"/>
          <w:sz w:val="21"/>
          <w:szCs w:val="21"/>
          <w:highlight w:val="magenta"/>
        </w:rPr>
        <w:t>RetentionPolicy.RUNTIME</w:t>
      </w:r>
      <w:r w:rsidRPr="00AE598B">
        <w:rPr>
          <w:rFonts w:asciiTheme="minorHAnsi" w:hAnsiTheme="minorHAnsi" w:cs="Arial"/>
          <w:b w:val="0"/>
          <w:color w:val="000000"/>
          <w:sz w:val="21"/>
          <w:szCs w:val="21"/>
        </w:rPr>
        <w:t>)</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@interface MyAnnotation {</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String   value() default "";</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Notice the @Retention annotation added above the MyAnnotation definition:</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@Retention(</w:t>
      </w:r>
      <w:r w:rsidRPr="00AE598B">
        <w:rPr>
          <w:rFonts w:asciiTheme="minorHAnsi" w:hAnsiTheme="minorHAnsi" w:cs="Arial"/>
          <w:b w:val="0"/>
          <w:color w:val="000000"/>
          <w:sz w:val="21"/>
          <w:szCs w:val="21"/>
          <w:highlight w:val="magenta"/>
        </w:rPr>
        <w:t>RetentionPolicy.RUNTIME</w:t>
      </w:r>
      <w:r w:rsidRPr="00AE598B">
        <w:rPr>
          <w:rFonts w:asciiTheme="minorHAnsi" w:hAnsiTheme="minorHAnsi" w:cs="Arial"/>
          <w:b w:val="0"/>
          <w:color w:val="000000"/>
          <w:sz w:val="21"/>
          <w:szCs w:val="21"/>
        </w:rPr>
        <w:t>)</w:t>
      </w:r>
    </w:p>
    <w:p w:rsidR="00C6107E" w:rsidRPr="00AE598B" w:rsidRDefault="00C6107E"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green"/>
        </w:rPr>
        <w:t>This is what signals to the Java compiler and JVM that the annotation should be available via reflection at runtime</w:t>
      </w:r>
    </w:p>
    <w:p w:rsidR="005871FB" w:rsidRPr="00AE598B" w:rsidRDefault="00BA47EA" w:rsidP="00AE598B">
      <w:pPr>
        <w:pStyle w:val="Heading1"/>
        <w:shd w:val="clear" w:color="auto" w:fill="FFFFFF"/>
        <w:spacing w:line="375" w:lineRule="atLeast"/>
        <w:rPr>
          <w:rFonts w:asciiTheme="minorHAnsi" w:hAnsiTheme="minorHAnsi" w:cs="Arial"/>
          <w:b w:val="0"/>
          <w:color w:val="000000"/>
          <w:sz w:val="21"/>
          <w:szCs w:val="21"/>
        </w:rPr>
      </w:pPr>
      <w:hyperlink r:id="rId166" w:history="1">
        <w:r w:rsidR="005871FB" w:rsidRPr="00AE598B">
          <w:rPr>
            <w:rStyle w:val="Hyperlink"/>
            <w:rFonts w:asciiTheme="minorHAnsi" w:hAnsiTheme="minorHAnsi" w:cs="Arial"/>
            <w:b w:val="0"/>
            <w:sz w:val="21"/>
            <w:szCs w:val="21"/>
          </w:rPr>
          <w:t>http://tutorials.jenkov.com/java-reflection/annotations.html</w:t>
        </w:r>
      </w:hyperlink>
      <w:r w:rsidR="005871FB" w:rsidRPr="00AE598B">
        <w:rPr>
          <w:rFonts w:asciiTheme="minorHAnsi" w:hAnsiTheme="minorHAnsi" w:cs="Arial"/>
          <w:b w:val="0"/>
          <w:color w:val="000000"/>
          <w:sz w:val="21"/>
          <w:szCs w:val="21"/>
        </w:rPr>
        <w:t xml:space="preserve"> </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Annotations are a kind of comment or meta data you can insert in your Java code. These annotations can then be processed at compile time by pre-compiler tools, or at runtime via Java Reflection. Here is an example of class annotation:</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@MyAnnotation(name="someName",  value = "Hello World")</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TheClass {</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The class TheClass has the annotation @MyAnnotation written ontop. Annotations are defined like interfaces. Here is the MyAnnotation definition:</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highlight w:val="green"/>
        </w:rPr>
      </w:pPr>
      <w:r w:rsidRPr="00AE598B">
        <w:rPr>
          <w:rFonts w:asciiTheme="minorHAnsi" w:hAnsiTheme="minorHAnsi" w:cs="Arial"/>
          <w:b w:val="0"/>
          <w:color w:val="000000"/>
          <w:sz w:val="21"/>
          <w:szCs w:val="21"/>
          <w:highlight w:val="green"/>
        </w:rPr>
        <w:t>@Retention(RetentionPolicy.RUNTIME)</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green"/>
        </w:rPr>
        <w:lastRenderedPageBreak/>
        <w:t>@Target(ElementType.TYPE)</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public </w:t>
      </w:r>
      <w:r w:rsidRPr="00AE598B">
        <w:rPr>
          <w:rFonts w:asciiTheme="minorHAnsi" w:hAnsiTheme="minorHAnsi" w:cs="Arial"/>
          <w:b w:val="0"/>
          <w:color w:val="000000"/>
          <w:sz w:val="21"/>
          <w:szCs w:val="21"/>
          <w:highlight w:val="magenta"/>
        </w:rPr>
        <w:t>@interface</w:t>
      </w:r>
      <w:r w:rsidRPr="00AE598B">
        <w:rPr>
          <w:rFonts w:asciiTheme="minorHAnsi" w:hAnsiTheme="minorHAnsi" w:cs="Arial"/>
          <w:b w:val="0"/>
          <w:color w:val="000000"/>
          <w:sz w:val="21"/>
          <w:szCs w:val="21"/>
        </w:rPr>
        <w:t xml:space="preserve"> MyAnnotation {</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public String name();</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public String value();</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magenta"/>
        </w:rPr>
        <w:t>The @ in front of the interface marks it as an annotation.</w:t>
      </w:r>
      <w:r w:rsidRPr="00AE598B">
        <w:rPr>
          <w:rFonts w:asciiTheme="minorHAnsi" w:hAnsiTheme="minorHAnsi" w:cs="Arial"/>
          <w:b w:val="0"/>
          <w:color w:val="000000"/>
          <w:sz w:val="21"/>
          <w:szCs w:val="21"/>
        </w:rPr>
        <w:t xml:space="preserve"> Once you have defined the annotation you can use it in your code, as shown in the earlier examples.</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The two directives in the annotation definition, @Retention(RetentionPolicy.RUNTIME) and @Target(ElementType.TYPE), specifies how the annotation is to be used.</w:t>
      </w:r>
    </w:p>
    <w:p w:rsidR="00794DD8" w:rsidRPr="00AE598B" w:rsidRDefault="00794DD8" w:rsidP="00AE598B">
      <w:pPr>
        <w:pStyle w:val="Heading1"/>
        <w:shd w:val="clear" w:color="auto" w:fill="FFFFFF"/>
        <w:spacing w:line="375" w:lineRule="atLeast"/>
        <w:rPr>
          <w:rFonts w:asciiTheme="minorHAnsi" w:hAnsiTheme="minorHAnsi" w:cs="Arial"/>
          <w:b w:val="0"/>
          <w:color w:val="000000"/>
          <w:sz w:val="21"/>
          <w:szCs w:val="21"/>
          <w:highlight w:val="yellow"/>
        </w:rPr>
      </w:pPr>
      <w:r w:rsidRPr="00AE598B">
        <w:rPr>
          <w:rFonts w:asciiTheme="minorHAnsi" w:hAnsiTheme="minorHAnsi" w:cs="Arial"/>
          <w:b w:val="0"/>
          <w:color w:val="000000"/>
          <w:sz w:val="21"/>
          <w:szCs w:val="21"/>
          <w:highlight w:val="yellow"/>
        </w:rPr>
        <w:t>@Retention(RetentionPolicy.RUNTIME) means that the annotation can be accessed via reflection at runtime. If you do not set this directive, the annotation will not be preserved at runtime, and thus not available via reflection.</w:t>
      </w:r>
    </w:p>
    <w:p w:rsidR="005871FB" w:rsidRPr="00AE598B" w:rsidRDefault="00794DD8"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 xml:space="preserve">@Target(ElementType.TYPE) means that the annotation can </w:t>
      </w:r>
      <w:r w:rsidRPr="00AE598B">
        <w:rPr>
          <w:rFonts w:asciiTheme="minorHAnsi" w:hAnsiTheme="minorHAnsi" w:cs="Arial"/>
          <w:b w:val="0"/>
          <w:color w:val="000000"/>
          <w:sz w:val="21"/>
          <w:szCs w:val="21"/>
          <w:highlight w:val="green"/>
        </w:rPr>
        <w:t>only be used ontop of types (classes and interfaces typically)</w:t>
      </w:r>
      <w:r w:rsidRPr="00AE598B">
        <w:rPr>
          <w:rFonts w:asciiTheme="minorHAnsi" w:hAnsiTheme="minorHAnsi" w:cs="Arial"/>
          <w:b w:val="0"/>
          <w:color w:val="000000"/>
          <w:sz w:val="21"/>
          <w:szCs w:val="21"/>
          <w:highlight w:val="yellow"/>
        </w:rPr>
        <w:t>. You can also specify METHOD or FIELD, or you can leave the target out alltogether so the annotation can be used for both classes, methods and fields.</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p>
    <w:p w:rsidR="00033384" w:rsidRPr="00AE598B" w:rsidRDefault="00A604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(a)</w:t>
      </w:r>
      <w:r w:rsidR="00033384" w:rsidRPr="00AE598B">
        <w:rPr>
          <w:rFonts w:asciiTheme="minorHAnsi" w:hAnsiTheme="minorHAnsi" w:cs="Arial"/>
          <w:b w:val="0"/>
          <w:color w:val="000000"/>
          <w:sz w:val="21"/>
          <w:szCs w:val="21"/>
          <w:highlight w:val="yellow"/>
        </w:rPr>
        <w:t>Class Annotations</w:t>
      </w:r>
      <w:r w:rsidR="008B5086" w:rsidRPr="00AE598B">
        <w:rPr>
          <w:rFonts w:asciiTheme="minorHAnsi" w:hAnsiTheme="minorHAnsi" w:cs="Arial"/>
          <w:b w:val="0"/>
          <w:color w:val="000000"/>
          <w:sz w:val="21"/>
          <w:szCs w:val="21"/>
        </w:rPr>
        <w:t xml:space="preserve"> </w:t>
      </w:r>
      <w:r w:rsidR="008B5086" w:rsidRPr="00AE598B">
        <w:rPr>
          <w:rFonts w:asciiTheme="minorHAnsi" w:hAnsiTheme="minorHAnsi" w:cs="Arial"/>
          <w:b w:val="0"/>
          <w:color w:val="000000"/>
          <w:sz w:val="21"/>
          <w:szCs w:val="21"/>
        </w:rPr>
        <w:sym w:font="Wingdings" w:char="F0E0"/>
      </w:r>
      <w:r w:rsidR="008B5086" w:rsidRPr="00AE598B">
        <w:rPr>
          <w:rFonts w:asciiTheme="minorHAnsi" w:hAnsiTheme="minorHAnsi" w:cs="Arial"/>
          <w:b w:val="0"/>
          <w:color w:val="000000"/>
          <w:sz w:val="21"/>
          <w:szCs w:val="21"/>
        </w:rPr>
        <w:t xml:space="preserve"> class.getAnnottions()</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You can access the annotations of a class, method or field at runtime. Here is an example that accesses the class annotations:</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magenta"/>
        </w:rPr>
        <w:t>Class aClass = TheClass.class</w:t>
      </w:r>
      <w:r w:rsidRPr="00AE598B">
        <w:rPr>
          <w:rFonts w:asciiTheme="minorHAnsi" w:hAnsiTheme="minorHAnsi" w:cs="Arial"/>
          <w:b w:val="0"/>
          <w:color w:val="000000"/>
          <w:sz w:val="21"/>
          <w:szCs w:val="21"/>
        </w:rPr>
        <w:t>;</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Annotation[] annotations = </w:t>
      </w:r>
      <w:r w:rsidRPr="00AE598B">
        <w:rPr>
          <w:rFonts w:asciiTheme="minorHAnsi" w:hAnsiTheme="minorHAnsi" w:cs="Arial"/>
          <w:b w:val="0"/>
          <w:color w:val="000000"/>
          <w:sz w:val="21"/>
          <w:szCs w:val="21"/>
          <w:highlight w:val="magenta"/>
        </w:rPr>
        <w:t>aClass</w:t>
      </w:r>
      <w:r w:rsidRPr="00AE598B">
        <w:rPr>
          <w:rFonts w:asciiTheme="minorHAnsi" w:hAnsiTheme="minorHAnsi" w:cs="Arial"/>
          <w:b w:val="0"/>
          <w:color w:val="000000"/>
          <w:sz w:val="21"/>
          <w:szCs w:val="21"/>
        </w:rPr>
        <w:t>.</w:t>
      </w:r>
      <w:r w:rsidRPr="00AE598B">
        <w:rPr>
          <w:rFonts w:asciiTheme="minorHAnsi" w:hAnsiTheme="minorHAnsi" w:cs="Arial"/>
          <w:b w:val="0"/>
          <w:color w:val="000000"/>
          <w:sz w:val="21"/>
          <w:szCs w:val="21"/>
          <w:highlight w:val="green"/>
        </w:rPr>
        <w:t>getAnnotations()</w:t>
      </w:r>
      <w:r w:rsidRPr="00AE598B">
        <w:rPr>
          <w:rFonts w:asciiTheme="minorHAnsi" w:hAnsiTheme="minorHAnsi" w:cs="Arial"/>
          <w:b w:val="0"/>
          <w:color w:val="000000"/>
          <w:sz w:val="21"/>
          <w:szCs w:val="21"/>
        </w:rPr>
        <w:t>;</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for(Annotation annotation : annotations){</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if(</w:t>
      </w:r>
      <w:r w:rsidRPr="00AE598B">
        <w:rPr>
          <w:rFonts w:asciiTheme="minorHAnsi" w:hAnsiTheme="minorHAnsi" w:cs="Arial"/>
          <w:b w:val="0"/>
          <w:color w:val="000000"/>
          <w:sz w:val="21"/>
          <w:szCs w:val="21"/>
          <w:highlight w:val="green"/>
        </w:rPr>
        <w:t>annotation instanceof MyAnnotation</w:t>
      </w:r>
      <w:r w:rsidRPr="00AE598B">
        <w:rPr>
          <w:rFonts w:asciiTheme="minorHAnsi" w:hAnsiTheme="minorHAnsi" w:cs="Arial"/>
          <w:b w:val="0"/>
          <w:color w:val="000000"/>
          <w:sz w:val="21"/>
          <w:szCs w:val="21"/>
        </w:rPr>
        <w:t>){</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 myAnnotation = (MyAnnotation) annotation;</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lastRenderedPageBreak/>
        <w:t xml:space="preserve">        System.out.println("name: " + myAnnotation.name());</w:t>
      </w:r>
    </w:p>
    <w:p w:rsidR="00033384"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System.out.println("value: " + myAnnotation.value()); }</w:t>
      </w:r>
    </w:p>
    <w:p w:rsidR="00C6107E" w:rsidRPr="00AE598B" w:rsidRDefault="0003338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7F7004" w:rsidRPr="00AE598B" w:rsidRDefault="00A604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(b)</w:t>
      </w:r>
      <w:r w:rsidR="007F7004" w:rsidRPr="00AE598B">
        <w:rPr>
          <w:rFonts w:asciiTheme="minorHAnsi" w:hAnsiTheme="minorHAnsi" w:cs="Arial"/>
          <w:b w:val="0"/>
          <w:color w:val="000000"/>
          <w:sz w:val="21"/>
          <w:szCs w:val="21"/>
          <w:highlight w:val="yellow"/>
        </w:rPr>
        <w:t>Method Annotations</w:t>
      </w:r>
      <w:r w:rsidR="008B5086" w:rsidRPr="00AE598B">
        <w:rPr>
          <w:rFonts w:asciiTheme="minorHAnsi" w:hAnsiTheme="minorHAnsi" w:cs="Arial"/>
          <w:b w:val="0"/>
          <w:color w:val="000000"/>
          <w:sz w:val="21"/>
          <w:szCs w:val="21"/>
        </w:rPr>
        <w:t xml:space="preserve"> </w:t>
      </w:r>
      <w:r w:rsidR="008B5086" w:rsidRPr="00AE598B">
        <w:rPr>
          <w:rFonts w:asciiTheme="minorHAnsi" w:hAnsiTheme="minorHAnsi" w:cs="Arial"/>
          <w:b w:val="0"/>
          <w:color w:val="000000"/>
          <w:sz w:val="21"/>
          <w:szCs w:val="21"/>
        </w:rPr>
        <w:sym w:font="Wingdings" w:char="F0E0"/>
      </w:r>
      <w:r w:rsidR="008B5086" w:rsidRPr="00AE598B">
        <w:rPr>
          <w:rFonts w:asciiTheme="minorHAnsi" w:hAnsiTheme="minorHAnsi" w:cs="Arial"/>
          <w:b w:val="0"/>
          <w:color w:val="000000"/>
          <w:sz w:val="21"/>
          <w:szCs w:val="21"/>
        </w:rPr>
        <w:t xml:space="preserve"> method.getDeclaredAnnotations()</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Here is an example of a method with annotations:</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TheClass {</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@MyAnnotation(name="someName",  value = "Hello World")</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public void doSomething(){}</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You can access method annotations like this:</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magenta"/>
        </w:rPr>
        <w:t>Method method = ... //obtain method object</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Annotation[] annotations = </w:t>
      </w:r>
      <w:r w:rsidRPr="00AE598B">
        <w:rPr>
          <w:rFonts w:asciiTheme="minorHAnsi" w:hAnsiTheme="minorHAnsi" w:cs="Arial"/>
          <w:b w:val="0"/>
          <w:color w:val="000000"/>
          <w:sz w:val="21"/>
          <w:szCs w:val="21"/>
          <w:highlight w:val="magenta"/>
        </w:rPr>
        <w:t>method</w:t>
      </w:r>
      <w:r w:rsidRPr="00AE598B">
        <w:rPr>
          <w:rFonts w:asciiTheme="minorHAnsi" w:hAnsiTheme="minorHAnsi" w:cs="Arial"/>
          <w:b w:val="0"/>
          <w:color w:val="000000"/>
          <w:sz w:val="21"/>
          <w:szCs w:val="21"/>
        </w:rPr>
        <w:t>.</w:t>
      </w:r>
      <w:r w:rsidRPr="00AE598B">
        <w:rPr>
          <w:rFonts w:asciiTheme="minorHAnsi" w:hAnsiTheme="minorHAnsi" w:cs="Arial"/>
          <w:b w:val="0"/>
          <w:color w:val="000000"/>
          <w:sz w:val="21"/>
          <w:szCs w:val="21"/>
          <w:highlight w:val="green"/>
        </w:rPr>
        <w:t>getDeclaredAnnotations();</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for(Annotation annotation : annotations){</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if(</w:t>
      </w:r>
      <w:r w:rsidRPr="00AE598B">
        <w:rPr>
          <w:rFonts w:asciiTheme="minorHAnsi" w:hAnsiTheme="minorHAnsi" w:cs="Arial"/>
          <w:b w:val="0"/>
          <w:color w:val="000000"/>
          <w:sz w:val="21"/>
          <w:szCs w:val="21"/>
          <w:highlight w:val="green"/>
        </w:rPr>
        <w:t>annotation instanceof MyAnnotation</w:t>
      </w:r>
      <w:r w:rsidRPr="00AE598B">
        <w:rPr>
          <w:rFonts w:asciiTheme="minorHAnsi" w:hAnsiTheme="minorHAnsi" w:cs="Arial"/>
          <w:b w:val="0"/>
          <w:color w:val="000000"/>
          <w:sz w:val="21"/>
          <w:szCs w:val="21"/>
        </w:rPr>
        <w:t>){</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 myAnnotation = (MyAnnotation) annotation;</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System.out.println("name: " + myAnnotation.name());</w:t>
      </w:r>
    </w:p>
    <w:p w:rsidR="007F7004"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System.out.println("value: " + myAnnotation.value()); }</w:t>
      </w:r>
    </w:p>
    <w:p w:rsidR="0095626C" w:rsidRPr="00AE598B" w:rsidRDefault="007F7004"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8B5086" w:rsidRPr="00AE598B" w:rsidRDefault="00A604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(c)</w:t>
      </w:r>
      <w:r w:rsidR="008B5086" w:rsidRPr="00AE598B">
        <w:rPr>
          <w:rFonts w:asciiTheme="minorHAnsi" w:hAnsiTheme="minorHAnsi" w:cs="Arial"/>
          <w:b w:val="0"/>
          <w:color w:val="000000"/>
          <w:sz w:val="21"/>
          <w:szCs w:val="21"/>
          <w:highlight w:val="yellow"/>
        </w:rPr>
        <w:t>Parameter Annotations</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It is possible to add annotations to method parameter declarations too. Here is how that looks:</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TheClass {</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lastRenderedPageBreak/>
        <w:t xml:space="preserve">  public static void doSomethingElse(</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@MyAnnotation(name="aName", value="aValue") String parameter){</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You can access parameter annotations from the Method object like this:</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magenta"/>
        </w:rPr>
        <w:t>Method method = ... //obtain method object</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Annotation[][] </w:t>
      </w:r>
      <w:r w:rsidRPr="00AE598B">
        <w:rPr>
          <w:rFonts w:asciiTheme="minorHAnsi" w:hAnsiTheme="minorHAnsi" w:cs="Arial"/>
          <w:b w:val="0"/>
          <w:color w:val="000000"/>
          <w:sz w:val="21"/>
          <w:szCs w:val="21"/>
          <w:highlight w:val="cyan"/>
        </w:rPr>
        <w:t>parameterAnnotations</w:t>
      </w:r>
      <w:r w:rsidRPr="00AE598B">
        <w:rPr>
          <w:rFonts w:asciiTheme="minorHAnsi" w:hAnsiTheme="minorHAnsi" w:cs="Arial"/>
          <w:b w:val="0"/>
          <w:color w:val="000000"/>
          <w:sz w:val="21"/>
          <w:szCs w:val="21"/>
        </w:rPr>
        <w:t xml:space="preserve"> = </w:t>
      </w:r>
      <w:r w:rsidRPr="00AE598B">
        <w:rPr>
          <w:rFonts w:asciiTheme="minorHAnsi" w:hAnsiTheme="minorHAnsi" w:cs="Arial"/>
          <w:b w:val="0"/>
          <w:color w:val="000000"/>
          <w:sz w:val="21"/>
          <w:szCs w:val="21"/>
          <w:highlight w:val="magenta"/>
        </w:rPr>
        <w:t>method</w:t>
      </w:r>
      <w:r w:rsidRPr="00AE598B">
        <w:rPr>
          <w:rFonts w:asciiTheme="minorHAnsi" w:hAnsiTheme="minorHAnsi" w:cs="Arial"/>
          <w:b w:val="0"/>
          <w:color w:val="000000"/>
          <w:sz w:val="21"/>
          <w:szCs w:val="21"/>
        </w:rPr>
        <w:t>.</w:t>
      </w:r>
      <w:r w:rsidRPr="00AE598B">
        <w:rPr>
          <w:rFonts w:asciiTheme="minorHAnsi" w:hAnsiTheme="minorHAnsi" w:cs="Arial"/>
          <w:b w:val="0"/>
          <w:color w:val="000000"/>
          <w:sz w:val="21"/>
          <w:szCs w:val="21"/>
          <w:highlight w:val="green"/>
        </w:rPr>
        <w:t>getParameterAnnotations();</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Class[] parameterTypes = method.getParameterTypes();</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int i=0;</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for(Annotation[] annotations : </w:t>
      </w:r>
      <w:r w:rsidRPr="00AE598B">
        <w:rPr>
          <w:rFonts w:asciiTheme="minorHAnsi" w:hAnsiTheme="minorHAnsi" w:cs="Arial"/>
          <w:b w:val="0"/>
          <w:color w:val="000000"/>
          <w:sz w:val="21"/>
          <w:szCs w:val="21"/>
          <w:highlight w:val="cyan"/>
        </w:rPr>
        <w:t>parameterAnnotations</w:t>
      </w:r>
      <w:r w:rsidRPr="00AE598B">
        <w:rPr>
          <w:rFonts w:asciiTheme="minorHAnsi" w:hAnsiTheme="minorHAnsi" w:cs="Arial"/>
          <w:b w:val="0"/>
          <w:color w:val="000000"/>
          <w:sz w:val="21"/>
          <w:szCs w:val="21"/>
        </w:rPr>
        <w:t>){</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Class parameterType = parameterTypes[i++];</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for(Annotation annotation : annotations){</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if(annotation instanceof MyAnnotation){</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 myAnnotation = (MyAnnotation) annotation;</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System.out.println("param: " + parameterType.getName());</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System.out.println("name : " + myAnnotation.name());</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System.out.println("value: " + myAnnotation.value());</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green"/>
        </w:rPr>
        <w:t>Notice how the Method.getParameterAnnotations() method returns a two-dimensional Annotation array, containing an array of annotations for each method parameter.</w:t>
      </w:r>
    </w:p>
    <w:p w:rsidR="008B5086" w:rsidRPr="00AE598B" w:rsidRDefault="008B5086" w:rsidP="00AE598B">
      <w:pPr>
        <w:pStyle w:val="Heading1"/>
        <w:shd w:val="clear" w:color="auto" w:fill="FFFFFF"/>
        <w:spacing w:line="375" w:lineRule="atLeast"/>
        <w:rPr>
          <w:rFonts w:asciiTheme="minorHAnsi" w:hAnsiTheme="minorHAnsi" w:cs="Arial"/>
          <w:b w:val="0"/>
          <w:color w:val="000000"/>
          <w:sz w:val="21"/>
          <w:szCs w:val="21"/>
        </w:rPr>
      </w:pPr>
    </w:p>
    <w:p w:rsidR="00211197" w:rsidRPr="00AE598B" w:rsidRDefault="00A604E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(d)</w:t>
      </w:r>
      <w:r w:rsidR="00211197" w:rsidRPr="00AE598B">
        <w:rPr>
          <w:rFonts w:asciiTheme="minorHAnsi" w:hAnsiTheme="minorHAnsi" w:cs="Arial"/>
          <w:b w:val="0"/>
          <w:color w:val="000000"/>
          <w:sz w:val="21"/>
          <w:szCs w:val="21"/>
          <w:highlight w:val="yellow"/>
        </w:rPr>
        <w:t>Field Annotations</w:t>
      </w:r>
      <w:r w:rsidR="008F2F94" w:rsidRPr="00AE598B">
        <w:rPr>
          <w:rFonts w:asciiTheme="minorHAnsi" w:hAnsiTheme="minorHAnsi" w:cs="Arial"/>
          <w:b w:val="0"/>
          <w:color w:val="000000"/>
          <w:sz w:val="21"/>
          <w:szCs w:val="21"/>
        </w:rPr>
        <w:t xml:space="preserve"> </w:t>
      </w:r>
      <w:r w:rsidR="008F2F94" w:rsidRPr="00AE598B">
        <w:rPr>
          <w:rFonts w:asciiTheme="minorHAnsi" w:hAnsiTheme="minorHAnsi" w:cs="Arial"/>
          <w:b w:val="0"/>
          <w:color w:val="000000"/>
          <w:sz w:val="21"/>
          <w:szCs w:val="21"/>
        </w:rPr>
        <w:sym w:font="Wingdings" w:char="F0E0"/>
      </w:r>
      <w:r w:rsidR="008F2F94" w:rsidRPr="00AE598B">
        <w:rPr>
          <w:rFonts w:asciiTheme="minorHAnsi" w:hAnsiTheme="minorHAnsi" w:cs="Arial"/>
          <w:b w:val="0"/>
          <w:color w:val="000000"/>
          <w:sz w:val="21"/>
          <w:szCs w:val="21"/>
        </w:rPr>
        <w:t xml:space="preserve"> Field.getDeclaredAnnotations()</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Here is an example of a field with annotations:</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public class TheClass {</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@MyAnnotation(name="someName",  value = "Hello World")</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public String myField = null;</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You can access field annotations like this:</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magenta"/>
        </w:rPr>
        <w:t>Field field = ... //obtain field object</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Annotation[] annotations = </w:t>
      </w:r>
      <w:r w:rsidRPr="00AE598B">
        <w:rPr>
          <w:rFonts w:asciiTheme="minorHAnsi" w:hAnsiTheme="minorHAnsi" w:cs="Arial"/>
          <w:b w:val="0"/>
          <w:color w:val="000000"/>
          <w:sz w:val="21"/>
          <w:szCs w:val="21"/>
          <w:highlight w:val="magenta"/>
        </w:rPr>
        <w:t>field</w:t>
      </w:r>
      <w:r w:rsidRPr="00AE598B">
        <w:rPr>
          <w:rFonts w:asciiTheme="minorHAnsi" w:hAnsiTheme="minorHAnsi" w:cs="Arial"/>
          <w:b w:val="0"/>
          <w:color w:val="000000"/>
          <w:sz w:val="21"/>
          <w:szCs w:val="21"/>
        </w:rPr>
        <w:t>.</w:t>
      </w:r>
      <w:r w:rsidRPr="00AE598B">
        <w:rPr>
          <w:rFonts w:asciiTheme="minorHAnsi" w:hAnsiTheme="minorHAnsi" w:cs="Arial"/>
          <w:b w:val="0"/>
          <w:color w:val="000000"/>
          <w:sz w:val="21"/>
          <w:szCs w:val="21"/>
          <w:highlight w:val="green"/>
        </w:rPr>
        <w:t>getDeclaredAnnotations();</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for(Annotation annotation : annotations){</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if(annotation instanceof MyAnnotation){</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MyAnnotation myAnnotation = (MyAnnotation) annotation;</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System.out.println("name: " + myAnnotation.name());</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System.out.println("value: " + myAnnotation.value());</w:t>
      </w:r>
    </w:p>
    <w:p w:rsidR="00211197"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    }</w:t>
      </w:r>
    </w:p>
    <w:p w:rsidR="008B5086" w:rsidRPr="00AE598B" w:rsidRDefault="00211197"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w:t>
      </w:r>
    </w:p>
    <w:p w:rsidR="00BD7C6A" w:rsidRPr="00AE598B" w:rsidRDefault="00BD7C6A" w:rsidP="00AE598B">
      <w:pPr>
        <w:pStyle w:val="Heading1"/>
        <w:shd w:val="clear" w:color="auto" w:fill="FFFFFF"/>
        <w:spacing w:line="375" w:lineRule="atLeast"/>
        <w:rPr>
          <w:rFonts w:asciiTheme="minorHAnsi" w:hAnsiTheme="minorHAnsi" w:cs="Arial"/>
          <w:b w:val="0"/>
          <w:color w:val="000000"/>
          <w:sz w:val="21"/>
          <w:szCs w:val="21"/>
        </w:rPr>
      </w:pPr>
    </w:p>
    <w:p w:rsidR="00F60C7F" w:rsidRPr="00AE598B" w:rsidRDefault="00F60C7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rPr>
        <w:t xml:space="preserve">What are </w:t>
      </w:r>
      <w:r w:rsidRPr="00AE598B">
        <w:rPr>
          <w:rFonts w:asciiTheme="minorHAnsi" w:hAnsiTheme="minorHAnsi" w:cs="Arial"/>
          <w:b w:val="0"/>
          <w:color w:val="000000"/>
          <w:sz w:val="21"/>
          <w:szCs w:val="21"/>
          <w:highlight w:val="magenta"/>
        </w:rPr>
        <w:t>meta Annotations</w:t>
      </w:r>
      <w:r w:rsidRPr="00AE598B">
        <w:rPr>
          <w:rFonts w:asciiTheme="minorHAnsi" w:hAnsiTheme="minorHAnsi" w:cs="Arial"/>
          <w:b w:val="0"/>
          <w:color w:val="000000"/>
          <w:sz w:val="21"/>
          <w:szCs w:val="21"/>
        </w:rPr>
        <w:t xml:space="preserve"> ?</w:t>
      </w:r>
    </w:p>
    <w:p w:rsidR="00F60C7F" w:rsidRPr="00AE598B" w:rsidRDefault="00F60C7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@Retention</w:t>
      </w:r>
      <w:r w:rsidRPr="00AE598B">
        <w:rPr>
          <w:rFonts w:asciiTheme="minorHAnsi" w:hAnsiTheme="minorHAnsi" w:cs="Arial"/>
          <w:b w:val="0"/>
          <w:color w:val="000000"/>
          <w:sz w:val="21"/>
          <w:szCs w:val="21"/>
        </w:rPr>
        <w:t xml:space="preserve"> specifies how the marked annotation is stored:</w:t>
      </w:r>
    </w:p>
    <w:p w:rsidR="00F60C7F" w:rsidRPr="00AE598B" w:rsidRDefault="00F60C7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@Documented</w:t>
      </w:r>
      <w:r w:rsidRPr="00AE598B">
        <w:rPr>
          <w:rFonts w:asciiTheme="minorHAnsi" w:hAnsiTheme="minorHAnsi" w:cs="Arial"/>
          <w:b w:val="0"/>
          <w:color w:val="000000"/>
          <w:sz w:val="21"/>
          <w:szCs w:val="21"/>
        </w:rPr>
        <w:t xml:space="preserve"> indicates that whenever the specified annotation is used those elements should be documented using the Javadoc tool. (By default, annotations are not included in Javadoc.) </w:t>
      </w:r>
    </w:p>
    <w:p w:rsidR="00F60C7F" w:rsidRPr="00AE598B" w:rsidRDefault="00F60C7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lastRenderedPageBreak/>
        <w:t>@Target</w:t>
      </w:r>
      <w:r w:rsidRPr="00AE598B">
        <w:rPr>
          <w:rFonts w:asciiTheme="minorHAnsi" w:hAnsiTheme="minorHAnsi" w:cs="Arial"/>
          <w:b w:val="0"/>
          <w:color w:val="000000"/>
          <w:sz w:val="21"/>
          <w:szCs w:val="21"/>
        </w:rPr>
        <w:t xml:space="preserve"> marks another annotation to restrict what kind of Java elements the annotation can be applied to. </w:t>
      </w:r>
    </w:p>
    <w:p w:rsidR="00F60C7F" w:rsidRPr="00AE598B" w:rsidRDefault="00F60C7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@Inherited</w:t>
      </w:r>
      <w:r w:rsidRPr="00AE598B">
        <w:rPr>
          <w:rFonts w:asciiTheme="minorHAnsi" w:hAnsiTheme="minorHAnsi" w:cs="Arial"/>
          <w:b w:val="0"/>
          <w:color w:val="000000"/>
          <w:sz w:val="21"/>
          <w:szCs w:val="21"/>
        </w:rPr>
        <w:t xml:space="preserve"> indicates that the annotation type can be inherited from the super class. (This is not true by default.) When the user queries the annotation type and the class has no annotation for this type, the class' superclass is queried for the annotation type. This annotation applies only to class declarations.</w:t>
      </w:r>
    </w:p>
    <w:p w:rsidR="00F60C7F" w:rsidRPr="00AE598B" w:rsidRDefault="00F60C7F" w:rsidP="00AE598B">
      <w:pPr>
        <w:pStyle w:val="Heading1"/>
        <w:shd w:val="clear" w:color="auto" w:fill="FFFFFF"/>
        <w:spacing w:line="375" w:lineRule="atLeast"/>
        <w:rPr>
          <w:rFonts w:asciiTheme="minorHAnsi" w:hAnsiTheme="minorHAnsi" w:cs="Arial"/>
          <w:b w:val="0"/>
          <w:color w:val="000000"/>
          <w:sz w:val="21"/>
          <w:szCs w:val="21"/>
        </w:rPr>
      </w:pPr>
      <w:r w:rsidRPr="00AE598B">
        <w:rPr>
          <w:rFonts w:asciiTheme="minorHAnsi" w:hAnsiTheme="minorHAnsi" w:cs="Arial"/>
          <w:b w:val="0"/>
          <w:color w:val="000000"/>
          <w:sz w:val="21"/>
          <w:szCs w:val="21"/>
          <w:highlight w:val="yellow"/>
        </w:rPr>
        <w:t>@Repeatable</w:t>
      </w:r>
      <w:r w:rsidRPr="00AE598B">
        <w:rPr>
          <w:rFonts w:asciiTheme="minorHAnsi" w:hAnsiTheme="minorHAnsi" w:cs="Arial"/>
          <w:b w:val="0"/>
          <w:color w:val="000000"/>
          <w:sz w:val="21"/>
          <w:szCs w:val="21"/>
        </w:rPr>
        <w:t xml:space="preserve"> introduced in Java SE 8, indicates that the marked annotation can be applied more than once to the same declaration or type use. For more information, see Repeating Annotations.</w:t>
      </w:r>
    </w:p>
    <w:p w:rsidR="00F60C7F" w:rsidRPr="00843BAE" w:rsidRDefault="00F60C7F" w:rsidP="00BD7C6A">
      <w:pPr>
        <w:pStyle w:val="Heading1"/>
        <w:shd w:val="clear" w:color="auto" w:fill="FFFFFF"/>
        <w:spacing w:line="375" w:lineRule="atLeast"/>
        <w:ind w:left="720"/>
        <w:rPr>
          <w:rFonts w:asciiTheme="minorHAnsi" w:hAnsiTheme="minorHAnsi" w:cs="Arial"/>
          <w:b w:val="0"/>
          <w:color w:val="000000"/>
          <w:sz w:val="22"/>
          <w:szCs w:val="22"/>
        </w:rPr>
      </w:pPr>
    </w:p>
    <w:p w:rsidR="007F3DEA" w:rsidRPr="00172AAC" w:rsidRDefault="00F0672E" w:rsidP="00172AAC">
      <w:pPr>
        <w:pStyle w:val="Heading1"/>
        <w:shd w:val="clear" w:color="auto" w:fill="FFFFFF"/>
        <w:spacing w:line="375" w:lineRule="atLeast"/>
        <w:rPr>
          <w:rFonts w:asciiTheme="minorHAnsi" w:hAnsiTheme="minorHAnsi" w:cs="Arial"/>
          <w:color w:val="FF0000"/>
          <w:sz w:val="24"/>
          <w:szCs w:val="24"/>
        </w:rPr>
      </w:pPr>
      <w:r w:rsidRPr="00172AAC">
        <w:rPr>
          <w:rFonts w:asciiTheme="minorHAnsi" w:hAnsiTheme="minorHAnsi" w:cs="Arial" w:hint="eastAsia"/>
          <w:color w:val="FF0000"/>
          <w:sz w:val="24"/>
          <w:szCs w:val="24"/>
        </w:rPr>
        <w:t>What is Java NIO ?</w:t>
      </w:r>
    </w:p>
    <w:p w:rsidR="00442635" w:rsidRDefault="00BA47EA" w:rsidP="00172AAC">
      <w:pPr>
        <w:pStyle w:val="Heading1"/>
        <w:shd w:val="clear" w:color="auto" w:fill="FFFFFF"/>
        <w:spacing w:line="375" w:lineRule="atLeast"/>
        <w:rPr>
          <w:rFonts w:asciiTheme="minorHAnsi" w:hAnsiTheme="minorHAnsi" w:cs="Arial"/>
          <w:b w:val="0"/>
          <w:color w:val="000000"/>
          <w:sz w:val="21"/>
          <w:szCs w:val="21"/>
        </w:rPr>
      </w:pPr>
      <w:hyperlink r:id="rId167" w:history="1">
        <w:r w:rsidR="00442635" w:rsidRPr="00AC59EA">
          <w:rPr>
            <w:rStyle w:val="Hyperlink"/>
            <w:rFonts w:asciiTheme="minorHAnsi" w:hAnsiTheme="minorHAnsi" w:cs="Arial"/>
            <w:b w:val="0"/>
            <w:sz w:val="21"/>
            <w:szCs w:val="21"/>
          </w:rPr>
          <w:t>http://tutorials.jenkov.com/java-nio/index.html</w:t>
        </w:r>
      </w:hyperlink>
      <w:r w:rsidR="00442635">
        <w:rPr>
          <w:rFonts w:asciiTheme="minorHAnsi" w:hAnsiTheme="minorHAnsi" w:cs="Arial" w:hint="eastAsia"/>
          <w:b w:val="0"/>
          <w:color w:val="000000"/>
          <w:sz w:val="21"/>
          <w:szCs w:val="21"/>
        </w:rPr>
        <w:t xml:space="preserve"> </w:t>
      </w:r>
    </w:p>
    <w:p w:rsidR="003348ED" w:rsidRDefault="00BA47EA" w:rsidP="00172AAC">
      <w:pPr>
        <w:pStyle w:val="Heading1"/>
        <w:shd w:val="clear" w:color="auto" w:fill="FFFFFF"/>
        <w:spacing w:line="375" w:lineRule="atLeast"/>
        <w:rPr>
          <w:rFonts w:asciiTheme="minorHAnsi" w:hAnsiTheme="minorHAnsi" w:cs="Arial"/>
          <w:b w:val="0"/>
          <w:color w:val="000000"/>
          <w:sz w:val="21"/>
          <w:szCs w:val="21"/>
        </w:rPr>
      </w:pPr>
      <w:hyperlink r:id="rId168" w:history="1">
        <w:r w:rsidR="003348ED" w:rsidRPr="00AC59EA">
          <w:rPr>
            <w:rStyle w:val="Hyperlink"/>
            <w:rFonts w:asciiTheme="minorHAnsi" w:hAnsiTheme="minorHAnsi" w:cs="Arial"/>
            <w:b w:val="0"/>
            <w:sz w:val="21"/>
            <w:szCs w:val="21"/>
          </w:rPr>
          <w:t>http://www.ibm.com/developerworks/java/tutorials/j-nio/j-nio.html</w:t>
        </w:r>
      </w:hyperlink>
      <w:r w:rsidR="003348ED">
        <w:rPr>
          <w:rFonts w:asciiTheme="minorHAnsi" w:hAnsiTheme="minorHAnsi" w:cs="Arial" w:hint="eastAsia"/>
          <w:b w:val="0"/>
          <w:color w:val="000000"/>
          <w:sz w:val="21"/>
          <w:szCs w:val="21"/>
        </w:rPr>
        <w:t xml:space="preserve"> </w:t>
      </w:r>
    </w:p>
    <w:p w:rsidR="003348ED" w:rsidRDefault="003348ED" w:rsidP="00442635">
      <w:pPr>
        <w:pStyle w:val="Heading1"/>
        <w:shd w:val="clear" w:color="auto" w:fill="FFFFFF"/>
        <w:spacing w:line="375" w:lineRule="atLeast"/>
        <w:ind w:left="720"/>
        <w:rPr>
          <w:rFonts w:asciiTheme="minorHAnsi" w:hAnsiTheme="minorHAnsi" w:cs="Arial"/>
          <w:b w:val="0"/>
          <w:color w:val="000000"/>
          <w:sz w:val="21"/>
          <w:szCs w:val="21"/>
        </w:rPr>
      </w:pPr>
      <w:r>
        <w:rPr>
          <w:noProof/>
        </w:rPr>
        <w:drawing>
          <wp:inline distT="0" distB="0" distL="0" distR="0" wp14:anchorId="4455B67A" wp14:editId="27463CDD">
            <wp:extent cx="3220085" cy="2199005"/>
            <wp:effectExtent l="0" t="0" r="0" b="0"/>
            <wp:docPr id="11" name="图片 11" descr="Java NIO: Channels and Buf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NIO: Channels and Buffer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20085" cy="2199005"/>
                    </a:xfrm>
                    <a:prstGeom prst="rect">
                      <a:avLst/>
                    </a:prstGeom>
                    <a:noFill/>
                    <a:ln>
                      <a:noFill/>
                    </a:ln>
                  </pic:spPr>
                </pic:pic>
              </a:graphicData>
            </a:graphic>
          </wp:inline>
        </w:drawing>
      </w:r>
    </w:p>
    <w:p w:rsidR="003348ED" w:rsidRPr="000462F5" w:rsidRDefault="003348ED"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hint="eastAsia"/>
          <w:b w:val="0"/>
          <w:color w:val="000000"/>
          <w:sz w:val="21"/>
          <w:szCs w:val="21"/>
          <w:highlight w:val="green"/>
        </w:rPr>
        <w:t xml:space="preserve">Channel read data into buffer = </w:t>
      </w:r>
      <w:r w:rsidRPr="000462F5">
        <w:rPr>
          <w:rFonts w:asciiTheme="minorHAnsi" w:hAnsiTheme="minorHAnsi" w:cs="Arial"/>
          <w:b w:val="0"/>
          <w:color w:val="000000"/>
          <w:sz w:val="21"/>
          <w:szCs w:val="21"/>
          <w:highlight w:val="green"/>
        </w:rPr>
        <w:t>Reading from a channel is simple: we simply create a buffer and then ask</w:t>
      </w:r>
      <w:r w:rsidR="00F627D6" w:rsidRPr="000462F5">
        <w:rPr>
          <w:rFonts w:asciiTheme="minorHAnsi" w:hAnsiTheme="minorHAnsi" w:cs="Arial"/>
          <w:b w:val="0"/>
          <w:color w:val="000000"/>
          <w:sz w:val="21"/>
          <w:szCs w:val="21"/>
          <w:highlight w:val="green"/>
        </w:rPr>
        <w:t xml:space="preserve"> a channel to read data into it</w:t>
      </w:r>
      <w:r w:rsidR="00F627D6" w:rsidRPr="000462F5">
        <w:rPr>
          <w:rFonts w:asciiTheme="minorHAnsi" w:hAnsiTheme="minorHAnsi" w:cs="Arial" w:hint="eastAsia"/>
          <w:b w:val="0"/>
          <w:color w:val="000000"/>
          <w:sz w:val="21"/>
          <w:szCs w:val="21"/>
          <w:highlight w:val="green"/>
        </w:rPr>
        <w:t xml:space="preserve"> = channel.</w:t>
      </w:r>
      <w:r w:rsidR="00F627D6" w:rsidRPr="000462F5">
        <w:rPr>
          <w:rFonts w:asciiTheme="minorHAnsi" w:hAnsiTheme="minorHAnsi" w:cs="Arial" w:hint="eastAsia"/>
          <w:b w:val="0"/>
          <w:color w:val="000000"/>
          <w:sz w:val="21"/>
          <w:szCs w:val="21"/>
          <w:highlight w:val="magenta"/>
        </w:rPr>
        <w:t>read</w:t>
      </w:r>
      <w:r w:rsidR="00F627D6" w:rsidRPr="000462F5">
        <w:rPr>
          <w:rFonts w:asciiTheme="minorHAnsi" w:hAnsiTheme="minorHAnsi" w:cs="Arial" w:hint="eastAsia"/>
          <w:b w:val="0"/>
          <w:color w:val="000000"/>
          <w:sz w:val="21"/>
          <w:szCs w:val="21"/>
          <w:highlight w:val="green"/>
        </w:rPr>
        <w:t>(buffer)</w:t>
      </w:r>
    </w:p>
    <w:p w:rsidR="003B60CE" w:rsidRPr="000462F5" w:rsidRDefault="003B60CE" w:rsidP="00495522">
      <w:pPr>
        <w:pStyle w:val="Heading1"/>
        <w:shd w:val="clear" w:color="auto" w:fill="FFFFFF"/>
        <w:spacing w:line="375" w:lineRule="atLeast"/>
        <w:ind w:leftChars="43" w:left="90"/>
        <w:rPr>
          <w:rFonts w:asciiTheme="minorHAnsi" w:hAnsiTheme="minorHAnsi" w:cs="Arial"/>
          <w:b w:val="0"/>
          <w:color w:val="000000"/>
          <w:sz w:val="21"/>
          <w:szCs w:val="21"/>
        </w:rPr>
      </w:pPr>
      <w:r w:rsidRPr="000462F5">
        <w:rPr>
          <w:rFonts w:asciiTheme="minorHAnsi" w:hAnsiTheme="minorHAnsi" w:cs="Arial" w:hint="eastAsia"/>
          <w:b w:val="0"/>
          <w:color w:val="000000"/>
          <w:sz w:val="21"/>
          <w:szCs w:val="21"/>
          <w:highlight w:val="green"/>
        </w:rPr>
        <w:t xml:space="preserve">Buffer write data into channel = </w:t>
      </w:r>
      <w:r w:rsidR="0024631B" w:rsidRPr="000462F5">
        <w:rPr>
          <w:rFonts w:asciiTheme="minorHAnsi" w:hAnsiTheme="minorHAnsi" w:cs="Arial"/>
          <w:b w:val="0"/>
          <w:color w:val="000000"/>
          <w:sz w:val="21"/>
          <w:szCs w:val="21"/>
          <w:highlight w:val="green"/>
        </w:rPr>
        <w:t>Writing is also fairly simply: we create a buffer, fill it with data, and then ask a channel to write from it</w:t>
      </w:r>
      <w:r w:rsidR="0024631B" w:rsidRPr="000462F5">
        <w:rPr>
          <w:rFonts w:asciiTheme="minorHAnsi" w:hAnsiTheme="minorHAnsi" w:cs="Arial" w:hint="eastAsia"/>
          <w:b w:val="0"/>
          <w:color w:val="000000"/>
          <w:sz w:val="21"/>
          <w:szCs w:val="21"/>
          <w:highlight w:val="green"/>
        </w:rPr>
        <w:t xml:space="preserve"> = channel.</w:t>
      </w:r>
      <w:r w:rsidR="0024631B" w:rsidRPr="000462F5">
        <w:rPr>
          <w:rFonts w:asciiTheme="minorHAnsi" w:hAnsiTheme="minorHAnsi" w:cs="Arial" w:hint="eastAsia"/>
          <w:b w:val="0"/>
          <w:color w:val="000000"/>
          <w:sz w:val="21"/>
          <w:szCs w:val="21"/>
          <w:highlight w:val="magenta"/>
        </w:rPr>
        <w:t>write</w:t>
      </w:r>
      <w:r w:rsidR="0024631B" w:rsidRPr="000462F5">
        <w:rPr>
          <w:rFonts w:asciiTheme="minorHAnsi" w:hAnsiTheme="minorHAnsi" w:cs="Arial" w:hint="eastAsia"/>
          <w:b w:val="0"/>
          <w:color w:val="000000"/>
          <w:sz w:val="21"/>
          <w:szCs w:val="21"/>
          <w:highlight w:val="green"/>
        </w:rPr>
        <w:t>(buffer)</w:t>
      </w:r>
    </w:p>
    <w:p w:rsidR="0098615C"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hint="eastAsia"/>
          <w:b w:val="0"/>
          <w:color w:val="000000"/>
          <w:sz w:val="21"/>
          <w:szCs w:val="21"/>
          <w:highlight w:val="yellow"/>
        </w:rPr>
        <w:t>(a)</w:t>
      </w:r>
      <w:r w:rsidR="0098615C" w:rsidRPr="000462F5">
        <w:rPr>
          <w:rFonts w:asciiTheme="minorHAnsi" w:hAnsiTheme="minorHAnsi" w:cs="Arial"/>
          <w:b w:val="0"/>
          <w:color w:val="000000"/>
          <w:sz w:val="21"/>
          <w:szCs w:val="21"/>
          <w:highlight w:val="yellow"/>
        </w:rPr>
        <w:t>Reading from a file</w:t>
      </w:r>
    </w:p>
    <w:p w:rsidR="0098615C" w:rsidRPr="000462F5" w:rsidRDefault="0098615C"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lastRenderedPageBreak/>
        <w:t>For our first exercise, we'll read some data from a file. If we were using original I/O, we would simply create a FileInputStream and read from that. In NIO, however, things work a little differently: we first get a Channel object from the FileInputStream, and then use that channel to read the data.</w:t>
      </w:r>
    </w:p>
    <w:p w:rsidR="0098615C" w:rsidRPr="000462F5" w:rsidRDefault="0098615C"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Any time you perform a read operation in an NIO system, you are reading from a channel, but you don't read directly from a channel. Since all data ultimately resides in the buffer, you read from a channel into a buffer.</w:t>
      </w:r>
    </w:p>
    <w:p w:rsidR="0098615C" w:rsidRPr="000462F5" w:rsidRDefault="0098615C"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So reading from a file involves three steps: (1) getting the Channel from FileInputStream; (2) creating the Buffer; and (3) reading from the Channel into the Buffer.</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Our first step is to get a channel.</w:t>
      </w:r>
      <w:r w:rsidRPr="000462F5">
        <w:rPr>
          <w:rFonts w:asciiTheme="minorHAnsi" w:hAnsiTheme="minorHAnsi" w:cs="Arial"/>
          <w:b w:val="0"/>
          <w:color w:val="000000"/>
          <w:sz w:val="21"/>
          <w:szCs w:val="21"/>
        </w:rPr>
        <w:t xml:space="preserve"> We get the channel from the FileInputStream:</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FileInputStream fin = new FileInputStream( "readandshow.txt" );</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FileChannel fc = fin.</w:t>
      </w:r>
      <w:r w:rsidRPr="00655225">
        <w:rPr>
          <w:rFonts w:asciiTheme="minorHAnsi" w:hAnsiTheme="minorHAnsi" w:cs="Arial"/>
          <w:b w:val="0"/>
          <w:color w:val="000000"/>
          <w:sz w:val="21"/>
          <w:szCs w:val="21"/>
          <w:highlight w:val="green"/>
        </w:rPr>
        <w:t>getChannel</w:t>
      </w:r>
      <w:r w:rsidRPr="000462F5">
        <w:rPr>
          <w:rFonts w:asciiTheme="minorHAnsi" w:hAnsiTheme="minorHAnsi" w:cs="Arial"/>
          <w:b w:val="0"/>
          <w:color w:val="000000"/>
          <w:sz w:val="21"/>
          <w:szCs w:val="21"/>
        </w:rPr>
        <w:t>();</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The next step is to create a buffer</w:t>
      </w:r>
      <w:r w:rsidRPr="000462F5">
        <w:rPr>
          <w:rFonts w:asciiTheme="minorHAnsi" w:hAnsiTheme="minorHAnsi" w:cs="Arial"/>
          <w:b w:val="0"/>
          <w:color w:val="000000"/>
          <w:sz w:val="21"/>
          <w:szCs w:val="21"/>
        </w:rPr>
        <w:t>:</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ByteBuffer buffer = ByteBuffer.</w:t>
      </w:r>
      <w:r w:rsidRPr="00174F34">
        <w:rPr>
          <w:rFonts w:asciiTheme="minorHAnsi" w:hAnsiTheme="minorHAnsi" w:cs="Arial"/>
          <w:b w:val="0"/>
          <w:color w:val="000000"/>
          <w:sz w:val="21"/>
          <w:szCs w:val="21"/>
          <w:highlight w:val="green"/>
        </w:rPr>
        <w:t>allocate</w:t>
      </w:r>
      <w:r w:rsidRPr="000462F5">
        <w:rPr>
          <w:rFonts w:asciiTheme="minorHAnsi" w:hAnsiTheme="minorHAnsi" w:cs="Arial"/>
          <w:b w:val="0"/>
          <w:color w:val="000000"/>
          <w:sz w:val="21"/>
          <w:szCs w:val="21"/>
        </w:rPr>
        <w:t>( 1024 );</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And, finally, we need to read from the channel into the buffer</w:t>
      </w:r>
      <w:r w:rsidRPr="000462F5">
        <w:rPr>
          <w:rFonts w:asciiTheme="minorHAnsi" w:hAnsiTheme="minorHAnsi" w:cs="Arial"/>
          <w:b w:val="0"/>
          <w:color w:val="000000"/>
          <w:sz w:val="21"/>
          <w:szCs w:val="21"/>
        </w:rPr>
        <w:t>, as shown here:</w:t>
      </w:r>
    </w:p>
    <w:p w:rsidR="0060653A" w:rsidRPr="000462F5" w:rsidRDefault="0060653A"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fc.</w:t>
      </w:r>
      <w:r w:rsidRPr="000462F5">
        <w:rPr>
          <w:rFonts w:asciiTheme="minorHAnsi" w:hAnsiTheme="minorHAnsi" w:cs="Arial"/>
          <w:b w:val="0"/>
          <w:color w:val="000000"/>
          <w:sz w:val="21"/>
          <w:szCs w:val="21"/>
          <w:highlight w:val="magenta"/>
        </w:rPr>
        <w:t>read</w:t>
      </w:r>
      <w:r w:rsidRPr="000462F5">
        <w:rPr>
          <w:rFonts w:asciiTheme="minorHAnsi" w:hAnsiTheme="minorHAnsi" w:cs="Arial"/>
          <w:b w:val="0"/>
          <w:color w:val="000000"/>
          <w:sz w:val="21"/>
          <w:szCs w:val="21"/>
        </w:rPr>
        <w:t>( buffer );</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highlight w:val="yellow"/>
        </w:rPr>
      </w:pP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hint="eastAsia"/>
          <w:b w:val="0"/>
          <w:color w:val="000000"/>
          <w:sz w:val="21"/>
          <w:szCs w:val="21"/>
          <w:highlight w:val="yellow"/>
        </w:rPr>
        <w:t>(b)</w:t>
      </w:r>
      <w:r w:rsidRPr="000462F5">
        <w:rPr>
          <w:rFonts w:asciiTheme="minorHAnsi" w:hAnsiTheme="minorHAnsi" w:cs="Arial"/>
          <w:b w:val="0"/>
          <w:color w:val="000000"/>
          <w:sz w:val="21"/>
          <w:szCs w:val="21"/>
          <w:highlight w:val="yellow"/>
        </w:rPr>
        <w:t>Writing to a file</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We start by getting a channel from a FileOutputStream</w:t>
      </w:r>
      <w:r w:rsidRPr="000462F5">
        <w:rPr>
          <w:rFonts w:asciiTheme="minorHAnsi" w:hAnsiTheme="minorHAnsi" w:cs="Arial"/>
          <w:b w:val="0"/>
          <w:color w:val="000000"/>
          <w:sz w:val="21"/>
          <w:szCs w:val="21"/>
        </w:rPr>
        <w:t>:</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FileOutputStream fout = new FileOutputStream( "writesomebytes.txt" );</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FileChannel fc = fout.</w:t>
      </w:r>
      <w:r w:rsidRPr="00021D07">
        <w:rPr>
          <w:rFonts w:asciiTheme="minorHAnsi" w:hAnsiTheme="minorHAnsi" w:cs="Arial"/>
          <w:b w:val="0"/>
          <w:color w:val="000000"/>
          <w:sz w:val="21"/>
          <w:szCs w:val="21"/>
          <w:highlight w:val="green"/>
        </w:rPr>
        <w:t>getChannel</w:t>
      </w:r>
      <w:r w:rsidRPr="000462F5">
        <w:rPr>
          <w:rFonts w:asciiTheme="minorHAnsi" w:hAnsiTheme="minorHAnsi" w:cs="Arial"/>
          <w:b w:val="0"/>
          <w:color w:val="000000"/>
          <w:sz w:val="21"/>
          <w:szCs w:val="21"/>
        </w:rPr>
        <w:t>();</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Our next step is to create a buffer and put some data in it</w:t>
      </w:r>
      <w:r w:rsidRPr="000462F5">
        <w:rPr>
          <w:rFonts w:asciiTheme="minorHAnsi" w:hAnsiTheme="minorHAnsi" w:cs="Arial"/>
          <w:b w:val="0"/>
          <w:color w:val="000000"/>
          <w:sz w:val="21"/>
          <w:szCs w:val="21"/>
        </w:rPr>
        <w:t xml:space="preserve"> -- in this case, the data will be taken from an array called message which contains the ASCII bytes for the string "Some bytes." (The buffer.flip() and buffer.put() calls will be explained later in the tutorial.)</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ByteBuffer buffer = ByteBuffer.</w:t>
      </w:r>
      <w:r w:rsidRPr="00174F34">
        <w:rPr>
          <w:rFonts w:asciiTheme="minorHAnsi" w:hAnsiTheme="minorHAnsi" w:cs="Arial"/>
          <w:b w:val="0"/>
          <w:color w:val="000000"/>
          <w:sz w:val="21"/>
          <w:szCs w:val="21"/>
          <w:highlight w:val="green"/>
        </w:rPr>
        <w:t>allocate</w:t>
      </w:r>
      <w:r w:rsidRPr="000462F5">
        <w:rPr>
          <w:rFonts w:asciiTheme="minorHAnsi" w:hAnsiTheme="minorHAnsi" w:cs="Arial"/>
          <w:b w:val="0"/>
          <w:color w:val="000000"/>
          <w:sz w:val="21"/>
          <w:szCs w:val="21"/>
        </w:rPr>
        <w:t>( 1024 );</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lastRenderedPageBreak/>
        <w:t>for (int i=0; i&lt;message.length; ++i) {</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 xml:space="preserve">     buffer.put( message[i] );</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buffer.flip();</w:t>
      </w:r>
    </w:p>
    <w:p w:rsidR="00C63752"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Our final step is to write to the buffer</w:t>
      </w:r>
      <w:r w:rsidRPr="000462F5">
        <w:rPr>
          <w:rFonts w:asciiTheme="minorHAnsi" w:hAnsiTheme="minorHAnsi" w:cs="Arial"/>
          <w:b w:val="0"/>
          <w:color w:val="000000"/>
          <w:sz w:val="21"/>
          <w:szCs w:val="21"/>
        </w:rPr>
        <w:t>:</w:t>
      </w:r>
    </w:p>
    <w:p w:rsidR="003348ED" w:rsidRPr="000462F5" w:rsidRDefault="00C63752"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fc.</w:t>
      </w:r>
      <w:r w:rsidRPr="000462F5">
        <w:rPr>
          <w:rFonts w:asciiTheme="minorHAnsi" w:hAnsiTheme="minorHAnsi" w:cs="Arial"/>
          <w:b w:val="0"/>
          <w:color w:val="000000"/>
          <w:sz w:val="21"/>
          <w:szCs w:val="21"/>
          <w:highlight w:val="magenta"/>
        </w:rPr>
        <w:t>write</w:t>
      </w:r>
      <w:r w:rsidR="00B358E3" w:rsidRPr="000462F5">
        <w:rPr>
          <w:rFonts w:asciiTheme="minorHAnsi" w:hAnsiTheme="minorHAnsi" w:cs="Arial"/>
          <w:b w:val="0"/>
          <w:color w:val="000000"/>
          <w:sz w:val="21"/>
          <w:szCs w:val="21"/>
        </w:rPr>
        <w:t>( buffer )</w:t>
      </w:r>
      <w:r w:rsidR="00B358E3" w:rsidRPr="000462F5">
        <w:rPr>
          <w:rFonts w:asciiTheme="minorHAnsi" w:hAnsiTheme="minorHAnsi" w:cs="Arial" w:hint="eastAsia"/>
          <w:b w:val="0"/>
          <w:color w:val="000000"/>
          <w:sz w:val="21"/>
          <w:szCs w:val="21"/>
        </w:rPr>
        <w:t>;</w:t>
      </w:r>
    </w:p>
    <w:p w:rsidR="00B358E3" w:rsidRPr="000462F5" w:rsidRDefault="00B358E3"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p>
    <w:p w:rsidR="00B358E3" w:rsidRPr="000462F5" w:rsidRDefault="00B358E3"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Checking the status</w:t>
      </w:r>
    </w:p>
    <w:p w:rsidR="00B358E3" w:rsidRPr="000462F5" w:rsidRDefault="00B358E3"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 xml:space="preserve">Our next step is to check to see when we're done copying. </w:t>
      </w:r>
      <w:r w:rsidRPr="000462F5">
        <w:rPr>
          <w:rFonts w:asciiTheme="minorHAnsi" w:hAnsiTheme="minorHAnsi" w:cs="Arial"/>
          <w:b w:val="0"/>
          <w:color w:val="000000"/>
          <w:sz w:val="21"/>
          <w:szCs w:val="21"/>
          <w:highlight w:val="yellow"/>
        </w:rPr>
        <w:t>We're done when there's no more data, and we can tell this when the read() method returns -1</w:t>
      </w:r>
      <w:r w:rsidRPr="000462F5">
        <w:rPr>
          <w:rFonts w:asciiTheme="minorHAnsi" w:hAnsiTheme="minorHAnsi" w:cs="Arial"/>
          <w:b w:val="0"/>
          <w:color w:val="000000"/>
          <w:sz w:val="21"/>
          <w:szCs w:val="21"/>
        </w:rPr>
        <w:t>, as shown below:</w:t>
      </w:r>
    </w:p>
    <w:p w:rsidR="00B358E3" w:rsidRPr="000462F5" w:rsidRDefault="00B358E3"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int r = fcin.read( buffer );</w:t>
      </w:r>
    </w:p>
    <w:p w:rsidR="00B358E3" w:rsidRPr="000462F5" w:rsidRDefault="00B358E3"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if (r==-1) {</w:t>
      </w:r>
    </w:p>
    <w:p w:rsidR="00B358E3" w:rsidRPr="000462F5" w:rsidRDefault="00B358E3"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 xml:space="preserve">     break;</w:t>
      </w:r>
    </w:p>
    <w:p w:rsidR="00B358E3" w:rsidRPr="000462F5" w:rsidRDefault="00B358E3"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yellow"/>
        </w:rPr>
        <w:t>Resetting the buffer</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And, finally, we call the clear() method before we read into a buffer from the input channel. Likewise, we call the flip() method before we write a buffer to the output channel, as shown below:</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buffer.clear();</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int r = fcin.read( buffer );</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if (r==-1) {</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 xml:space="preserve">     break;</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lastRenderedPageBreak/>
        <w:t>buffer.flip();</w:t>
      </w:r>
    </w:p>
    <w:p w:rsidR="00CE07A6" w:rsidRPr="000462F5" w:rsidRDefault="00CE07A6"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rPr>
        <w:t>fcout.write( buffer );</w:t>
      </w:r>
    </w:p>
    <w:p w:rsidR="0052161E" w:rsidRPr="000462F5" w:rsidRDefault="00CE07A6" w:rsidP="00495522">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b w:val="0"/>
          <w:color w:val="000000"/>
          <w:sz w:val="21"/>
          <w:szCs w:val="21"/>
          <w:highlight w:val="green"/>
        </w:rPr>
        <w:t xml:space="preserve">The </w:t>
      </w:r>
      <w:r w:rsidRPr="000462F5">
        <w:rPr>
          <w:rFonts w:asciiTheme="minorHAnsi" w:hAnsiTheme="minorHAnsi" w:cs="Arial"/>
          <w:b w:val="0"/>
          <w:color w:val="000000"/>
          <w:sz w:val="21"/>
          <w:szCs w:val="21"/>
          <w:highlight w:val="magenta"/>
        </w:rPr>
        <w:t>clear()</w:t>
      </w:r>
      <w:r w:rsidRPr="000462F5">
        <w:rPr>
          <w:rFonts w:asciiTheme="minorHAnsi" w:hAnsiTheme="minorHAnsi" w:cs="Arial"/>
          <w:b w:val="0"/>
          <w:color w:val="000000"/>
          <w:sz w:val="21"/>
          <w:szCs w:val="21"/>
          <w:highlight w:val="green"/>
        </w:rPr>
        <w:t xml:space="preserve"> method resets the buffer, making it ready to have data read into it. The </w:t>
      </w:r>
      <w:r w:rsidRPr="000462F5">
        <w:rPr>
          <w:rFonts w:asciiTheme="minorHAnsi" w:hAnsiTheme="minorHAnsi" w:cs="Arial"/>
          <w:b w:val="0"/>
          <w:color w:val="000000"/>
          <w:sz w:val="21"/>
          <w:szCs w:val="21"/>
          <w:highlight w:val="magenta"/>
        </w:rPr>
        <w:t xml:space="preserve">flip() </w:t>
      </w:r>
      <w:r w:rsidRPr="000462F5">
        <w:rPr>
          <w:rFonts w:asciiTheme="minorHAnsi" w:hAnsiTheme="minorHAnsi" w:cs="Arial"/>
          <w:b w:val="0"/>
          <w:color w:val="000000"/>
          <w:sz w:val="21"/>
          <w:szCs w:val="21"/>
          <w:highlight w:val="green"/>
        </w:rPr>
        <w:t>method prepares the buffer to have the newly-read data written to another channel.</w:t>
      </w:r>
    </w:p>
    <w:p w:rsidR="009F1C11" w:rsidRPr="000462F5" w:rsidRDefault="009F1C11" w:rsidP="000F6F18">
      <w:pPr>
        <w:pStyle w:val="Heading1"/>
        <w:shd w:val="clear" w:color="auto" w:fill="FFFFFF"/>
        <w:spacing w:line="375" w:lineRule="atLeast"/>
        <w:ind w:leftChars="43" w:left="90" w:firstLine="15"/>
        <w:rPr>
          <w:rFonts w:asciiTheme="minorHAnsi" w:hAnsiTheme="minorHAnsi" w:cs="Arial"/>
          <w:b w:val="0"/>
          <w:color w:val="000000"/>
          <w:sz w:val="21"/>
          <w:szCs w:val="21"/>
          <w:highlight w:val="yellow"/>
        </w:rPr>
      </w:pPr>
      <w:r w:rsidRPr="000462F5">
        <w:rPr>
          <w:rFonts w:asciiTheme="minorHAnsi" w:hAnsiTheme="minorHAnsi" w:cs="Arial" w:hint="eastAsia"/>
          <w:b w:val="0"/>
          <w:color w:val="000000"/>
          <w:sz w:val="21"/>
          <w:szCs w:val="21"/>
          <w:highlight w:val="yellow"/>
        </w:rPr>
        <w:t xml:space="preserve">Buffer Write = Channel Read </w:t>
      </w:r>
      <w:r w:rsidRPr="000462F5">
        <w:rPr>
          <w:rFonts w:asciiTheme="minorHAnsi" w:hAnsiTheme="minorHAnsi" w:cs="Arial"/>
          <w:b w:val="0"/>
          <w:color w:val="000000"/>
          <w:sz w:val="21"/>
          <w:szCs w:val="21"/>
          <w:highlight w:val="yellow"/>
        </w:rPr>
        <w:sym w:font="Wingdings" w:char="F0E0"/>
      </w:r>
      <w:r w:rsidRPr="000462F5">
        <w:rPr>
          <w:rFonts w:asciiTheme="minorHAnsi" w:hAnsiTheme="minorHAnsi" w:cs="Arial" w:hint="eastAsia"/>
          <w:b w:val="0"/>
          <w:color w:val="000000"/>
          <w:sz w:val="21"/>
          <w:szCs w:val="21"/>
          <w:highlight w:val="yellow"/>
        </w:rPr>
        <w:t xml:space="preserve"> Channel read data into buffer</w:t>
      </w:r>
    </w:p>
    <w:p w:rsidR="009F1C11" w:rsidRPr="000462F5" w:rsidRDefault="009F1C11" w:rsidP="000F6F18">
      <w:pPr>
        <w:pStyle w:val="Heading1"/>
        <w:shd w:val="clear" w:color="auto" w:fill="FFFFFF"/>
        <w:spacing w:line="375" w:lineRule="atLeast"/>
        <w:ind w:leftChars="43" w:left="90" w:firstLine="15"/>
        <w:rPr>
          <w:rFonts w:asciiTheme="minorHAnsi" w:hAnsiTheme="minorHAnsi" w:cs="Arial"/>
          <w:b w:val="0"/>
          <w:color w:val="000000"/>
          <w:sz w:val="21"/>
          <w:szCs w:val="21"/>
        </w:rPr>
      </w:pPr>
      <w:r w:rsidRPr="000462F5">
        <w:rPr>
          <w:rFonts w:asciiTheme="minorHAnsi" w:hAnsiTheme="minorHAnsi" w:cs="Arial" w:hint="eastAsia"/>
          <w:b w:val="0"/>
          <w:color w:val="000000"/>
          <w:sz w:val="21"/>
          <w:szCs w:val="21"/>
          <w:highlight w:val="yellow"/>
        </w:rPr>
        <w:t xml:space="preserve">Buffer Read = Channel Write </w:t>
      </w:r>
      <w:r w:rsidRPr="000462F5">
        <w:rPr>
          <w:rFonts w:asciiTheme="minorHAnsi" w:hAnsiTheme="minorHAnsi" w:cs="Arial"/>
          <w:b w:val="0"/>
          <w:color w:val="000000"/>
          <w:sz w:val="21"/>
          <w:szCs w:val="21"/>
          <w:highlight w:val="yellow"/>
        </w:rPr>
        <w:sym w:font="Wingdings" w:char="F0E0"/>
      </w:r>
      <w:r w:rsidRPr="000462F5">
        <w:rPr>
          <w:rFonts w:asciiTheme="minorHAnsi" w:hAnsiTheme="minorHAnsi" w:cs="Arial" w:hint="eastAsia"/>
          <w:b w:val="0"/>
          <w:color w:val="000000"/>
          <w:sz w:val="21"/>
          <w:szCs w:val="21"/>
          <w:highlight w:val="yellow"/>
        </w:rPr>
        <w:t xml:space="preserve"> Buffer write data into channel</w:t>
      </w:r>
    </w:p>
    <w:p w:rsidR="00700A7B" w:rsidRDefault="00DC59F4" w:rsidP="00CE07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819015" cy="3259455"/>
            <wp:effectExtent l="0" t="0" r="635" b="0"/>
            <wp:docPr id="12" name="图片 12" descr="Java NIO: Buffer capacity, position and limit in write and read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NIO: Buffer capacity, position and limit in write and read mod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19015" cy="3259455"/>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highlight w:val="yellow"/>
        </w:rPr>
        <w:t>Buffer internals overview</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In this section, we'll look at two important components of buffers in NIO: state variables and accessor methods.</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State variables are key to the "internal accounting system" mentioned in the previous section. With each read/write operation, the buffer's state changes. By recording and tracking those changes, a buffer is able to internally manage its own resources.</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When you read data from a channel, the data is placed in a buffer. In some cases, you can write this buffer directly to another channel, but often, you'll want to look at the data itself. This is accomplished using the accessor method get(). Likewise, when you want to put raw data in a buffer, you use the accessor method put().</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lastRenderedPageBreak/>
        <w:t>In this section, you'll learn about state variables and accessor methods in NIO. Each component will be described, and then you'll have the opportunity to see it in action. While NIO's internal accounting system might seem complicated at first, you'll quickly see that most of the real work is done for you. The bookkeeping you're probably accustomed to coding by hand -- using byte arrays and index variables -- is handled internally in NIO.</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highlight w:val="yellow"/>
        </w:rPr>
        <w:t>State variables</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Three values can be used to specify the state of a buffer at any given moment in time:</w:t>
      </w:r>
      <w:r w:rsidRPr="000F6F18">
        <w:rPr>
          <w:rFonts w:asciiTheme="minorHAnsi" w:hAnsiTheme="minorHAnsi" w:cs="Arial" w:hint="eastAsia"/>
          <w:b w:val="0"/>
          <w:color w:val="000000"/>
          <w:sz w:val="21"/>
          <w:szCs w:val="21"/>
        </w:rPr>
        <w:t xml:space="preserve">  </w:t>
      </w:r>
      <w:r w:rsidRPr="000F6F18">
        <w:rPr>
          <w:rFonts w:asciiTheme="minorHAnsi" w:hAnsiTheme="minorHAnsi" w:cs="Arial"/>
          <w:b w:val="0"/>
          <w:color w:val="000000"/>
          <w:sz w:val="21"/>
          <w:szCs w:val="21"/>
        </w:rPr>
        <w:t>Position</w:t>
      </w:r>
      <w:r w:rsidRPr="000F6F18">
        <w:rPr>
          <w:rFonts w:asciiTheme="minorHAnsi" w:hAnsiTheme="minorHAnsi" w:cs="Arial" w:hint="eastAsia"/>
          <w:b w:val="0"/>
          <w:color w:val="000000"/>
          <w:sz w:val="21"/>
          <w:szCs w:val="21"/>
        </w:rPr>
        <w:t xml:space="preserve">/ </w:t>
      </w:r>
      <w:r w:rsidRPr="000F6F18">
        <w:rPr>
          <w:rFonts w:asciiTheme="minorHAnsi" w:hAnsiTheme="minorHAnsi" w:cs="Arial"/>
          <w:b w:val="0"/>
          <w:color w:val="000000"/>
          <w:sz w:val="21"/>
          <w:szCs w:val="21"/>
        </w:rPr>
        <w:t>limit</w:t>
      </w:r>
      <w:r w:rsidRPr="000F6F18">
        <w:rPr>
          <w:rFonts w:asciiTheme="minorHAnsi" w:hAnsiTheme="minorHAnsi" w:cs="Arial" w:hint="eastAsia"/>
          <w:b w:val="0"/>
          <w:color w:val="000000"/>
          <w:sz w:val="21"/>
          <w:szCs w:val="21"/>
        </w:rPr>
        <w:t xml:space="preserve">/ </w:t>
      </w:r>
      <w:r w:rsidRPr="000F6F18">
        <w:rPr>
          <w:rFonts w:asciiTheme="minorHAnsi" w:hAnsiTheme="minorHAnsi" w:cs="Arial"/>
          <w:b w:val="0"/>
          <w:color w:val="000000"/>
          <w:sz w:val="21"/>
          <w:szCs w:val="21"/>
        </w:rPr>
        <w:t>capacity</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Together, these three variables track the state of the buffer and the data it contains. We'll examine each one in detail, and also see how they fit into a typical read/write (input/output) process. For the sake of the example, we'll assume that we are copying data from an input channel to an output channel.</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highlight w:val="yellow"/>
        </w:rPr>
        <w:t>Position</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8C1EDF">
        <w:rPr>
          <w:rFonts w:asciiTheme="minorHAnsi" w:hAnsiTheme="minorHAnsi" w:cs="Arial"/>
          <w:b w:val="0"/>
          <w:color w:val="000000"/>
          <w:sz w:val="21"/>
          <w:szCs w:val="21"/>
          <w:highlight w:val="green"/>
        </w:rPr>
        <w:t>You will recall that a buffer is really just a glorified array.</w:t>
      </w:r>
      <w:r w:rsidRPr="000F6F18">
        <w:rPr>
          <w:rFonts w:asciiTheme="minorHAnsi" w:hAnsiTheme="minorHAnsi" w:cs="Arial"/>
          <w:b w:val="0"/>
          <w:color w:val="000000"/>
          <w:sz w:val="21"/>
          <w:szCs w:val="21"/>
        </w:rPr>
        <w:t xml:space="preserve"> When you read from a channel, you put the data that you read into an underlying array. The position variable keeps track of how much data you have written. More precisely, it specifies into which array element the next byte will go. Thus, if you've read </w:t>
      </w:r>
      <w:r w:rsidR="001D03DF">
        <w:rPr>
          <w:rFonts w:asciiTheme="minorHAnsi" w:hAnsiTheme="minorHAnsi" w:cs="Arial" w:hint="eastAsia"/>
          <w:b w:val="0"/>
          <w:color w:val="000000"/>
          <w:sz w:val="21"/>
          <w:szCs w:val="21"/>
        </w:rPr>
        <w:t>3</w:t>
      </w:r>
      <w:r w:rsidRPr="000F6F18">
        <w:rPr>
          <w:rFonts w:asciiTheme="minorHAnsi" w:hAnsiTheme="minorHAnsi" w:cs="Arial"/>
          <w:b w:val="0"/>
          <w:color w:val="000000"/>
          <w:sz w:val="21"/>
          <w:szCs w:val="21"/>
        </w:rPr>
        <w:t xml:space="preserve"> bytes from a channel into a buffer, that buffer's position will be set to 3, referring to the fourth element of the array.</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Likewise, when you are writing to a channel, you get the data from a buffer. The position value keeps track of how much you have gotten from the buffer. More precisely, it specifies from which array element the next byte will come. Thus, if you've written 5 bytes to a channel from a buffer, that buffer's position will be set to 5, referring to the sixth element of the array.</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highlight w:val="yellow"/>
        </w:rPr>
        <w:t>Limit</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limit variable specifies how much data there is left to get (in the case of writing from a buffer into a channel), or how much room there is left to put data into (in the case of reading from a channel into a buffer).</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position is always less than, or equal to, the limit.</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highlight w:val="yellow"/>
        </w:rPr>
        <w:t>Capacity</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lastRenderedPageBreak/>
        <w:t>The capacity of a buffer specifies the maximum amount of data that can be stored therein. In effect, it specifies the size of the underlying array -- or, at least, the amount of the underlying array that we are permitted to use.</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BD758C">
        <w:rPr>
          <w:rFonts w:asciiTheme="minorHAnsi" w:hAnsiTheme="minorHAnsi" w:cs="Arial"/>
          <w:b w:val="0"/>
          <w:color w:val="000000"/>
          <w:sz w:val="21"/>
          <w:szCs w:val="21"/>
          <w:highlight w:val="red"/>
        </w:rPr>
        <w:t>The limit can never be larger than the capacity.</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Observing the variables</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We'll start with a newly created buffer. For the sake of the example, let's assume that our buffer has a total capacity of eight bytes. The Buffer 's state is shown here:</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3629660" cy="549910"/>
            <wp:effectExtent l="0" t="0" r="8890" b="2540"/>
            <wp:docPr id="22" name="图片 22" descr="Buffer'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ffer's sta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29660" cy="54991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Buffer's state</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Recall that the limit can never be larger than the capacity, and in this case both values are set to 8. We show this by pointing them off the end of the array (which is where slot 8 would be if there were a slot 8):</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201795" cy="2153920"/>
            <wp:effectExtent l="0" t="0" r="8255" b="0"/>
            <wp:docPr id="23" name="图片 23" descr="Buffer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ffer limi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201795" cy="215392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Buffer limit</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position is set to 0. If we read some data into the buffer, the next byte read will go into slot 0. If we write from the buffer, the next byte taken from the buffer will be taken from slot 0. The position setting is shown here:</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lastRenderedPageBreak/>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213225" cy="1363345"/>
            <wp:effectExtent l="0" t="0" r="0" b="8255"/>
            <wp:docPr id="24" name="图片 24" descr="Positio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osition sett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13225" cy="1363345"/>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Position setting</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Because the capacity is not going to change, we can omit it from the discussion that follows.</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first read</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Now we are ready to begin read/write operations on our newly created buffer. We start by reading some data from our input channel into the buffer. The first read gets three bytes. These are put into the array starting at the position, which was set to 0. After this read, the position is increased to 3, as shown here:</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095115" cy="1183640"/>
            <wp:effectExtent l="0" t="0" r="635" b="0"/>
            <wp:docPr id="25" name="图片 25" descr="Position increased 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ition increased to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95115" cy="118364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Position increased to 3</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limit is unchanged.</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second read</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For our second read, we read two more bytes from the input channel into our buffer. The two bytes are stored at the location pointed to by position; position is thus increased by two:</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lastRenderedPageBreak/>
        <w:drawing>
          <wp:inline distT="0" distB="0" distL="0" distR="0">
            <wp:extent cx="4095115" cy="1183640"/>
            <wp:effectExtent l="0" t="0" r="635" b="0"/>
            <wp:docPr id="26" name="图片 26" descr="Position increased b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ition increased by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95115" cy="118364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Position increased by 2</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limit is unchanged.</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flip</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 xml:space="preserve">Now we are ready to write our data to an output channel. Before we can do this, we must call the </w:t>
      </w:r>
      <w:r w:rsidRPr="009B50C2">
        <w:rPr>
          <w:rFonts w:asciiTheme="minorHAnsi" w:hAnsiTheme="minorHAnsi" w:cs="Arial"/>
          <w:b w:val="0"/>
          <w:color w:val="000000"/>
          <w:sz w:val="21"/>
          <w:szCs w:val="21"/>
          <w:highlight w:val="green"/>
        </w:rPr>
        <w:t>flip()</w:t>
      </w:r>
      <w:r w:rsidRPr="000F6F18">
        <w:rPr>
          <w:rFonts w:asciiTheme="minorHAnsi" w:hAnsiTheme="minorHAnsi" w:cs="Arial"/>
          <w:b w:val="0"/>
          <w:color w:val="000000"/>
          <w:sz w:val="21"/>
          <w:szCs w:val="21"/>
        </w:rPr>
        <w:t xml:space="preserve"> method. This method does two crucial things:</w:t>
      </w:r>
    </w:p>
    <w:p w:rsidR="009F61A6" w:rsidRPr="000F6F18" w:rsidRDefault="006B7D2E" w:rsidP="000F6F18">
      <w:pPr>
        <w:pStyle w:val="Heading1"/>
        <w:shd w:val="clear" w:color="auto" w:fill="FFFFFF"/>
        <w:spacing w:line="375" w:lineRule="atLeast"/>
        <w:ind w:leftChars="143" w:left="300" w:firstLine="15"/>
        <w:rPr>
          <w:rFonts w:asciiTheme="minorHAnsi" w:hAnsiTheme="minorHAnsi" w:cs="Arial"/>
          <w:b w:val="0"/>
          <w:color w:val="000000"/>
          <w:sz w:val="21"/>
          <w:szCs w:val="21"/>
          <w:highlight w:val="yellow"/>
        </w:rPr>
      </w:pPr>
      <w:r w:rsidRPr="000F6F18">
        <w:rPr>
          <w:rFonts w:asciiTheme="minorHAnsi" w:hAnsiTheme="minorHAnsi" w:cs="Arial" w:hint="eastAsia"/>
          <w:b w:val="0"/>
          <w:color w:val="000000"/>
          <w:sz w:val="21"/>
          <w:szCs w:val="21"/>
          <w:highlight w:val="yellow"/>
        </w:rPr>
        <w:t>(1)</w:t>
      </w:r>
      <w:r w:rsidR="009F61A6" w:rsidRPr="000F6F18">
        <w:rPr>
          <w:rFonts w:asciiTheme="minorHAnsi" w:hAnsiTheme="minorHAnsi" w:cs="Arial"/>
          <w:b w:val="0"/>
          <w:color w:val="000000"/>
          <w:sz w:val="21"/>
          <w:szCs w:val="21"/>
          <w:highlight w:val="yellow"/>
        </w:rPr>
        <w:t>It sets the limit to the current position.</w:t>
      </w:r>
    </w:p>
    <w:p w:rsidR="009F61A6" w:rsidRPr="000F6F18" w:rsidRDefault="006B7D2E"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hint="eastAsia"/>
          <w:b w:val="0"/>
          <w:color w:val="000000"/>
          <w:sz w:val="21"/>
          <w:szCs w:val="21"/>
          <w:highlight w:val="yellow"/>
        </w:rPr>
        <w:t>(2)</w:t>
      </w:r>
      <w:r w:rsidR="009F61A6" w:rsidRPr="000F6F18">
        <w:rPr>
          <w:rFonts w:asciiTheme="minorHAnsi" w:hAnsiTheme="minorHAnsi" w:cs="Arial"/>
          <w:b w:val="0"/>
          <w:color w:val="000000"/>
          <w:sz w:val="21"/>
          <w:szCs w:val="21"/>
          <w:highlight w:val="yellow"/>
        </w:rPr>
        <w:t>It sets the position to 0.</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figure on the section shows our buffer before the flip. Here is the buffer after the flip:</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123055" cy="1183640"/>
            <wp:effectExtent l="0" t="0" r="0" b="0"/>
            <wp:docPr id="27" name="图片 27" descr="Buffer after the 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ffer after the flip"/>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23055" cy="118364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Buffer after the flip</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We are now ready to begin writing data to a channel from the buffer. The position has been set to 0, which means the next byte we get will be the first one. And the limit has been set to the old position, which means that it just includes all the bytes we read before, and no more.</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first write</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In our first write, we take four bytes from the buffer and write them to our output channel. This advances the position to 4, and leaves the limit unchanged, as shown here:</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lastRenderedPageBreak/>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095115" cy="1183640"/>
            <wp:effectExtent l="0" t="0" r="635" b="0"/>
            <wp:docPr id="28" name="图片 28" descr="Code limit un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de limit unchang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095115" cy="118364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Code limit unchanged</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second write</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We only have one byte left to write. The limit was set to 5 when we did our flip(), and the position cannot go past the limit. So the last write takes one byte from our buffer and writes it to the output channel. This advances the position to 5, and leaves the limit unchanged, as shown here:</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drawing>
          <wp:inline distT="0" distB="0" distL="0" distR="0">
            <wp:extent cx="4095115" cy="1183640"/>
            <wp:effectExtent l="0" t="0" r="635" b="0"/>
            <wp:docPr id="29" name="图片 29" descr="Code limit un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de limit unchang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95115" cy="1183640"/>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Code limit unchanged</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The clear</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Our final step is to call the buffer's clear() method. This method resets the buffer in preparation for receiving more bytes. Clear does two crucial things:</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It sets the limit to match the capacity.</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It sets the position to 0.</w:t>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This figure shows the state of the buffer after clear() has been called:</w:t>
      </w:r>
    </w:p>
    <w:p w:rsidR="009F61A6"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React operations</w:t>
      </w:r>
    </w:p>
    <w:p w:rsidR="009F61A6" w:rsidRPr="009F61A6" w:rsidRDefault="009F61A6" w:rsidP="009F61A6">
      <w:pPr>
        <w:pStyle w:val="Heading1"/>
        <w:shd w:val="clear" w:color="auto" w:fill="FFFFFF"/>
        <w:spacing w:line="375" w:lineRule="atLeast"/>
        <w:ind w:left="720" w:firstLine="15"/>
        <w:rPr>
          <w:rFonts w:asciiTheme="minorHAnsi" w:hAnsiTheme="minorHAnsi" w:cs="Arial"/>
          <w:b w:val="0"/>
          <w:color w:val="000000"/>
          <w:sz w:val="22"/>
          <w:szCs w:val="22"/>
        </w:rPr>
      </w:pPr>
      <w:r>
        <w:rPr>
          <w:noProof/>
        </w:rPr>
        <w:lastRenderedPageBreak/>
        <w:drawing>
          <wp:inline distT="0" distB="0" distL="0" distR="0">
            <wp:extent cx="4134485" cy="1217295"/>
            <wp:effectExtent l="0" t="0" r="0" b="1905"/>
            <wp:docPr id="30" name="图片 30" descr="Buffer after clear has been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ffer after clear has been call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134485" cy="1217295"/>
                    </a:xfrm>
                    <a:prstGeom prst="rect">
                      <a:avLst/>
                    </a:prstGeom>
                    <a:noFill/>
                    <a:ln>
                      <a:noFill/>
                    </a:ln>
                  </pic:spPr>
                </pic:pic>
              </a:graphicData>
            </a:graphic>
          </wp:inline>
        </w:drawing>
      </w:r>
    </w:p>
    <w:p w:rsidR="009F61A6" w:rsidRPr="000F6F1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1"/>
          <w:szCs w:val="21"/>
        </w:rPr>
      </w:pPr>
      <w:r w:rsidRPr="000F6F18">
        <w:rPr>
          <w:rFonts w:asciiTheme="minorHAnsi" w:hAnsiTheme="minorHAnsi" w:cs="Arial"/>
          <w:b w:val="0"/>
          <w:color w:val="000000"/>
          <w:sz w:val="21"/>
          <w:szCs w:val="21"/>
        </w:rPr>
        <w:t>Buffer after clear has been called</w:t>
      </w:r>
    </w:p>
    <w:p w:rsidR="00700A7B" w:rsidRPr="007D70A8" w:rsidRDefault="009F61A6" w:rsidP="000F6F18">
      <w:pPr>
        <w:pStyle w:val="Heading1"/>
        <w:shd w:val="clear" w:color="auto" w:fill="FFFFFF"/>
        <w:spacing w:line="375" w:lineRule="atLeast"/>
        <w:ind w:leftChars="143" w:left="300" w:firstLine="15"/>
        <w:rPr>
          <w:rFonts w:asciiTheme="minorHAnsi" w:hAnsiTheme="minorHAnsi" w:cs="Arial"/>
          <w:b w:val="0"/>
          <w:color w:val="000000"/>
          <w:sz w:val="22"/>
          <w:szCs w:val="22"/>
        </w:rPr>
      </w:pPr>
      <w:r w:rsidRPr="000F6F18">
        <w:rPr>
          <w:rFonts w:asciiTheme="minorHAnsi" w:hAnsiTheme="minorHAnsi" w:cs="Arial"/>
          <w:b w:val="0"/>
          <w:color w:val="000000"/>
          <w:sz w:val="21"/>
          <w:szCs w:val="21"/>
        </w:rPr>
        <w:t>The buffer is now ready to receive fresh data.</w:t>
      </w:r>
    </w:p>
    <w:p w:rsidR="00F72A60" w:rsidRDefault="00F72A60" w:rsidP="0035240B">
      <w:pPr>
        <w:pStyle w:val="Heading1"/>
        <w:numPr>
          <w:ilvl w:val="0"/>
          <w:numId w:val="27"/>
        </w:numPr>
        <w:shd w:val="clear" w:color="auto" w:fill="FFFFFF"/>
        <w:spacing w:line="375" w:lineRule="atLeast"/>
        <w:rPr>
          <w:rFonts w:asciiTheme="minorHAnsi" w:hAnsiTheme="minorHAnsi" w:cs="Arial"/>
          <w:b w:val="0"/>
          <w:color w:val="000000"/>
          <w:sz w:val="21"/>
          <w:szCs w:val="21"/>
        </w:rPr>
      </w:pPr>
      <w:r>
        <w:rPr>
          <w:rFonts w:asciiTheme="minorHAnsi" w:hAnsiTheme="minorHAnsi" w:cs="Arial" w:hint="eastAsia"/>
          <w:b w:val="0"/>
          <w:color w:val="000000"/>
          <w:sz w:val="21"/>
          <w:szCs w:val="21"/>
        </w:rPr>
        <w:t>Java file IO vs NIO ?</w:t>
      </w:r>
    </w:p>
    <w:p w:rsidR="003B5D53" w:rsidRDefault="003B5D53" w:rsidP="003B5D53">
      <w:pPr>
        <w:pStyle w:val="Heading1"/>
        <w:shd w:val="clear" w:color="auto" w:fill="FFFFFF"/>
        <w:spacing w:line="375" w:lineRule="atLeast"/>
        <w:rPr>
          <w:rFonts w:asciiTheme="minorHAnsi" w:hAnsiTheme="minorHAnsi" w:cs="Arial"/>
          <w:b w:val="0"/>
          <w:color w:val="000000"/>
          <w:sz w:val="21"/>
          <w:szCs w:val="21"/>
        </w:rPr>
      </w:pPr>
      <w:r>
        <w:rPr>
          <w:rFonts w:asciiTheme="minorHAnsi" w:hAnsiTheme="minorHAnsi" w:cs="Arial" w:hint="eastAsia"/>
          <w:b w:val="0"/>
          <w:color w:val="000000"/>
          <w:sz w:val="21"/>
          <w:szCs w:val="21"/>
        </w:rPr>
        <w:t xml:space="preserve">       </w:t>
      </w:r>
      <w:hyperlink r:id="rId180" w:history="1">
        <w:r w:rsidRPr="006A0F6F">
          <w:rPr>
            <w:rStyle w:val="Hyperlink"/>
            <w:rFonts w:asciiTheme="minorHAnsi" w:hAnsiTheme="minorHAnsi" w:cs="Arial"/>
            <w:b w:val="0"/>
            <w:sz w:val="21"/>
            <w:szCs w:val="21"/>
          </w:rPr>
          <w:t>http://www.ibm.com/developerworks/java/tutorials/j-nio/j-nio.html</w:t>
        </w:r>
      </w:hyperlink>
      <w:r>
        <w:rPr>
          <w:rFonts w:asciiTheme="minorHAnsi" w:hAnsiTheme="minorHAnsi" w:cs="Arial" w:hint="eastAsia"/>
          <w:b w:val="0"/>
          <w:color w:val="000000"/>
          <w:sz w:val="21"/>
          <w:szCs w:val="21"/>
        </w:rPr>
        <w:t xml:space="preserve"> </w:t>
      </w:r>
    </w:p>
    <w:p w:rsidR="003B5D53" w:rsidRDefault="00DA0185" w:rsidP="00DA0185">
      <w:pPr>
        <w:pStyle w:val="Heading1"/>
        <w:shd w:val="clear" w:color="auto" w:fill="FFFFFF"/>
        <w:spacing w:line="375" w:lineRule="atLeast"/>
        <w:ind w:left="720"/>
        <w:rPr>
          <w:rFonts w:asciiTheme="minorHAnsi" w:hAnsiTheme="minorHAnsi" w:cs="Arial"/>
          <w:b w:val="0"/>
          <w:color w:val="000000"/>
          <w:sz w:val="21"/>
          <w:szCs w:val="21"/>
        </w:rPr>
      </w:pPr>
      <w:r w:rsidRPr="00DA0185">
        <w:rPr>
          <w:rFonts w:asciiTheme="minorHAnsi" w:hAnsiTheme="minorHAnsi" w:cs="Arial"/>
          <w:b w:val="0"/>
          <w:color w:val="000000"/>
          <w:sz w:val="21"/>
          <w:szCs w:val="21"/>
        </w:rPr>
        <w:t>NIO was created to allow Java programmers to implement high-speed I/O without having to write custom native code. NIO moves the most time-consuming I/O activities (namely, filling and draining buffers) back into the operating system, thus allowing for a great increase in speed.</w:t>
      </w:r>
    </w:p>
    <w:p w:rsidR="00443B1F" w:rsidRPr="00443B1F" w:rsidRDefault="00443B1F" w:rsidP="00443B1F">
      <w:pPr>
        <w:pStyle w:val="Heading1"/>
        <w:shd w:val="clear" w:color="auto" w:fill="FFFFFF"/>
        <w:spacing w:line="375" w:lineRule="atLeast"/>
        <w:ind w:left="720"/>
        <w:rPr>
          <w:rFonts w:asciiTheme="minorHAnsi" w:hAnsiTheme="minorHAnsi" w:cs="Arial"/>
          <w:b w:val="0"/>
          <w:color w:val="000000"/>
          <w:sz w:val="21"/>
          <w:szCs w:val="21"/>
        </w:rPr>
      </w:pPr>
      <w:r w:rsidRPr="00A96D34">
        <w:rPr>
          <w:rFonts w:asciiTheme="minorHAnsi" w:hAnsiTheme="minorHAnsi" w:cs="Arial"/>
          <w:b w:val="0"/>
          <w:color w:val="000000"/>
          <w:sz w:val="21"/>
          <w:szCs w:val="21"/>
          <w:highlight w:val="yellow"/>
        </w:rPr>
        <w:t xml:space="preserve">Streams </w:t>
      </w:r>
      <w:r w:rsidR="003A2FAC">
        <w:rPr>
          <w:rFonts w:asciiTheme="minorHAnsi" w:hAnsiTheme="minorHAnsi" w:cs="Arial" w:hint="eastAsia"/>
          <w:b w:val="0"/>
          <w:color w:val="000000"/>
          <w:sz w:val="21"/>
          <w:szCs w:val="21"/>
          <w:highlight w:val="yellow"/>
        </w:rPr>
        <w:t>vs</w:t>
      </w:r>
      <w:r w:rsidRPr="00A96D34">
        <w:rPr>
          <w:rFonts w:asciiTheme="minorHAnsi" w:hAnsiTheme="minorHAnsi" w:cs="Arial"/>
          <w:b w:val="0"/>
          <w:color w:val="000000"/>
          <w:sz w:val="21"/>
          <w:szCs w:val="21"/>
          <w:highlight w:val="yellow"/>
        </w:rPr>
        <w:t xml:space="preserve"> blocks</w:t>
      </w:r>
    </w:p>
    <w:p w:rsidR="00443B1F" w:rsidRDefault="00443B1F" w:rsidP="00443B1F">
      <w:pPr>
        <w:pStyle w:val="Heading1"/>
        <w:shd w:val="clear" w:color="auto" w:fill="FFFFFF"/>
        <w:spacing w:line="375" w:lineRule="atLeast"/>
        <w:ind w:left="720"/>
        <w:rPr>
          <w:rFonts w:asciiTheme="minorHAnsi" w:hAnsiTheme="minorHAnsi" w:cs="Arial"/>
          <w:b w:val="0"/>
          <w:color w:val="000000"/>
          <w:sz w:val="21"/>
          <w:szCs w:val="21"/>
        </w:rPr>
      </w:pPr>
      <w:r w:rsidRPr="00443B1F">
        <w:rPr>
          <w:rFonts w:asciiTheme="minorHAnsi" w:hAnsiTheme="minorHAnsi" w:cs="Arial"/>
          <w:b w:val="0"/>
          <w:color w:val="000000"/>
          <w:sz w:val="21"/>
          <w:szCs w:val="21"/>
        </w:rPr>
        <w:t xml:space="preserve">The most important distinction between the original I/O library (found in java.io.* ) and NIO has to do with how data is packaged and transmitted. </w:t>
      </w:r>
      <w:r w:rsidRPr="00443B1F">
        <w:rPr>
          <w:rFonts w:asciiTheme="minorHAnsi" w:hAnsiTheme="minorHAnsi" w:cs="Arial"/>
          <w:b w:val="0"/>
          <w:color w:val="000000"/>
          <w:sz w:val="21"/>
          <w:szCs w:val="21"/>
          <w:highlight w:val="green"/>
        </w:rPr>
        <w:t xml:space="preserve">As previously mentioned, original </w:t>
      </w:r>
      <w:r w:rsidRPr="00443B1F">
        <w:rPr>
          <w:rFonts w:asciiTheme="minorHAnsi" w:hAnsiTheme="minorHAnsi" w:cs="Arial"/>
          <w:b w:val="0"/>
          <w:color w:val="000000"/>
          <w:sz w:val="21"/>
          <w:szCs w:val="21"/>
          <w:highlight w:val="magenta"/>
        </w:rPr>
        <w:t>I/O deals with data in streams</w:t>
      </w:r>
      <w:r w:rsidRPr="00443B1F">
        <w:rPr>
          <w:rFonts w:asciiTheme="minorHAnsi" w:hAnsiTheme="minorHAnsi" w:cs="Arial"/>
          <w:b w:val="0"/>
          <w:color w:val="000000"/>
          <w:sz w:val="21"/>
          <w:szCs w:val="21"/>
          <w:highlight w:val="green"/>
        </w:rPr>
        <w:t xml:space="preserve">, whereas </w:t>
      </w:r>
      <w:r w:rsidRPr="00443B1F">
        <w:rPr>
          <w:rFonts w:asciiTheme="minorHAnsi" w:hAnsiTheme="minorHAnsi" w:cs="Arial"/>
          <w:b w:val="0"/>
          <w:color w:val="000000"/>
          <w:sz w:val="21"/>
          <w:szCs w:val="21"/>
          <w:highlight w:val="magenta"/>
        </w:rPr>
        <w:t>NIO deals with data in blocks</w:t>
      </w:r>
      <w:r w:rsidRPr="00443B1F">
        <w:rPr>
          <w:rFonts w:asciiTheme="minorHAnsi" w:hAnsiTheme="minorHAnsi" w:cs="Arial"/>
          <w:b w:val="0"/>
          <w:color w:val="000000"/>
          <w:sz w:val="21"/>
          <w:szCs w:val="21"/>
          <w:highlight w:val="green"/>
        </w:rPr>
        <w:t>.</w:t>
      </w:r>
    </w:p>
    <w:p w:rsidR="005C41E3" w:rsidRPr="005C41E3" w:rsidRDefault="005C41E3" w:rsidP="005C41E3">
      <w:pPr>
        <w:pStyle w:val="Heading1"/>
        <w:shd w:val="clear" w:color="auto" w:fill="FFFFFF"/>
        <w:spacing w:line="375" w:lineRule="atLeast"/>
        <w:ind w:left="720"/>
        <w:rPr>
          <w:rFonts w:asciiTheme="minorHAnsi" w:hAnsiTheme="minorHAnsi" w:cs="Arial"/>
          <w:b w:val="0"/>
          <w:color w:val="000000"/>
          <w:sz w:val="21"/>
          <w:szCs w:val="21"/>
        </w:rPr>
      </w:pPr>
      <w:r w:rsidRPr="005C41E3">
        <w:rPr>
          <w:rFonts w:asciiTheme="minorHAnsi" w:hAnsiTheme="minorHAnsi" w:cs="Arial"/>
          <w:b w:val="0"/>
          <w:color w:val="000000"/>
          <w:sz w:val="21"/>
          <w:szCs w:val="21"/>
        </w:rPr>
        <w:t xml:space="preserve">A </w:t>
      </w:r>
      <w:r w:rsidRPr="00052FD5">
        <w:rPr>
          <w:rFonts w:asciiTheme="minorHAnsi" w:hAnsiTheme="minorHAnsi" w:cs="Arial"/>
          <w:b w:val="0"/>
          <w:color w:val="000000"/>
          <w:sz w:val="21"/>
          <w:szCs w:val="21"/>
          <w:highlight w:val="green"/>
        </w:rPr>
        <w:t>stream-oriented I/O</w:t>
      </w:r>
      <w:r w:rsidRPr="005C41E3">
        <w:rPr>
          <w:rFonts w:asciiTheme="minorHAnsi" w:hAnsiTheme="minorHAnsi" w:cs="Arial"/>
          <w:b w:val="0"/>
          <w:color w:val="000000"/>
          <w:sz w:val="21"/>
          <w:szCs w:val="21"/>
        </w:rPr>
        <w:t xml:space="preserve"> system deals with </w:t>
      </w:r>
      <w:r w:rsidRPr="00052FD5">
        <w:rPr>
          <w:rFonts w:asciiTheme="minorHAnsi" w:hAnsiTheme="minorHAnsi" w:cs="Arial"/>
          <w:b w:val="0"/>
          <w:color w:val="000000"/>
          <w:sz w:val="21"/>
          <w:szCs w:val="21"/>
          <w:highlight w:val="green"/>
        </w:rPr>
        <w:t>data one byte</w:t>
      </w:r>
      <w:r w:rsidRPr="005C41E3">
        <w:rPr>
          <w:rFonts w:asciiTheme="minorHAnsi" w:hAnsiTheme="minorHAnsi" w:cs="Arial"/>
          <w:b w:val="0"/>
          <w:color w:val="000000"/>
          <w:sz w:val="21"/>
          <w:szCs w:val="21"/>
        </w:rPr>
        <w:t xml:space="preserve"> at a time. An input stream produces one byte of data, and an output stream consumes one byte of data. It is very easy to create filters for streamed data. It is also relatively simply to chain several filters together so that each one does its part in what amounts to a single, sophisticated processing mechanism. On the flip side, stream-oriented I/O is often rather slow.</w:t>
      </w:r>
    </w:p>
    <w:p w:rsidR="00443B1F" w:rsidRDefault="005C41E3" w:rsidP="005C41E3">
      <w:pPr>
        <w:pStyle w:val="Heading1"/>
        <w:shd w:val="clear" w:color="auto" w:fill="FFFFFF"/>
        <w:spacing w:line="375" w:lineRule="atLeast"/>
        <w:ind w:left="720"/>
        <w:rPr>
          <w:rFonts w:asciiTheme="minorHAnsi" w:hAnsiTheme="minorHAnsi" w:cs="Arial"/>
          <w:b w:val="0"/>
          <w:color w:val="000000"/>
          <w:sz w:val="21"/>
          <w:szCs w:val="21"/>
        </w:rPr>
      </w:pPr>
      <w:r w:rsidRPr="005C41E3">
        <w:rPr>
          <w:rFonts w:asciiTheme="minorHAnsi" w:hAnsiTheme="minorHAnsi" w:cs="Arial"/>
          <w:b w:val="0"/>
          <w:color w:val="000000"/>
          <w:sz w:val="21"/>
          <w:szCs w:val="21"/>
        </w:rPr>
        <w:t xml:space="preserve">A </w:t>
      </w:r>
      <w:r w:rsidRPr="00052FD5">
        <w:rPr>
          <w:rFonts w:asciiTheme="minorHAnsi" w:hAnsiTheme="minorHAnsi" w:cs="Arial"/>
          <w:b w:val="0"/>
          <w:color w:val="000000"/>
          <w:sz w:val="21"/>
          <w:szCs w:val="21"/>
          <w:highlight w:val="green"/>
        </w:rPr>
        <w:t>block-oriented I/O</w:t>
      </w:r>
      <w:r w:rsidRPr="005C41E3">
        <w:rPr>
          <w:rFonts w:asciiTheme="minorHAnsi" w:hAnsiTheme="minorHAnsi" w:cs="Arial"/>
          <w:b w:val="0"/>
          <w:color w:val="000000"/>
          <w:sz w:val="21"/>
          <w:szCs w:val="21"/>
        </w:rPr>
        <w:t xml:space="preserve"> system deals with </w:t>
      </w:r>
      <w:r w:rsidRPr="00052FD5">
        <w:rPr>
          <w:rFonts w:asciiTheme="minorHAnsi" w:hAnsiTheme="minorHAnsi" w:cs="Arial"/>
          <w:b w:val="0"/>
          <w:color w:val="000000"/>
          <w:sz w:val="21"/>
          <w:szCs w:val="21"/>
          <w:highlight w:val="green"/>
        </w:rPr>
        <w:t>data in blocks</w:t>
      </w:r>
      <w:r w:rsidRPr="005C41E3">
        <w:rPr>
          <w:rFonts w:asciiTheme="minorHAnsi" w:hAnsiTheme="minorHAnsi" w:cs="Arial"/>
          <w:b w:val="0"/>
          <w:color w:val="000000"/>
          <w:sz w:val="21"/>
          <w:szCs w:val="21"/>
        </w:rPr>
        <w:t>. Each operation produces or consumes a block of data in one step. Processing data by the block can be much faster than processing it by the (streamed) byte. But block-oriented I/O lacks some of the elegance and simplicity of stream-oriented I/O.</w:t>
      </w:r>
    </w:p>
    <w:p w:rsidR="00B805A2" w:rsidRDefault="00B805A2" w:rsidP="005C41E3">
      <w:pPr>
        <w:pStyle w:val="Heading1"/>
        <w:shd w:val="clear" w:color="auto" w:fill="FFFFFF"/>
        <w:spacing w:line="375" w:lineRule="atLeast"/>
        <w:ind w:left="720"/>
        <w:rPr>
          <w:rFonts w:asciiTheme="minorHAnsi" w:hAnsiTheme="minorHAnsi" w:cs="Arial"/>
          <w:b w:val="0"/>
          <w:color w:val="000000"/>
          <w:sz w:val="21"/>
          <w:szCs w:val="21"/>
        </w:rPr>
      </w:pPr>
    </w:p>
    <w:p w:rsidR="006B0FEE" w:rsidRPr="006B0FEE" w:rsidRDefault="006B0FEE" w:rsidP="006B0FEE">
      <w:pPr>
        <w:pStyle w:val="Heading1"/>
        <w:shd w:val="clear" w:color="auto" w:fill="FFFFFF"/>
        <w:spacing w:line="375" w:lineRule="atLeast"/>
        <w:ind w:left="720"/>
        <w:rPr>
          <w:rFonts w:asciiTheme="minorHAnsi" w:hAnsiTheme="minorHAnsi" w:cs="Arial"/>
          <w:b w:val="0"/>
          <w:color w:val="000000"/>
          <w:sz w:val="21"/>
          <w:szCs w:val="21"/>
        </w:rPr>
      </w:pPr>
      <w:r w:rsidRPr="006B0FEE">
        <w:rPr>
          <w:rFonts w:asciiTheme="minorHAnsi" w:hAnsiTheme="minorHAnsi" w:cs="Arial"/>
          <w:b w:val="0"/>
          <w:color w:val="000000"/>
          <w:sz w:val="21"/>
          <w:szCs w:val="21"/>
          <w:highlight w:val="yellow"/>
        </w:rPr>
        <w:t>What is a buffer?</w:t>
      </w:r>
    </w:p>
    <w:p w:rsidR="006B0FEE" w:rsidRPr="006B0FEE" w:rsidRDefault="006B0FEE" w:rsidP="006B0FEE">
      <w:pPr>
        <w:pStyle w:val="Heading1"/>
        <w:shd w:val="clear" w:color="auto" w:fill="FFFFFF"/>
        <w:spacing w:line="375" w:lineRule="atLeast"/>
        <w:ind w:left="720"/>
        <w:rPr>
          <w:rFonts w:asciiTheme="minorHAnsi" w:hAnsiTheme="minorHAnsi" w:cs="Arial"/>
          <w:b w:val="0"/>
          <w:color w:val="000000"/>
          <w:sz w:val="21"/>
          <w:szCs w:val="21"/>
        </w:rPr>
      </w:pPr>
      <w:r w:rsidRPr="006B0FEE">
        <w:rPr>
          <w:rFonts w:asciiTheme="minorHAnsi" w:hAnsiTheme="minorHAnsi" w:cs="Arial"/>
          <w:b w:val="0"/>
          <w:color w:val="000000"/>
          <w:sz w:val="21"/>
          <w:szCs w:val="21"/>
        </w:rPr>
        <w:lastRenderedPageBreak/>
        <w:t xml:space="preserve">A Buffer is an object, which holds some data, that is to be written to or that has just been read from. </w:t>
      </w:r>
      <w:r w:rsidRPr="00DB707E">
        <w:rPr>
          <w:rFonts w:asciiTheme="minorHAnsi" w:hAnsiTheme="minorHAnsi" w:cs="Arial"/>
          <w:b w:val="0"/>
          <w:color w:val="000000"/>
          <w:sz w:val="21"/>
          <w:szCs w:val="21"/>
          <w:highlight w:val="green"/>
        </w:rPr>
        <w:t xml:space="preserve">The addition of the </w:t>
      </w:r>
      <w:r w:rsidRPr="00DB707E">
        <w:rPr>
          <w:rFonts w:asciiTheme="minorHAnsi" w:hAnsiTheme="minorHAnsi" w:cs="Arial"/>
          <w:b w:val="0"/>
          <w:color w:val="000000"/>
          <w:sz w:val="21"/>
          <w:szCs w:val="21"/>
          <w:highlight w:val="magenta"/>
        </w:rPr>
        <w:t>Buffer object</w:t>
      </w:r>
      <w:r w:rsidRPr="00DB707E">
        <w:rPr>
          <w:rFonts w:asciiTheme="minorHAnsi" w:hAnsiTheme="minorHAnsi" w:cs="Arial"/>
          <w:b w:val="0"/>
          <w:color w:val="000000"/>
          <w:sz w:val="21"/>
          <w:szCs w:val="21"/>
          <w:highlight w:val="green"/>
        </w:rPr>
        <w:t xml:space="preserve"> in NIO marks one of the most significant differences between the new library and original I/O.</w:t>
      </w:r>
      <w:r w:rsidRPr="006B0FEE">
        <w:rPr>
          <w:rFonts w:asciiTheme="minorHAnsi" w:hAnsiTheme="minorHAnsi" w:cs="Arial"/>
          <w:b w:val="0"/>
          <w:color w:val="000000"/>
          <w:sz w:val="21"/>
          <w:szCs w:val="21"/>
        </w:rPr>
        <w:t xml:space="preserve"> In stream-oriented I/O, you wrote data directly to, and read data directly from, Stream objects.</w:t>
      </w:r>
    </w:p>
    <w:p w:rsidR="006B0FEE" w:rsidRPr="006B0FEE" w:rsidRDefault="006B0FEE" w:rsidP="006B0FEE">
      <w:pPr>
        <w:pStyle w:val="Heading1"/>
        <w:shd w:val="clear" w:color="auto" w:fill="FFFFFF"/>
        <w:spacing w:line="375" w:lineRule="atLeast"/>
        <w:ind w:left="720"/>
        <w:rPr>
          <w:rFonts w:asciiTheme="minorHAnsi" w:hAnsiTheme="minorHAnsi" w:cs="Arial"/>
          <w:b w:val="0"/>
          <w:color w:val="000000"/>
          <w:sz w:val="21"/>
          <w:szCs w:val="21"/>
        </w:rPr>
      </w:pPr>
      <w:r w:rsidRPr="006B0FEE">
        <w:rPr>
          <w:rFonts w:asciiTheme="minorHAnsi" w:hAnsiTheme="minorHAnsi" w:cs="Arial"/>
          <w:b w:val="0"/>
          <w:color w:val="000000"/>
          <w:sz w:val="21"/>
          <w:szCs w:val="21"/>
        </w:rPr>
        <w:t>In the NIO library, all data is handled with buffers. When data is read, it is read directly into a buffer. When data is written, it is written into a buffer. Anytime you access data in NIO, you are pulling it out of the buffer.</w:t>
      </w:r>
    </w:p>
    <w:p w:rsidR="006B0FEE" w:rsidRPr="006B0FEE" w:rsidRDefault="006B0FEE" w:rsidP="006B0FEE">
      <w:pPr>
        <w:pStyle w:val="Heading1"/>
        <w:shd w:val="clear" w:color="auto" w:fill="FFFFFF"/>
        <w:spacing w:line="375" w:lineRule="atLeast"/>
        <w:ind w:left="720"/>
        <w:rPr>
          <w:rFonts w:asciiTheme="minorHAnsi" w:hAnsiTheme="minorHAnsi" w:cs="Arial"/>
          <w:b w:val="0"/>
          <w:color w:val="000000"/>
          <w:sz w:val="21"/>
          <w:szCs w:val="21"/>
        </w:rPr>
      </w:pPr>
      <w:r w:rsidRPr="006B0FEE">
        <w:rPr>
          <w:rFonts w:asciiTheme="minorHAnsi" w:hAnsiTheme="minorHAnsi" w:cs="Arial"/>
          <w:b w:val="0"/>
          <w:color w:val="000000"/>
          <w:sz w:val="21"/>
          <w:szCs w:val="21"/>
          <w:highlight w:val="green"/>
        </w:rPr>
        <w:t>A buffer is essentially an array.</w:t>
      </w:r>
      <w:r w:rsidRPr="006B0FEE">
        <w:rPr>
          <w:rFonts w:asciiTheme="minorHAnsi" w:hAnsiTheme="minorHAnsi" w:cs="Arial"/>
          <w:b w:val="0"/>
          <w:color w:val="000000"/>
          <w:sz w:val="21"/>
          <w:szCs w:val="21"/>
        </w:rPr>
        <w:t xml:space="preserve"> Generally, it is an array of bytes, but other kinds of arrays can be used. But a buffer is more than just an array. A buffer provides structured access to data and also keeps track of the system's read/write processes.</w:t>
      </w:r>
    </w:p>
    <w:p w:rsidR="006B0FEE" w:rsidRPr="005C41E3" w:rsidRDefault="006B0FEE" w:rsidP="005C41E3">
      <w:pPr>
        <w:pStyle w:val="Heading1"/>
        <w:shd w:val="clear" w:color="auto" w:fill="FFFFFF"/>
        <w:spacing w:line="375" w:lineRule="atLeast"/>
        <w:ind w:left="720"/>
        <w:rPr>
          <w:rFonts w:asciiTheme="minorHAnsi" w:hAnsiTheme="minorHAnsi" w:cs="Arial"/>
          <w:b w:val="0"/>
          <w:color w:val="000000"/>
          <w:sz w:val="21"/>
          <w:szCs w:val="21"/>
        </w:rPr>
      </w:pPr>
    </w:p>
    <w:p w:rsidR="00F72A60" w:rsidRDefault="00BA47EA" w:rsidP="00F72A60">
      <w:pPr>
        <w:pStyle w:val="Heading1"/>
        <w:shd w:val="clear" w:color="auto" w:fill="FFFFFF"/>
        <w:spacing w:line="375" w:lineRule="atLeast"/>
        <w:ind w:left="720"/>
        <w:rPr>
          <w:rFonts w:asciiTheme="minorHAnsi" w:hAnsiTheme="minorHAnsi" w:cs="Arial"/>
          <w:b w:val="0"/>
          <w:color w:val="000000"/>
          <w:sz w:val="21"/>
          <w:szCs w:val="21"/>
        </w:rPr>
      </w:pPr>
      <w:hyperlink r:id="rId181" w:history="1">
        <w:r w:rsidR="00F72A60" w:rsidRPr="00AC59EA">
          <w:rPr>
            <w:rStyle w:val="Hyperlink"/>
            <w:rFonts w:asciiTheme="minorHAnsi" w:hAnsiTheme="minorHAnsi" w:cs="Arial"/>
            <w:b w:val="0"/>
            <w:sz w:val="21"/>
            <w:szCs w:val="21"/>
          </w:rPr>
          <w:t>http://javapapers.com/java/java-nio-file-read-write-with-channels/</w:t>
        </w:r>
      </w:hyperlink>
      <w:r w:rsidR="00F72A60">
        <w:rPr>
          <w:rFonts w:asciiTheme="minorHAnsi" w:hAnsiTheme="minorHAnsi" w:cs="Arial" w:hint="eastAsia"/>
          <w:b w:val="0"/>
          <w:color w:val="000000"/>
          <w:sz w:val="21"/>
          <w:szCs w:val="21"/>
        </w:rPr>
        <w:t xml:space="preserve"> </w:t>
      </w:r>
    </w:p>
    <w:p w:rsidR="00834C5D" w:rsidRPr="00834C5D" w:rsidRDefault="00834C5D" w:rsidP="00834C5D">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highlight w:val="yellow"/>
        </w:rPr>
        <w:t>Main difference between NIO and IO is that NIO provides asynchronous, non blocking IO, which is critical to write faster and scalable networking systems.</w:t>
      </w:r>
      <w:r w:rsidRPr="00834C5D">
        <w:rPr>
          <w:rFonts w:asciiTheme="minorHAnsi" w:hAnsiTheme="minorHAnsi" w:cs="Arial"/>
          <w:b w:val="0"/>
          <w:color w:val="000000"/>
          <w:sz w:val="21"/>
          <w:szCs w:val="21"/>
        </w:rPr>
        <w:t xml:space="preserve"> While most of utility from IO classes are blocking and slow. NIO take advantage of asynchronous system calls in UNIX systems such as select() system call for network sockets. Using select(), an application can monitor several resources at the same time and can also poll for network activity without blocking. The select() system call identifies if data is pending or not, then read() or write() may be used knowing that they will complete immediately.</w:t>
      </w:r>
    </w:p>
    <w:p w:rsidR="00F72A60" w:rsidRDefault="00834C5D" w:rsidP="00F72A60">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highlight w:val="yellow"/>
        </w:rPr>
        <w:t>Buffered File Read Write</w:t>
      </w:r>
    </w:p>
    <w:p w:rsidR="00834C5D" w:rsidRDefault="00834C5D" w:rsidP="00F72A60">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t>We create an instance of BufferedReader and read line by line till end of file</w:t>
      </w:r>
    </w:p>
    <w:p w:rsidR="00834C5D" w:rsidRDefault="00834C5D" w:rsidP="00F72A60">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highlight w:val="yellow"/>
        </w:rPr>
        <w:t>Read File</w:t>
      </w:r>
    </w:p>
    <w:p w:rsidR="00834C5D" w:rsidRPr="00834C5D" w:rsidRDefault="00834C5D" w:rsidP="00834C5D">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t>Charset charset = Charset.forName("US-ASCII");</w:t>
      </w:r>
    </w:p>
    <w:p w:rsidR="00834C5D" w:rsidRPr="00834C5D" w:rsidRDefault="00834C5D" w:rsidP="00576E3A">
      <w:pPr>
        <w:pStyle w:val="Heading1"/>
        <w:shd w:val="clear" w:color="auto" w:fill="FFFFFF"/>
        <w:spacing w:line="375" w:lineRule="atLeast"/>
        <w:ind w:leftChars="343"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t>Path filePath = FileSystems.getDefault().getPath(".", "temp.txt");</w:t>
      </w:r>
    </w:p>
    <w:p w:rsidR="00834C5D" w:rsidRPr="00834C5D" w:rsidRDefault="00834C5D" w:rsidP="00576E3A">
      <w:pPr>
        <w:pStyle w:val="Heading1"/>
        <w:shd w:val="clear" w:color="auto" w:fill="FFFFFF"/>
        <w:spacing w:line="375" w:lineRule="atLeast"/>
        <w:ind w:firstLineChars="400" w:firstLine="840"/>
        <w:rPr>
          <w:rFonts w:asciiTheme="minorHAnsi" w:hAnsiTheme="minorHAnsi" w:cs="Arial"/>
          <w:b w:val="0"/>
          <w:color w:val="000000"/>
          <w:sz w:val="21"/>
          <w:szCs w:val="21"/>
        </w:rPr>
      </w:pPr>
      <w:r w:rsidRPr="00834C5D">
        <w:rPr>
          <w:rFonts w:asciiTheme="minorHAnsi" w:hAnsiTheme="minorHAnsi" w:cs="Arial"/>
          <w:b w:val="0"/>
          <w:color w:val="000000"/>
          <w:sz w:val="21"/>
          <w:szCs w:val="21"/>
        </w:rPr>
        <w:t xml:space="preserve">BufferedReader </w:t>
      </w:r>
      <w:r w:rsidRPr="00576E3A">
        <w:rPr>
          <w:rFonts w:asciiTheme="minorHAnsi" w:hAnsiTheme="minorHAnsi" w:cs="Arial"/>
          <w:b w:val="0"/>
          <w:color w:val="000000"/>
          <w:sz w:val="21"/>
          <w:szCs w:val="21"/>
          <w:highlight w:val="magenta"/>
        </w:rPr>
        <w:t>bufferedReader</w:t>
      </w:r>
      <w:r w:rsidRPr="00834C5D">
        <w:rPr>
          <w:rFonts w:asciiTheme="minorHAnsi" w:hAnsiTheme="minorHAnsi" w:cs="Arial"/>
          <w:b w:val="0"/>
          <w:color w:val="000000"/>
          <w:sz w:val="21"/>
          <w:szCs w:val="21"/>
        </w:rPr>
        <w:t xml:space="preserve"> = Files.newBufferedReader(filePath,</w:t>
      </w:r>
      <w:r w:rsidR="00576E3A">
        <w:rPr>
          <w:rFonts w:asciiTheme="minorHAnsi" w:hAnsiTheme="minorHAnsi" w:cs="Arial" w:hint="eastAsia"/>
          <w:b w:val="0"/>
          <w:color w:val="000000"/>
          <w:sz w:val="21"/>
          <w:szCs w:val="21"/>
        </w:rPr>
        <w:t xml:space="preserve"> </w:t>
      </w:r>
      <w:r w:rsidRPr="00834C5D">
        <w:rPr>
          <w:rFonts w:asciiTheme="minorHAnsi" w:hAnsiTheme="minorHAnsi" w:cs="Arial"/>
          <w:b w:val="0"/>
          <w:color w:val="000000"/>
          <w:sz w:val="21"/>
          <w:szCs w:val="21"/>
        </w:rPr>
        <w:t>charset);</w:t>
      </w:r>
    </w:p>
    <w:p w:rsidR="00834C5D" w:rsidRPr="00834C5D" w:rsidRDefault="00834C5D" w:rsidP="00834C5D">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tab/>
        <w:t>String line = null;</w:t>
      </w:r>
    </w:p>
    <w:p w:rsidR="00834C5D" w:rsidRPr="00834C5D" w:rsidRDefault="00834C5D" w:rsidP="00834C5D">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tab/>
        <w:t>while ((line = bufferedReader.readLine()) != null) {</w:t>
      </w:r>
    </w:p>
    <w:p w:rsidR="00834C5D" w:rsidRPr="00834C5D" w:rsidRDefault="00834C5D" w:rsidP="00834C5D">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lastRenderedPageBreak/>
        <w:tab/>
      </w:r>
      <w:r w:rsidRPr="00834C5D">
        <w:rPr>
          <w:rFonts w:asciiTheme="minorHAnsi" w:hAnsiTheme="minorHAnsi" w:cs="Arial"/>
          <w:b w:val="0"/>
          <w:color w:val="000000"/>
          <w:sz w:val="21"/>
          <w:szCs w:val="21"/>
        </w:rPr>
        <w:tab/>
        <w:t>System.out.println(line);</w:t>
      </w:r>
    </w:p>
    <w:p w:rsidR="00834C5D" w:rsidRPr="00834C5D" w:rsidRDefault="00834C5D" w:rsidP="00834C5D">
      <w:pPr>
        <w:pStyle w:val="Heading1"/>
        <w:shd w:val="clear" w:color="auto" w:fill="FFFFFF"/>
        <w:spacing w:line="375" w:lineRule="atLeast"/>
        <w:ind w:left="720"/>
        <w:rPr>
          <w:rFonts w:asciiTheme="minorHAnsi" w:hAnsiTheme="minorHAnsi" w:cs="Arial"/>
          <w:b w:val="0"/>
          <w:color w:val="000000"/>
          <w:sz w:val="21"/>
          <w:szCs w:val="21"/>
        </w:rPr>
      </w:pPr>
      <w:r w:rsidRPr="00834C5D">
        <w:rPr>
          <w:rFonts w:asciiTheme="minorHAnsi" w:hAnsiTheme="minorHAnsi" w:cs="Arial"/>
          <w:b w:val="0"/>
          <w:color w:val="000000"/>
          <w:sz w:val="21"/>
          <w:szCs w:val="21"/>
        </w:rPr>
        <w:tab/>
        <w: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highlight w:val="yellow"/>
        </w:rPr>
        <w:t>Write File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Charset charset = Charset.forName("US-ASCII");</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Path filePath = FileSystems.getDefault().getPath(".", "tempCopy1.txt");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 xml:space="preserve">BufferedWriter </w:t>
      </w:r>
      <w:r w:rsidRPr="00576E3A">
        <w:rPr>
          <w:rFonts w:asciiTheme="minorHAnsi" w:hAnsiTheme="minorHAnsi" w:cs="Arial"/>
          <w:b w:val="0"/>
          <w:color w:val="000000"/>
          <w:sz w:val="21"/>
          <w:szCs w:val="21"/>
          <w:highlight w:val="magenta"/>
        </w:rPr>
        <w:t>bufferedWriter</w:t>
      </w:r>
      <w:r w:rsidRPr="00576E3A">
        <w:rPr>
          <w:rFonts w:asciiTheme="minorHAnsi" w:hAnsiTheme="minorHAnsi" w:cs="Arial"/>
          <w:b w:val="0"/>
          <w:color w:val="000000"/>
          <w:sz w:val="21"/>
          <w:szCs w:val="21"/>
        </w:rPr>
        <w:t xml:space="preserve"> = Files.</w:t>
      </w:r>
      <w:r w:rsidRPr="00576E3A">
        <w:rPr>
          <w:rFonts w:asciiTheme="minorHAnsi" w:hAnsiTheme="minorHAnsi" w:cs="Arial"/>
          <w:b w:val="0"/>
          <w:color w:val="000000"/>
          <w:sz w:val="21"/>
          <w:szCs w:val="21"/>
          <w:highlight w:val="green"/>
        </w:rPr>
        <w:t>newBufferedWriter</w:t>
      </w:r>
      <w:r w:rsidRPr="00576E3A">
        <w:rPr>
          <w:rFonts w:asciiTheme="minorHAnsi" w:hAnsiTheme="minorHAnsi" w:cs="Arial"/>
          <w:b w:val="0"/>
          <w:color w:val="000000"/>
          <w:sz w:val="21"/>
          <w:szCs w:val="21"/>
        </w:rPr>
        <w:t>(filePath,</w:t>
      </w:r>
      <w:r>
        <w:rPr>
          <w:rFonts w:asciiTheme="minorHAnsi" w:hAnsiTheme="minorHAnsi" w:cs="Arial" w:hint="eastAsia"/>
          <w:b w:val="0"/>
          <w:color w:val="000000"/>
          <w:sz w:val="21"/>
          <w:szCs w:val="21"/>
        </w:rPr>
        <w:t xml:space="preserve"> </w:t>
      </w:r>
      <w:r w:rsidRPr="00576E3A">
        <w:rPr>
          <w:rFonts w:asciiTheme="minorHAnsi" w:hAnsiTheme="minorHAnsi" w:cs="Arial"/>
          <w:b w:val="0"/>
          <w:color w:val="000000"/>
          <w:sz w:val="21"/>
          <w:szCs w:val="21"/>
        </w:rPr>
        <w:t>charset);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System.out.println(string);</w:t>
      </w:r>
    </w:p>
    <w:p w:rsidR="00834C5D"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bufferedWriter.write(string, 0, string.length());</w:t>
      </w:r>
    </w:p>
    <w:p w:rsidR="00576E3A" w:rsidRDefault="00576E3A" w:rsidP="00576E3A">
      <w:pPr>
        <w:pStyle w:val="Heading1"/>
        <w:shd w:val="clear" w:color="auto" w:fill="FFFFFF"/>
        <w:spacing w:line="375" w:lineRule="atLeast"/>
        <w:ind w:left="720"/>
        <w:rPr>
          <w:rFonts w:asciiTheme="minorHAnsi" w:hAnsiTheme="minorHAnsi" w:cs="Arial"/>
          <w:b w:val="0"/>
          <w:color w:val="000000"/>
          <w:sz w:val="21"/>
          <w:szCs w:val="21"/>
          <w:highlight w:val="yellow"/>
        </w:rPr>
      </w:pPr>
    </w:p>
    <w:p w:rsid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highlight w:val="yellow"/>
        </w:rPr>
        <w:t>Stream File Read Write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highlight w:val="yellow"/>
        </w:rPr>
        <w:t>Read File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Path filePath = FileSystems.getDefault().getPath(".", "temp.txt");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 xml:space="preserve">InputStream </w:t>
      </w:r>
      <w:r w:rsidRPr="00576E3A">
        <w:rPr>
          <w:rFonts w:asciiTheme="minorHAnsi" w:hAnsiTheme="minorHAnsi" w:cs="Arial"/>
          <w:b w:val="0"/>
          <w:color w:val="000000"/>
          <w:sz w:val="21"/>
          <w:szCs w:val="21"/>
          <w:highlight w:val="magenta"/>
        </w:rPr>
        <w:t>inputStream</w:t>
      </w:r>
      <w:r w:rsidRPr="00576E3A">
        <w:rPr>
          <w:rFonts w:asciiTheme="minorHAnsi" w:hAnsiTheme="minorHAnsi" w:cs="Arial"/>
          <w:b w:val="0"/>
          <w:color w:val="000000"/>
          <w:sz w:val="21"/>
          <w:szCs w:val="21"/>
        </w:rPr>
        <w:t xml:space="preserve"> = Files.</w:t>
      </w:r>
      <w:r w:rsidRPr="00576E3A">
        <w:rPr>
          <w:rFonts w:asciiTheme="minorHAnsi" w:hAnsiTheme="minorHAnsi" w:cs="Arial"/>
          <w:b w:val="0"/>
          <w:color w:val="000000"/>
          <w:sz w:val="21"/>
          <w:szCs w:val="21"/>
          <w:highlight w:val="green"/>
        </w:rPr>
        <w:t>newInputStream</w:t>
      </w:r>
      <w:r w:rsidRPr="00576E3A">
        <w:rPr>
          <w:rFonts w:asciiTheme="minorHAnsi" w:hAnsiTheme="minorHAnsi" w:cs="Arial"/>
          <w:b w:val="0"/>
          <w:color w:val="000000"/>
          <w:sz w:val="21"/>
          <w:szCs w:val="21"/>
        </w:rPr>
        <w:t>(filePath);</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BufferedReader bufferedReader = new BufferedReader(</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new InputStreamReader(inputStream));</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String line = null;</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while ((line = bufferedReader.readLine()) != null) {</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System.out.println(line);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highlight w:val="yellow"/>
        </w:rPr>
        <w:t>Write File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Path filePath = FileSystems.getDefault().getPath(".", "tempCopy2.txt");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lastRenderedPageBreak/>
        <w:tab/>
        <w:t xml:space="preserve">OutputStream </w:t>
      </w:r>
      <w:r w:rsidRPr="00576E3A">
        <w:rPr>
          <w:rFonts w:asciiTheme="minorHAnsi" w:hAnsiTheme="minorHAnsi" w:cs="Arial"/>
          <w:b w:val="0"/>
          <w:color w:val="000000"/>
          <w:sz w:val="21"/>
          <w:szCs w:val="21"/>
          <w:highlight w:val="magenta"/>
        </w:rPr>
        <w:t>outputStream</w:t>
      </w:r>
      <w:r w:rsidRPr="00576E3A">
        <w:rPr>
          <w:rFonts w:asciiTheme="minorHAnsi" w:hAnsiTheme="minorHAnsi" w:cs="Arial"/>
          <w:b w:val="0"/>
          <w:color w:val="000000"/>
          <w:sz w:val="21"/>
          <w:szCs w:val="21"/>
        </w:rPr>
        <w:t xml:space="preserve"> = new BufferedOutputStream(</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Files.</w:t>
      </w:r>
      <w:r w:rsidRPr="00576E3A">
        <w:rPr>
          <w:rFonts w:asciiTheme="minorHAnsi" w:hAnsiTheme="minorHAnsi" w:cs="Arial"/>
          <w:b w:val="0"/>
          <w:color w:val="000000"/>
          <w:sz w:val="21"/>
          <w:szCs w:val="21"/>
          <w:highlight w:val="green"/>
        </w:rPr>
        <w:t>newOutputStream</w:t>
      </w:r>
      <w:r w:rsidRPr="00576E3A">
        <w:rPr>
          <w:rFonts w:asciiTheme="minorHAnsi" w:hAnsiTheme="minorHAnsi" w:cs="Arial"/>
          <w:b w:val="0"/>
          <w:color w:val="000000"/>
          <w:sz w:val="21"/>
          <w:szCs w:val="21"/>
        </w:rPr>
        <w:t>(filePath, StandardOpenOption.CREATE,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StandardOpenOption.APPEND));</w:t>
      </w:r>
    </w:p>
    <w:p w:rsidR="00834C5D"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outputStream.write(byteArray, 0, byteArray.length);</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highlight w:val="yellow"/>
        </w:rPr>
        <w:t>File Read with ByteChannel</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 xml:space="preserve">We create an instance for byte channel using Files NIO utility class. Then we allocate a ByteBuffer using which the data will be read. rewind is used to read again the data it already contains. </w:t>
      </w:r>
      <w:r w:rsidRPr="006B7D2E">
        <w:rPr>
          <w:rFonts w:asciiTheme="minorHAnsi" w:hAnsiTheme="minorHAnsi" w:cs="Arial"/>
          <w:b w:val="0"/>
          <w:color w:val="000000"/>
          <w:sz w:val="21"/>
          <w:szCs w:val="21"/>
          <w:highlight w:val="yellow"/>
        </w:rPr>
        <w:t>rewind sets the buffer position to zero. flip is used to prepare a buffer for get operation and makes it ready.</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public static void byteChannelRead() throws IOException {</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Path filePath = FileSystems.getDefault().getPath(".", "temp.txt");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SeekableByteChannel byteChannel = Files.newByteChannel(filePath);</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ByteBuffer byteBuffer = ByteBuffer.allocate(10);</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Charset charset = Charset.forName("US-ASCII");</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while (byteChannel.read(byteBuffer) &gt; 0) {</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byteBuffer.rewind();</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System.out.print(charset.decode(byteBuffer));</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byteBuffer.flip();</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C66D94">
        <w:rPr>
          <w:rFonts w:asciiTheme="minorHAnsi" w:hAnsiTheme="minorHAnsi" w:cs="Arial"/>
          <w:b w:val="0"/>
          <w:color w:val="000000"/>
          <w:sz w:val="21"/>
          <w:szCs w:val="21"/>
          <w:highlight w:val="yellow"/>
        </w:rPr>
        <w:t>File Write with ByteChannel</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We set the options mode like create/append using StandardOpenOption and then write the buffer using the channel.</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lastRenderedPageBreak/>
        <w:tab/>
        <w:t>public static void byteChannelWrite(ByteBuffer byteBuffer)</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throws IOException {</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Set options = new HashSet();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options.add(StandardOpenOption.CREATE);</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options.add(StandardOpenOption.APPEND);</w:t>
      </w:r>
    </w:p>
    <w:p w:rsidR="00576E3A" w:rsidRPr="00C66D94"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Path file = Paths.get("./byByteChannel.txt");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SeekableByteChannel byteChannel = Files.newByteChannel(file, options);</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byteChannel.write(byteBuffer);</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C66D94">
        <w:rPr>
          <w:rFonts w:asciiTheme="minorHAnsi" w:hAnsiTheme="minorHAnsi" w:cs="Arial"/>
          <w:b w:val="0"/>
          <w:color w:val="000000"/>
          <w:sz w:val="21"/>
          <w:szCs w:val="21"/>
          <w:highlight w:val="yellow"/>
        </w:rPr>
        <w:t>File Read with FileChannel</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ByteChannel and FileChannel usage are almost similar, the way we create the ins</w:t>
      </w:r>
      <w:r w:rsidR="00C66D94">
        <w:rPr>
          <w:rFonts w:asciiTheme="minorHAnsi" w:hAnsiTheme="minorHAnsi" w:cs="Arial"/>
          <w:b w:val="0"/>
          <w:color w:val="000000"/>
          <w:sz w:val="21"/>
          <w:szCs w:val="21"/>
        </w:rPr>
        <w:t>tances are little bit different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public static void fileChannelRead() throws IOException {</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RandomAccessFile randomAccessFile = new RandomAccessFile("./temp.txt","rw");</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C66D94">
        <w:rPr>
          <w:rFonts w:asciiTheme="minorHAnsi" w:hAnsiTheme="minorHAnsi" w:cs="Arial"/>
          <w:b w:val="0"/>
          <w:color w:val="000000"/>
          <w:sz w:val="21"/>
          <w:szCs w:val="21"/>
          <w:highlight w:val="yellow"/>
        </w:rPr>
        <w:t>FileChannel fileChannel = randomAccessFile.getChannel();</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ByteBuffer byteBuffer = ByteBuffer.allocate(512);</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Charset charset = Charset.forName("US-ASCII");</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while (</w:t>
      </w:r>
      <w:r w:rsidRPr="00C66D94">
        <w:rPr>
          <w:rFonts w:asciiTheme="minorHAnsi" w:hAnsiTheme="minorHAnsi" w:cs="Arial"/>
          <w:b w:val="0"/>
          <w:color w:val="000000"/>
          <w:sz w:val="21"/>
          <w:szCs w:val="21"/>
          <w:highlight w:val="green"/>
        </w:rPr>
        <w:t>fileChannel.read(byteBuffer) &gt; 0</w:t>
      </w:r>
      <w:r w:rsidRPr="00576E3A">
        <w:rPr>
          <w:rFonts w:asciiTheme="minorHAnsi" w:hAnsiTheme="minorHAnsi" w:cs="Arial"/>
          <w:b w:val="0"/>
          <w:color w:val="000000"/>
          <w:sz w:val="21"/>
          <w:szCs w:val="21"/>
        </w:rPr>
        <w:t>) {</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C66D94">
        <w:rPr>
          <w:rFonts w:asciiTheme="minorHAnsi" w:hAnsiTheme="minorHAnsi" w:cs="Arial"/>
          <w:b w:val="0"/>
          <w:color w:val="000000"/>
          <w:sz w:val="21"/>
          <w:szCs w:val="21"/>
          <w:highlight w:val="green"/>
        </w:rPr>
        <w:t>byteBuffer.rewind();</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System.out.print(charset.decode(byteBuffer));</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C66D94">
        <w:rPr>
          <w:rFonts w:asciiTheme="minorHAnsi" w:hAnsiTheme="minorHAnsi" w:cs="Arial"/>
          <w:b w:val="0"/>
          <w:color w:val="000000"/>
          <w:sz w:val="21"/>
          <w:szCs w:val="21"/>
          <w:highlight w:val="green"/>
        </w:rPr>
        <w:t>byteBuffer.flip();</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lastRenderedPageBreak/>
        <w:tab/>
      </w:r>
      <w:r w:rsidRPr="00576E3A">
        <w:rPr>
          <w:rFonts w:asciiTheme="minorHAnsi" w:hAnsiTheme="minorHAnsi" w:cs="Arial"/>
          <w:b w:val="0"/>
          <w:color w:val="000000"/>
          <w:sz w:val="21"/>
          <w:szCs w:val="21"/>
        </w:rPr>
        <w:tab/>
        <w:t>fileChannel.close();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randomAccessFile.close();</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t>
      </w:r>
    </w:p>
    <w:p w:rsidR="00576E3A" w:rsidRPr="00576E3A" w:rsidRDefault="00576E3A" w:rsidP="00C66D94">
      <w:pPr>
        <w:pStyle w:val="Heading1"/>
        <w:shd w:val="clear" w:color="auto" w:fill="FFFFFF"/>
        <w:spacing w:line="375" w:lineRule="atLeast"/>
        <w:ind w:left="720"/>
        <w:rPr>
          <w:rFonts w:asciiTheme="minorHAnsi" w:hAnsiTheme="minorHAnsi" w:cs="Arial"/>
          <w:b w:val="0"/>
          <w:color w:val="000000"/>
          <w:sz w:val="21"/>
          <w:szCs w:val="21"/>
        </w:rPr>
      </w:pPr>
      <w:r w:rsidRPr="00C66D94">
        <w:rPr>
          <w:rFonts w:asciiTheme="minorHAnsi" w:hAnsiTheme="minorHAnsi" w:cs="Arial"/>
          <w:b w:val="0"/>
          <w:color w:val="000000"/>
          <w:sz w:val="21"/>
          <w:szCs w:val="21"/>
          <w:highlight w:val="yellow"/>
        </w:rPr>
        <w:t>File Write with FileChannel</w:t>
      </w:r>
    </w:p>
    <w:p w:rsidR="00576E3A" w:rsidRPr="00460EF4" w:rsidRDefault="00576E3A" w:rsidP="00460EF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public static void fileChannelWrite(ByteBuffer byteBuffer)</w:t>
      </w:r>
      <w:r w:rsidR="00C66D94">
        <w:rPr>
          <w:rFonts w:asciiTheme="minorHAnsi" w:hAnsiTheme="minorHAnsi" w:cs="Arial" w:hint="eastAsia"/>
          <w:b w:val="0"/>
          <w:color w:val="000000"/>
          <w:sz w:val="21"/>
          <w:szCs w:val="21"/>
        </w:rPr>
        <w:t xml:space="preserve"> </w:t>
      </w:r>
      <w:r w:rsidRPr="00576E3A">
        <w:rPr>
          <w:rFonts w:asciiTheme="minorHAnsi" w:hAnsiTheme="minorHAnsi" w:cs="Arial"/>
          <w:b w:val="0"/>
          <w:color w:val="000000"/>
          <w:sz w:val="21"/>
          <w:szCs w:val="21"/>
        </w:rPr>
        <w:t>throws IOException {</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Set options = new HashSet();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options.add(StandardOpenOption.CREATE);</w:t>
      </w:r>
    </w:p>
    <w:p w:rsidR="00576E3A" w:rsidRPr="00576E3A" w:rsidRDefault="00576E3A" w:rsidP="00460EF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options.add(StandardOpenOption.APPEND);</w:t>
      </w:r>
    </w:p>
    <w:p w:rsidR="00576E3A" w:rsidRPr="00576E3A" w:rsidRDefault="00576E3A" w:rsidP="00460EF4">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Path path = Paths.get("./byFileChannel.txt");</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3B761B">
        <w:rPr>
          <w:rFonts w:asciiTheme="minorHAnsi" w:hAnsiTheme="minorHAnsi" w:cs="Arial"/>
          <w:b w:val="0"/>
          <w:color w:val="000000"/>
          <w:sz w:val="21"/>
          <w:szCs w:val="21"/>
          <w:highlight w:val="green"/>
        </w:rPr>
        <w:t>FileChannel fileChannel = FileChannel.open(path, options);</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r>
      <w:r w:rsidRPr="00241186">
        <w:rPr>
          <w:rFonts w:asciiTheme="minorHAnsi" w:hAnsiTheme="minorHAnsi" w:cs="Arial"/>
          <w:b w:val="0"/>
          <w:color w:val="000000"/>
          <w:sz w:val="21"/>
          <w:szCs w:val="21"/>
          <w:highlight w:val="green"/>
        </w:rPr>
        <w:t>fileChannel.write(byteBuffer);</w:t>
      </w:r>
    </w:p>
    <w:p w:rsidR="00576E3A" w:rsidRPr="00576E3A" w:rsidRDefault="00576E3A" w:rsidP="00576E3A">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r>
      <w:r w:rsidRPr="00576E3A">
        <w:rPr>
          <w:rFonts w:asciiTheme="minorHAnsi" w:hAnsiTheme="minorHAnsi" w:cs="Arial"/>
          <w:b w:val="0"/>
          <w:color w:val="000000"/>
          <w:sz w:val="21"/>
          <w:szCs w:val="21"/>
        </w:rPr>
        <w:tab/>
        <w:t>fileChannel.close();</w:t>
      </w:r>
    </w:p>
    <w:p w:rsidR="00843BAE" w:rsidRDefault="00576E3A" w:rsidP="002A3686">
      <w:pPr>
        <w:pStyle w:val="Heading1"/>
        <w:shd w:val="clear" w:color="auto" w:fill="FFFFFF"/>
        <w:spacing w:line="375" w:lineRule="atLeast"/>
        <w:ind w:left="720"/>
        <w:rPr>
          <w:rFonts w:asciiTheme="minorHAnsi" w:hAnsiTheme="minorHAnsi" w:cs="Arial"/>
          <w:b w:val="0"/>
          <w:color w:val="000000"/>
          <w:sz w:val="21"/>
          <w:szCs w:val="21"/>
        </w:rPr>
      </w:pPr>
      <w:r w:rsidRPr="00576E3A">
        <w:rPr>
          <w:rFonts w:asciiTheme="minorHAnsi" w:hAnsiTheme="minorHAnsi" w:cs="Arial"/>
          <w:b w:val="0"/>
          <w:color w:val="000000"/>
          <w:sz w:val="21"/>
          <w:szCs w:val="21"/>
        </w:rPr>
        <w:tab/>
        <w:t>}</w:t>
      </w:r>
    </w:p>
    <w:p w:rsidR="00843BAE" w:rsidRPr="00F866BF" w:rsidRDefault="007A6DFC" w:rsidP="0035240B">
      <w:pPr>
        <w:pStyle w:val="Heading1"/>
        <w:numPr>
          <w:ilvl w:val="0"/>
          <w:numId w:val="27"/>
        </w:numPr>
        <w:shd w:val="clear" w:color="auto" w:fill="FFFFFF"/>
        <w:spacing w:line="375" w:lineRule="atLeast"/>
        <w:rPr>
          <w:rFonts w:asciiTheme="minorHAnsi" w:hAnsiTheme="minorHAnsi" w:cs="Arial"/>
          <w:b w:val="0"/>
          <w:color w:val="000000"/>
          <w:sz w:val="21"/>
          <w:szCs w:val="21"/>
        </w:rPr>
      </w:pPr>
      <w:r w:rsidRPr="00F866BF">
        <w:rPr>
          <w:rFonts w:asciiTheme="minorHAnsi" w:hAnsiTheme="minorHAnsi" w:cs="Arial"/>
          <w:b w:val="0"/>
          <w:color w:val="000000"/>
          <w:sz w:val="21"/>
          <w:szCs w:val="21"/>
        </w:rPr>
        <w:t>What is JSON and why should I use that ?</w:t>
      </w:r>
    </w:p>
    <w:p w:rsidR="007A6DFC" w:rsidRPr="00F866BF" w:rsidRDefault="00BA47EA" w:rsidP="003B5D53">
      <w:pPr>
        <w:pStyle w:val="ListParagraph"/>
        <w:ind w:firstLine="422"/>
        <w:rPr>
          <w:rFonts w:cs="Arial"/>
          <w:b/>
          <w:color w:val="000000"/>
          <w:szCs w:val="21"/>
        </w:rPr>
      </w:pPr>
      <w:hyperlink r:id="rId182" w:history="1">
        <w:r w:rsidR="00363113" w:rsidRPr="00F866BF">
          <w:rPr>
            <w:rStyle w:val="Hyperlink"/>
            <w:rFonts w:cs="Arial"/>
            <w:b/>
            <w:szCs w:val="21"/>
          </w:rPr>
          <w:t>http://stackoverflow.com/questions/383692/what-is-json-and-why-would-i-use-it</w:t>
        </w:r>
      </w:hyperlink>
      <w:r w:rsidR="00363113" w:rsidRPr="00F866BF">
        <w:rPr>
          <w:rFonts w:cs="Arial"/>
          <w:b/>
          <w:color w:val="000000"/>
          <w:szCs w:val="21"/>
        </w:rPr>
        <w:t xml:space="preserve"> </w:t>
      </w:r>
    </w:p>
    <w:p w:rsidR="00363113" w:rsidRPr="00F866BF" w:rsidRDefault="00363113" w:rsidP="00363113">
      <w:pPr>
        <w:pStyle w:val="ListParagraph"/>
        <w:ind w:firstLine="422"/>
        <w:rPr>
          <w:rFonts w:cs="Arial"/>
          <w:b/>
          <w:color w:val="000000"/>
          <w:szCs w:val="21"/>
        </w:rPr>
      </w:pPr>
    </w:p>
    <w:p w:rsidR="007D70A8" w:rsidRPr="00F866BF" w:rsidRDefault="007D70A8" w:rsidP="00F866BF">
      <w:pPr>
        <w:pStyle w:val="ListParagraph"/>
        <w:ind w:left="420" w:firstLineChars="9" w:firstLine="19"/>
        <w:rPr>
          <w:rFonts w:cs="Arial"/>
          <w:color w:val="000000"/>
          <w:szCs w:val="21"/>
        </w:rPr>
      </w:pPr>
      <w:r w:rsidRPr="00F866BF">
        <w:rPr>
          <w:rFonts w:cs="Arial"/>
          <w:color w:val="000000"/>
          <w:szCs w:val="21"/>
        </w:rPr>
        <w:t xml:space="preserve">An example of where this is used is web services responses. In the 'old' days, web services used XML as their primary data format for transmitting back data, but since JSON appeared (The JSON format is specified in RFC 4627 by Douglas Crockford), </w:t>
      </w:r>
      <w:r w:rsidRPr="00F866BF">
        <w:rPr>
          <w:rFonts w:cs="Arial"/>
          <w:color w:val="000000"/>
          <w:szCs w:val="21"/>
          <w:highlight w:val="yellow"/>
        </w:rPr>
        <w:t>it has been the preferred format because it is much more lightweight</w:t>
      </w:r>
    </w:p>
    <w:p w:rsidR="007D70A8" w:rsidRPr="00F866BF" w:rsidRDefault="007D70A8" w:rsidP="00F866BF">
      <w:pPr>
        <w:pStyle w:val="ListParagraph"/>
        <w:ind w:left="420" w:firstLineChars="9" w:firstLine="19"/>
        <w:rPr>
          <w:rFonts w:cs="Arial"/>
          <w:color w:val="000000"/>
          <w:szCs w:val="21"/>
        </w:rPr>
      </w:pPr>
    </w:p>
    <w:p w:rsidR="007D70A8" w:rsidRPr="00F866BF" w:rsidRDefault="007D70A8" w:rsidP="00F866BF">
      <w:pPr>
        <w:pStyle w:val="ListParagraph"/>
        <w:ind w:left="420" w:firstLineChars="9" w:firstLine="19"/>
        <w:rPr>
          <w:rFonts w:cs="Arial"/>
          <w:color w:val="000000"/>
          <w:szCs w:val="21"/>
        </w:rPr>
      </w:pPr>
      <w:r w:rsidRPr="00F866BF">
        <w:rPr>
          <w:rFonts w:cs="Arial"/>
          <w:color w:val="000000"/>
          <w:szCs w:val="21"/>
        </w:rPr>
        <w:t>JSON is built on two structures:</w:t>
      </w:r>
    </w:p>
    <w:p w:rsidR="007D70A8" w:rsidRPr="00F866BF" w:rsidRDefault="007D70A8" w:rsidP="00F866BF">
      <w:pPr>
        <w:pStyle w:val="ListParagraph"/>
        <w:ind w:left="420" w:firstLineChars="9" w:firstLine="19"/>
        <w:rPr>
          <w:rFonts w:cs="Arial"/>
          <w:color w:val="000000"/>
          <w:szCs w:val="21"/>
        </w:rPr>
      </w:pPr>
      <w:r w:rsidRPr="00F866BF">
        <w:rPr>
          <w:rFonts w:cs="Arial"/>
          <w:color w:val="000000"/>
          <w:szCs w:val="21"/>
        </w:rPr>
        <w:t>(a)</w:t>
      </w:r>
      <w:r w:rsidRPr="00F866BF">
        <w:rPr>
          <w:rFonts w:cs="Arial"/>
          <w:color w:val="000000"/>
          <w:szCs w:val="21"/>
          <w:highlight w:val="yellow"/>
        </w:rPr>
        <w:t>A collection of name/value pairs.</w:t>
      </w:r>
      <w:r w:rsidRPr="00F866BF">
        <w:rPr>
          <w:rFonts w:cs="Arial"/>
          <w:color w:val="000000"/>
          <w:szCs w:val="21"/>
        </w:rPr>
        <w:t xml:space="preserve"> In various languages, this is realized as an object, record, struct, dictionary, hash table, keyed list, or associative array.</w:t>
      </w:r>
    </w:p>
    <w:p w:rsidR="007D70A8" w:rsidRPr="00F866BF" w:rsidRDefault="007D70A8" w:rsidP="00F866BF">
      <w:pPr>
        <w:pStyle w:val="ListParagraph"/>
        <w:ind w:left="420" w:firstLineChars="9" w:firstLine="19"/>
        <w:rPr>
          <w:rFonts w:cs="Arial"/>
          <w:color w:val="000000"/>
          <w:szCs w:val="21"/>
        </w:rPr>
      </w:pPr>
      <w:r w:rsidRPr="00F866BF">
        <w:rPr>
          <w:rFonts w:cs="Arial"/>
          <w:color w:val="000000"/>
          <w:szCs w:val="21"/>
        </w:rPr>
        <w:t>(b)</w:t>
      </w:r>
      <w:r w:rsidRPr="00F866BF">
        <w:rPr>
          <w:rFonts w:cs="Arial"/>
          <w:color w:val="000000"/>
          <w:szCs w:val="21"/>
          <w:highlight w:val="yellow"/>
        </w:rPr>
        <w:t>An ordered list of values.</w:t>
      </w:r>
      <w:r w:rsidRPr="00F866BF">
        <w:rPr>
          <w:rFonts w:cs="Arial"/>
          <w:color w:val="000000"/>
          <w:szCs w:val="21"/>
        </w:rPr>
        <w:t xml:space="preserve"> In most languages, this is realized as an array, vector, list, or sequence</w:t>
      </w:r>
    </w:p>
    <w:p w:rsidR="00B95D60" w:rsidRPr="00F866BF" w:rsidRDefault="00B95D60" w:rsidP="00B95D60">
      <w:pPr>
        <w:widowControl/>
        <w:shd w:val="clear" w:color="auto" w:fill="FFFFFF"/>
        <w:spacing w:after="240" w:line="293" w:lineRule="atLeast"/>
        <w:jc w:val="left"/>
        <w:rPr>
          <w:rFonts w:eastAsia="SimSun" w:cs="Arial"/>
          <w:color w:val="242729"/>
          <w:kern w:val="0"/>
          <w:szCs w:val="21"/>
        </w:rPr>
      </w:pPr>
      <w:r w:rsidRPr="00F866BF">
        <w:rPr>
          <w:rFonts w:eastAsia="SimSun" w:cs="Arial"/>
          <w:color w:val="242729"/>
          <w:kern w:val="0"/>
          <w:szCs w:val="21"/>
        </w:rPr>
        <w:t>Here is an example of JSON data:</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lastRenderedPageBreak/>
        <w:t xml:space="preserve">     </w:t>
      </w:r>
      <w:r w:rsidRPr="00F866BF">
        <w:rPr>
          <w:rFonts w:eastAsia="SimSun" w:cs="Consolas"/>
          <w:color w:val="7D2727"/>
          <w:kern w:val="0"/>
          <w:szCs w:val="21"/>
          <w:bdr w:val="none" w:sz="0" w:space="0" w:color="auto" w:frame="1"/>
          <w:shd w:val="clear" w:color="auto" w:fill="EFF0F1"/>
        </w:rPr>
        <w:t>"firstName"</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"John"</w:t>
      </w: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"lastName"</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"Smith"</w:t>
      </w: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"address"</w:t>
      </w:r>
      <w:r w:rsidRPr="00F866BF">
        <w:rPr>
          <w:rFonts w:eastAsia="SimSun" w:cs="Consolas"/>
          <w:color w:val="303336"/>
          <w:kern w:val="0"/>
          <w:szCs w:val="21"/>
          <w:bdr w:val="none" w:sz="0" w:space="0" w:color="auto" w:frame="1"/>
          <w:shd w:val="clear" w:color="auto" w:fill="EFF0F1"/>
        </w:rPr>
        <w:t>: {</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"streetAddress"</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"21 2nd Street"</w:t>
      </w: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"city"</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"New York"</w:t>
      </w: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"state"</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"NY"</w:t>
      </w: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"postalCode"</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10021</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"phoneNumbers"</w:t>
      </w:r>
      <w:r w:rsidRPr="00F866BF">
        <w:rPr>
          <w:rFonts w:eastAsia="SimSun" w:cs="Consolas"/>
          <w:color w:val="303336"/>
          <w:kern w:val="0"/>
          <w:szCs w:val="21"/>
          <w:bdr w:val="none" w:sz="0" w:space="0" w:color="auto" w:frame="1"/>
          <w:shd w:val="clear" w:color="auto" w:fill="EFF0F1"/>
        </w:rPr>
        <w:t>: [</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"212 555-1234"</w:t>
      </w:r>
      <w:r w:rsidRPr="00F866BF">
        <w:rPr>
          <w:rFonts w:eastAsia="SimSun" w:cs="Consolas"/>
          <w:color w:val="303336"/>
          <w:kern w:val="0"/>
          <w:szCs w:val="21"/>
          <w:bdr w:val="none" w:sz="0" w:space="0" w:color="auto" w:frame="1"/>
          <w:shd w:val="clear" w:color="auto" w:fill="EFF0F1"/>
        </w:rPr>
        <w:t>,</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"646 555-4567"</w:t>
      </w:r>
    </w:p>
    <w:p w:rsidR="00B95D60" w:rsidRPr="00F866BF" w:rsidRDefault="00B95D60" w:rsidP="00B95D6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p>
    <w:p w:rsidR="005C404C" w:rsidRDefault="00B95D60" w:rsidP="005C404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93318"/>
          <w:kern w:val="0"/>
          <w:szCs w:val="21"/>
        </w:rPr>
      </w:pPr>
      <w:r w:rsidRPr="00F866BF">
        <w:rPr>
          <w:rFonts w:eastAsia="SimSun" w:cs="Consolas"/>
          <w:color w:val="303336"/>
          <w:kern w:val="0"/>
          <w:szCs w:val="21"/>
          <w:bdr w:val="none" w:sz="0" w:space="0" w:color="auto" w:frame="1"/>
          <w:shd w:val="clear" w:color="auto" w:fill="EFF0F1"/>
        </w:rPr>
        <w:t xml:space="preserve"> }</w:t>
      </w:r>
    </w:p>
    <w:p w:rsidR="00B95D60" w:rsidRPr="005C404C" w:rsidRDefault="00BA47EA" w:rsidP="005C404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93318"/>
          <w:kern w:val="0"/>
          <w:szCs w:val="21"/>
        </w:rPr>
      </w:pPr>
      <w:hyperlink r:id="rId183" w:history="1">
        <w:r w:rsidR="00B95D60" w:rsidRPr="005C404C">
          <w:rPr>
            <w:rStyle w:val="Hyperlink"/>
            <w:rFonts w:cs="Arial"/>
            <w:szCs w:val="21"/>
          </w:rPr>
          <w:t>http://stackoverflow.com/questions/1938428/marshall-unmarshall-a-json-to-a-java-class-using-jaxb</w:t>
        </w:r>
      </w:hyperlink>
      <w:r w:rsidR="00B95D60" w:rsidRPr="005C404C">
        <w:rPr>
          <w:rFonts w:cs="Arial"/>
          <w:color w:val="000000"/>
          <w:szCs w:val="21"/>
        </w:rPr>
        <w:t xml:space="preserve"> </w:t>
      </w:r>
    </w:p>
    <w:p w:rsidR="0041431F" w:rsidRPr="00F866BF" w:rsidRDefault="0041431F" w:rsidP="0041431F">
      <w:pPr>
        <w:widowControl/>
        <w:shd w:val="clear" w:color="auto" w:fill="FFFFFF"/>
        <w:spacing w:after="240" w:line="293" w:lineRule="atLeast"/>
        <w:jc w:val="left"/>
        <w:rPr>
          <w:rFonts w:eastAsia="SimSun" w:cs="Arial"/>
          <w:color w:val="242729"/>
          <w:kern w:val="0"/>
          <w:szCs w:val="21"/>
        </w:rPr>
      </w:pPr>
      <w:r w:rsidRPr="00F866BF">
        <w:rPr>
          <w:rFonts w:eastAsia="SimSun" w:cs="Arial"/>
          <w:color w:val="242729"/>
          <w:kern w:val="0"/>
          <w:szCs w:val="21"/>
        </w:rPr>
        <w:t>Marshalling to XML is easy, but it took me a while to figure out how to marshall to JSON. Pretty simple after you find the solution though.</w:t>
      </w:r>
      <w:r w:rsidR="00A13119" w:rsidRPr="00F866BF">
        <w:rPr>
          <w:rFonts w:eastAsia="SimSun" w:cs="Arial"/>
          <w:color w:val="242729"/>
          <w:kern w:val="0"/>
          <w:szCs w:val="21"/>
        </w:rPr>
        <w:t xml:space="preserve"> </w:t>
      </w:r>
      <w:r w:rsidR="00A13119" w:rsidRPr="00F866BF">
        <w:rPr>
          <w:rFonts w:eastAsia="SimSun" w:cs="Consolas"/>
          <w:color w:val="2B91AF"/>
          <w:kern w:val="0"/>
          <w:szCs w:val="21"/>
          <w:bdr w:val="none" w:sz="0" w:space="0" w:color="auto" w:frame="1"/>
          <w:shd w:val="clear" w:color="auto" w:fill="EFF0F1"/>
        </w:rPr>
        <w:t>JSONJAXBContext</w:t>
      </w:r>
      <w:r w:rsidR="00A13119" w:rsidRPr="00F866BF">
        <w:rPr>
          <w:rFonts w:eastAsia="SimSun" w:cs="Arial"/>
          <w:color w:val="242729"/>
          <w:kern w:val="0"/>
          <w:szCs w:val="21"/>
        </w:rPr>
        <w:t xml:space="preserve">  is from </w:t>
      </w:r>
    </w:p>
    <w:p w:rsidR="00C87A38" w:rsidRPr="00F866BF" w:rsidRDefault="00BA47EA" w:rsidP="0041431F">
      <w:pPr>
        <w:widowControl/>
        <w:shd w:val="clear" w:color="auto" w:fill="FFFFFF"/>
        <w:spacing w:after="240" w:line="293" w:lineRule="atLeast"/>
        <w:jc w:val="left"/>
        <w:rPr>
          <w:rFonts w:eastAsia="SimSun" w:cs="Arial"/>
          <w:color w:val="242729"/>
          <w:kern w:val="0"/>
          <w:szCs w:val="21"/>
        </w:rPr>
      </w:pPr>
      <w:hyperlink r:id="rId184" w:history="1">
        <w:r w:rsidR="00C87A38" w:rsidRPr="00F866BF">
          <w:rPr>
            <w:rStyle w:val="Hyperlink"/>
            <w:rFonts w:eastAsia="SimSun" w:cs="Arial"/>
            <w:kern w:val="0"/>
            <w:szCs w:val="21"/>
          </w:rPr>
          <w:t>https://jersey.java.net/apidocs/1.1.1-ea/jersey/com/sun/jersey/api/json/JSONJAXBContext.html</w:t>
        </w:r>
      </w:hyperlink>
      <w:r w:rsidR="00C87A38" w:rsidRPr="00F866BF">
        <w:rPr>
          <w:rFonts w:eastAsia="SimSun" w:cs="Arial"/>
          <w:color w:val="242729"/>
          <w:kern w:val="0"/>
          <w:szCs w:val="21"/>
        </w:rPr>
        <w:t xml:space="preserve">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101094"/>
          <w:kern w:val="0"/>
          <w:szCs w:val="21"/>
          <w:bdr w:val="none" w:sz="0" w:space="0" w:color="auto" w:frame="1"/>
          <w:shd w:val="clear" w:color="auto" w:fill="EFF0F1"/>
        </w:rPr>
        <w:t>public</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101094"/>
          <w:kern w:val="0"/>
          <w:szCs w:val="21"/>
          <w:bdr w:val="none" w:sz="0" w:space="0" w:color="auto" w:frame="1"/>
          <w:shd w:val="clear" w:color="auto" w:fill="EFF0F1"/>
        </w:rPr>
        <w:t>static</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String</w:t>
      </w:r>
      <w:r w:rsidRPr="00F866BF">
        <w:rPr>
          <w:rFonts w:eastAsia="SimSun" w:cs="Consolas"/>
          <w:color w:val="303336"/>
          <w:kern w:val="0"/>
          <w:szCs w:val="21"/>
          <w:bdr w:val="none" w:sz="0" w:space="0" w:color="auto" w:frame="1"/>
          <w:shd w:val="clear" w:color="auto" w:fill="EFF0F1"/>
        </w:rPr>
        <w:t xml:space="preserve"> marshalToXml( </w:t>
      </w:r>
      <w:r w:rsidRPr="00F866BF">
        <w:rPr>
          <w:rFonts w:eastAsia="SimSun" w:cs="Consolas"/>
          <w:color w:val="2B91AF"/>
          <w:kern w:val="0"/>
          <w:szCs w:val="21"/>
          <w:bdr w:val="none" w:sz="0" w:space="0" w:color="auto" w:frame="1"/>
          <w:shd w:val="clear" w:color="auto" w:fill="EFF0F1"/>
        </w:rPr>
        <w:t>Object</w:t>
      </w:r>
      <w:r w:rsidRPr="00F866BF">
        <w:rPr>
          <w:rFonts w:eastAsia="SimSun" w:cs="Consolas"/>
          <w:color w:val="303336"/>
          <w:kern w:val="0"/>
          <w:szCs w:val="21"/>
          <w:bdr w:val="none" w:sz="0" w:space="0" w:color="auto" w:frame="1"/>
          <w:shd w:val="clear" w:color="auto" w:fill="EFF0F1"/>
        </w:rPr>
        <w:t xml:space="preserve"> o ) </w:t>
      </w:r>
      <w:r w:rsidRPr="00F866BF">
        <w:rPr>
          <w:rFonts w:eastAsia="SimSun" w:cs="Consolas"/>
          <w:color w:val="101094"/>
          <w:kern w:val="0"/>
          <w:szCs w:val="21"/>
          <w:bdr w:val="none" w:sz="0" w:space="0" w:color="auto" w:frame="1"/>
          <w:shd w:val="clear" w:color="auto" w:fill="EFF0F1"/>
        </w:rPr>
        <w:t>throws</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JAXBException</w:t>
      </w:r>
      <w:r w:rsidRPr="00F866BF">
        <w:rPr>
          <w:rFonts w:eastAsia="SimSun" w:cs="Consolas"/>
          <w:color w:val="303336"/>
          <w:kern w:val="0"/>
          <w:szCs w:val="21"/>
          <w:bdr w:val="none" w:sz="0" w:space="0" w:color="auto" w:frame="1"/>
          <w:shd w:val="clear" w:color="auto" w:fill="EFF0F1"/>
        </w:rPr>
        <w:t xml:space="preserve">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StringWriter</w:t>
      </w:r>
      <w:r w:rsidRPr="00F866BF">
        <w:rPr>
          <w:rFonts w:eastAsia="SimSun" w:cs="Consolas"/>
          <w:color w:val="303336"/>
          <w:kern w:val="0"/>
          <w:szCs w:val="21"/>
          <w:bdr w:val="none" w:sz="0" w:space="0" w:color="auto" w:frame="1"/>
          <w:shd w:val="clear" w:color="auto" w:fill="EFF0F1"/>
        </w:rPr>
        <w:t xml:space="preserve"> writer = </w:t>
      </w:r>
      <w:r w:rsidRPr="00F866BF">
        <w:rPr>
          <w:rFonts w:eastAsia="SimSun" w:cs="Consolas"/>
          <w:color w:val="101094"/>
          <w:kern w:val="0"/>
          <w:szCs w:val="21"/>
          <w:bdr w:val="none" w:sz="0" w:space="0" w:color="auto" w:frame="1"/>
          <w:shd w:val="clear" w:color="auto" w:fill="EFF0F1"/>
        </w:rPr>
        <w:t>new</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StringWriter</w:t>
      </w:r>
      <w:r w:rsidRPr="00F866BF">
        <w:rPr>
          <w:rFonts w:eastAsia="SimSun" w:cs="Consolas"/>
          <w:color w:val="303336"/>
          <w:kern w:val="0"/>
          <w:szCs w:val="21"/>
          <w:bdr w:val="none" w:sz="0" w:space="0" w:color="auto" w:frame="1"/>
          <w:shd w:val="clear" w:color="auto" w:fill="EFF0F1"/>
        </w:rPr>
        <w:t>();</w:t>
      </w:r>
    </w:p>
    <w:p w:rsidR="0041431F" w:rsidRPr="00F866BF" w:rsidRDefault="0041431F" w:rsidP="00F866B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Marshaller</w:t>
      </w:r>
      <w:r w:rsidRPr="00F866BF">
        <w:rPr>
          <w:rFonts w:eastAsia="SimSun" w:cs="Consolas"/>
          <w:color w:val="303336"/>
          <w:kern w:val="0"/>
          <w:szCs w:val="21"/>
          <w:bdr w:val="none" w:sz="0" w:space="0" w:color="auto" w:frame="1"/>
          <w:shd w:val="clear" w:color="auto" w:fill="EFF0F1"/>
        </w:rPr>
        <w:t xml:space="preserve"> marshaller = </w:t>
      </w:r>
      <w:r w:rsidRPr="00F866BF">
        <w:rPr>
          <w:rFonts w:eastAsia="SimSun" w:cs="Consolas"/>
          <w:color w:val="2B91AF"/>
          <w:kern w:val="0"/>
          <w:szCs w:val="21"/>
          <w:bdr w:val="none" w:sz="0" w:space="0" w:color="auto" w:frame="1"/>
          <w:shd w:val="clear" w:color="auto" w:fill="EFF0F1"/>
        </w:rPr>
        <w:t>JAXBContext</w:t>
      </w:r>
      <w:r w:rsidRPr="00F866BF">
        <w:rPr>
          <w:rFonts w:eastAsia="SimSun" w:cs="Consolas"/>
          <w:color w:val="303336"/>
          <w:kern w:val="0"/>
          <w:szCs w:val="21"/>
          <w:bdr w:val="none" w:sz="0" w:space="0" w:color="auto" w:frame="1"/>
          <w:shd w:val="clear" w:color="auto" w:fill="EFF0F1"/>
        </w:rPr>
        <w:t>.newInstance( o.getClass() ).createMarshaller();</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marshaller.setProperty( </w:t>
      </w:r>
      <w:r w:rsidRPr="00F866BF">
        <w:rPr>
          <w:rFonts w:eastAsia="SimSun" w:cs="Consolas"/>
          <w:color w:val="2B91AF"/>
          <w:kern w:val="0"/>
          <w:szCs w:val="21"/>
          <w:bdr w:val="none" w:sz="0" w:space="0" w:color="auto" w:frame="1"/>
          <w:shd w:val="clear" w:color="auto" w:fill="EFF0F1"/>
        </w:rPr>
        <w:t>Marshaller</w:t>
      </w:r>
      <w:r w:rsidRPr="00F866BF">
        <w:rPr>
          <w:rFonts w:eastAsia="SimSun" w:cs="Consolas"/>
          <w:color w:val="303336"/>
          <w:kern w:val="0"/>
          <w:szCs w:val="21"/>
          <w:bdr w:val="none" w:sz="0" w:space="0" w:color="auto" w:frame="1"/>
          <w:shd w:val="clear" w:color="auto" w:fill="EFF0F1"/>
        </w:rPr>
        <w:t xml:space="preserve">.JAXB_FORMATTED_OUTPUT, </w:t>
      </w:r>
      <w:r w:rsidRPr="00F866BF">
        <w:rPr>
          <w:rFonts w:eastAsia="SimSun" w:cs="Consolas"/>
          <w:color w:val="101094"/>
          <w:kern w:val="0"/>
          <w:szCs w:val="21"/>
          <w:bdr w:val="none" w:sz="0" w:space="0" w:color="auto" w:frame="1"/>
          <w:shd w:val="clear" w:color="auto" w:fill="EFF0F1"/>
        </w:rPr>
        <w:t>true</w:t>
      </w:r>
      <w:r w:rsidRPr="00F866BF">
        <w:rPr>
          <w:rFonts w:eastAsia="SimSun" w:cs="Consolas"/>
          <w:color w:val="303336"/>
          <w:kern w:val="0"/>
          <w:szCs w:val="21"/>
          <w:bdr w:val="none" w:sz="0" w:space="0" w:color="auto" w:frame="1"/>
          <w:shd w:val="clear" w:color="auto" w:fill="EFF0F1"/>
        </w:rPr>
        <w:t xml:space="preserve">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marshaller.marshal( o, writer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101094"/>
          <w:kern w:val="0"/>
          <w:szCs w:val="21"/>
          <w:bdr w:val="none" w:sz="0" w:space="0" w:color="auto" w:frame="1"/>
          <w:shd w:val="clear" w:color="auto" w:fill="EFF0F1"/>
        </w:rPr>
        <w:t>return</w:t>
      </w:r>
      <w:r w:rsidRPr="00F866BF">
        <w:rPr>
          <w:rFonts w:eastAsia="SimSun" w:cs="Consolas"/>
          <w:color w:val="303336"/>
          <w:kern w:val="0"/>
          <w:szCs w:val="21"/>
          <w:bdr w:val="none" w:sz="0" w:space="0" w:color="auto" w:frame="1"/>
          <w:shd w:val="clear" w:color="auto" w:fill="EFF0F1"/>
        </w:rPr>
        <w:t xml:space="preserve"> writer.toString();</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101094"/>
          <w:kern w:val="0"/>
          <w:szCs w:val="21"/>
          <w:bdr w:val="none" w:sz="0" w:space="0" w:color="auto" w:frame="1"/>
          <w:shd w:val="clear" w:color="auto" w:fill="EFF0F1"/>
        </w:rPr>
        <w:t>public</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101094"/>
          <w:kern w:val="0"/>
          <w:szCs w:val="21"/>
          <w:bdr w:val="none" w:sz="0" w:space="0" w:color="auto" w:frame="1"/>
          <w:shd w:val="clear" w:color="auto" w:fill="EFF0F1"/>
        </w:rPr>
        <w:t>static</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String</w:t>
      </w:r>
      <w:r w:rsidRPr="00F866BF">
        <w:rPr>
          <w:rFonts w:eastAsia="SimSun" w:cs="Consolas"/>
          <w:color w:val="303336"/>
          <w:kern w:val="0"/>
          <w:szCs w:val="21"/>
          <w:bdr w:val="none" w:sz="0" w:space="0" w:color="auto" w:frame="1"/>
          <w:shd w:val="clear" w:color="auto" w:fill="EFF0F1"/>
        </w:rPr>
        <w:t xml:space="preserve"> marshalToJson( </w:t>
      </w:r>
      <w:r w:rsidRPr="00F866BF">
        <w:rPr>
          <w:rFonts w:eastAsia="SimSun" w:cs="Consolas"/>
          <w:color w:val="2B91AF"/>
          <w:kern w:val="0"/>
          <w:szCs w:val="21"/>
          <w:bdr w:val="none" w:sz="0" w:space="0" w:color="auto" w:frame="1"/>
          <w:shd w:val="clear" w:color="auto" w:fill="EFF0F1"/>
        </w:rPr>
        <w:t>Object</w:t>
      </w:r>
      <w:r w:rsidRPr="00F866BF">
        <w:rPr>
          <w:rFonts w:eastAsia="SimSun" w:cs="Consolas"/>
          <w:color w:val="303336"/>
          <w:kern w:val="0"/>
          <w:szCs w:val="21"/>
          <w:bdr w:val="none" w:sz="0" w:space="0" w:color="auto" w:frame="1"/>
          <w:shd w:val="clear" w:color="auto" w:fill="EFF0F1"/>
        </w:rPr>
        <w:t xml:space="preserve"> o ) </w:t>
      </w:r>
      <w:r w:rsidRPr="00F866BF">
        <w:rPr>
          <w:rFonts w:eastAsia="SimSun" w:cs="Consolas"/>
          <w:color w:val="101094"/>
          <w:kern w:val="0"/>
          <w:szCs w:val="21"/>
          <w:bdr w:val="none" w:sz="0" w:space="0" w:color="auto" w:frame="1"/>
          <w:shd w:val="clear" w:color="auto" w:fill="EFF0F1"/>
        </w:rPr>
        <w:t>throws</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JAXBException</w:t>
      </w:r>
      <w:r w:rsidRPr="00F866BF">
        <w:rPr>
          <w:rFonts w:eastAsia="SimSun" w:cs="Consolas"/>
          <w:color w:val="303336"/>
          <w:kern w:val="0"/>
          <w:szCs w:val="21"/>
          <w:bdr w:val="none" w:sz="0" w:space="0" w:color="auto" w:frame="1"/>
          <w:shd w:val="clear" w:color="auto" w:fill="EFF0F1"/>
        </w:rPr>
        <w:t xml:space="preserve">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StringWriter</w:t>
      </w:r>
      <w:r w:rsidRPr="00F866BF">
        <w:rPr>
          <w:rFonts w:eastAsia="SimSun" w:cs="Consolas"/>
          <w:color w:val="303336"/>
          <w:kern w:val="0"/>
          <w:szCs w:val="21"/>
          <w:bdr w:val="none" w:sz="0" w:space="0" w:color="auto" w:frame="1"/>
          <w:shd w:val="clear" w:color="auto" w:fill="EFF0F1"/>
        </w:rPr>
        <w:t xml:space="preserve"> writer = </w:t>
      </w:r>
      <w:r w:rsidRPr="00F866BF">
        <w:rPr>
          <w:rFonts w:eastAsia="SimSun" w:cs="Consolas"/>
          <w:color w:val="101094"/>
          <w:kern w:val="0"/>
          <w:szCs w:val="21"/>
          <w:bdr w:val="none" w:sz="0" w:space="0" w:color="auto" w:frame="1"/>
          <w:shd w:val="clear" w:color="auto" w:fill="EFF0F1"/>
        </w:rPr>
        <w:t>new</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StringWriter</w:t>
      </w:r>
      <w:r w:rsidRPr="00F866BF">
        <w:rPr>
          <w:rFonts w:eastAsia="SimSun" w:cs="Consolas"/>
          <w:color w:val="303336"/>
          <w:kern w:val="0"/>
          <w:szCs w:val="21"/>
          <w:bdr w:val="none" w:sz="0" w:space="0" w:color="auto" w:frame="1"/>
          <w:shd w:val="clear" w:color="auto" w:fill="EFF0F1"/>
        </w:rPr>
        <w:t>();</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JAXBContext</w:t>
      </w:r>
      <w:r w:rsidRPr="00F866BF">
        <w:rPr>
          <w:rFonts w:eastAsia="SimSun" w:cs="Consolas"/>
          <w:color w:val="303336"/>
          <w:kern w:val="0"/>
          <w:szCs w:val="21"/>
          <w:bdr w:val="none" w:sz="0" w:space="0" w:color="auto" w:frame="1"/>
          <w:shd w:val="clear" w:color="auto" w:fill="EFF0F1"/>
        </w:rPr>
        <w:t xml:space="preserve"> context = </w:t>
      </w:r>
      <w:r w:rsidRPr="00F866BF">
        <w:rPr>
          <w:rFonts w:eastAsia="SimSun" w:cs="Consolas"/>
          <w:color w:val="2B91AF"/>
          <w:kern w:val="0"/>
          <w:szCs w:val="21"/>
          <w:bdr w:val="none" w:sz="0" w:space="0" w:color="auto" w:frame="1"/>
          <w:shd w:val="clear" w:color="auto" w:fill="EFF0F1"/>
        </w:rPr>
        <w:t>JSONJAXBContext</w:t>
      </w:r>
      <w:r w:rsidRPr="00F866BF">
        <w:rPr>
          <w:rFonts w:eastAsia="SimSun" w:cs="Consolas"/>
          <w:color w:val="303336"/>
          <w:kern w:val="0"/>
          <w:szCs w:val="21"/>
          <w:bdr w:val="none" w:sz="0" w:space="0" w:color="auto" w:frame="1"/>
          <w:shd w:val="clear" w:color="auto" w:fill="EFF0F1"/>
        </w:rPr>
        <w:t>.newInstance( o.getClass()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Marshaller</w:t>
      </w:r>
      <w:r w:rsidRPr="00F866BF">
        <w:rPr>
          <w:rFonts w:eastAsia="SimSun" w:cs="Consolas"/>
          <w:color w:val="303336"/>
          <w:kern w:val="0"/>
          <w:szCs w:val="21"/>
          <w:bdr w:val="none" w:sz="0" w:space="0" w:color="auto" w:frame="1"/>
          <w:shd w:val="clear" w:color="auto" w:fill="EFF0F1"/>
        </w:rPr>
        <w:t xml:space="preserve"> m = context.createMarshaller();</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JSONMarshaller</w:t>
      </w:r>
      <w:r w:rsidRPr="00F866BF">
        <w:rPr>
          <w:rFonts w:eastAsia="SimSun" w:cs="Consolas"/>
          <w:color w:val="303336"/>
          <w:kern w:val="0"/>
          <w:szCs w:val="21"/>
          <w:bdr w:val="none" w:sz="0" w:space="0" w:color="auto" w:frame="1"/>
          <w:shd w:val="clear" w:color="auto" w:fill="EFF0F1"/>
        </w:rPr>
        <w:t xml:space="preserve"> marshaller = </w:t>
      </w:r>
      <w:r w:rsidRPr="00F866BF">
        <w:rPr>
          <w:rFonts w:eastAsia="SimSun" w:cs="Consolas"/>
          <w:color w:val="2B91AF"/>
          <w:kern w:val="0"/>
          <w:szCs w:val="21"/>
          <w:bdr w:val="none" w:sz="0" w:space="0" w:color="auto" w:frame="1"/>
          <w:shd w:val="clear" w:color="auto" w:fill="EFF0F1"/>
        </w:rPr>
        <w:t>JSONJAXBContext</w:t>
      </w:r>
      <w:r w:rsidRPr="00F866BF">
        <w:rPr>
          <w:rFonts w:eastAsia="SimSun" w:cs="Consolas"/>
          <w:color w:val="303336"/>
          <w:kern w:val="0"/>
          <w:szCs w:val="21"/>
          <w:bdr w:val="none" w:sz="0" w:space="0" w:color="auto" w:frame="1"/>
          <w:shd w:val="clear" w:color="auto" w:fill="EFF0F1"/>
        </w:rPr>
        <w:t>.getJSONMarshaller( m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marshaller.setProperty( </w:t>
      </w:r>
      <w:r w:rsidRPr="00F866BF">
        <w:rPr>
          <w:rFonts w:eastAsia="SimSun" w:cs="Consolas"/>
          <w:color w:val="2B91AF"/>
          <w:kern w:val="0"/>
          <w:szCs w:val="21"/>
          <w:bdr w:val="none" w:sz="0" w:space="0" w:color="auto" w:frame="1"/>
          <w:shd w:val="clear" w:color="auto" w:fill="EFF0F1"/>
        </w:rPr>
        <w:t>Marshaller</w:t>
      </w:r>
      <w:r w:rsidRPr="00F866BF">
        <w:rPr>
          <w:rFonts w:eastAsia="SimSun" w:cs="Consolas"/>
          <w:color w:val="303336"/>
          <w:kern w:val="0"/>
          <w:szCs w:val="21"/>
          <w:bdr w:val="none" w:sz="0" w:space="0" w:color="auto" w:frame="1"/>
          <w:shd w:val="clear" w:color="auto" w:fill="EFF0F1"/>
        </w:rPr>
        <w:t xml:space="preserve">.JAXB_FORMATTED_OUTPUT, </w:t>
      </w:r>
      <w:r w:rsidRPr="00F866BF">
        <w:rPr>
          <w:rFonts w:eastAsia="SimSun" w:cs="Consolas"/>
          <w:color w:val="101094"/>
          <w:kern w:val="0"/>
          <w:szCs w:val="21"/>
          <w:bdr w:val="none" w:sz="0" w:space="0" w:color="auto" w:frame="1"/>
          <w:shd w:val="clear" w:color="auto" w:fill="EFF0F1"/>
        </w:rPr>
        <w:t>true</w:t>
      </w:r>
      <w:r w:rsidRPr="00F866BF">
        <w:rPr>
          <w:rFonts w:eastAsia="SimSun" w:cs="Consolas"/>
          <w:color w:val="303336"/>
          <w:kern w:val="0"/>
          <w:szCs w:val="21"/>
          <w:bdr w:val="none" w:sz="0" w:space="0" w:color="auto" w:frame="1"/>
          <w:shd w:val="clear" w:color="auto" w:fill="EFF0F1"/>
        </w:rPr>
        <w:t xml:space="preserve">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marshaller.marshallToJSON( o, writer );</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101094"/>
          <w:kern w:val="0"/>
          <w:szCs w:val="21"/>
          <w:bdr w:val="none" w:sz="0" w:space="0" w:color="auto" w:frame="1"/>
          <w:shd w:val="clear" w:color="auto" w:fill="EFF0F1"/>
        </w:rPr>
        <w:t>return</w:t>
      </w:r>
      <w:r w:rsidRPr="00F866BF">
        <w:rPr>
          <w:rFonts w:eastAsia="SimSun" w:cs="Consolas"/>
          <w:color w:val="303336"/>
          <w:kern w:val="0"/>
          <w:szCs w:val="21"/>
          <w:bdr w:val="none" w:sz="0" w:space="0" w:color="auto" w:frame="1"/>
          <w:shd w:val="clear" w:color="auto" w:fill="EFF0F1"/>
        </w:rPr>
        <w:t xml:space="preserve"> writer.toString();</w:t>
      </w:r>
    </w:p>
    <w:p w:rsidR="0041431F" w:rsidRPr="00F866BF" w:rsidRDefault="0041431F" w:rsidP="0041431F">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93318"/>
          <w:kern w:val="0"/>
          <w:szCs w:val="21"/>
        </w:rPr>
      </w:pPr>
      <w:r w:rsidRPr="00F866BF">
        <w:rPr>
          <w:rFonts w:eastAsia="SimSun" w:cs="Consolas"/>
          <w:color w:val="303336"/>
          <w:kern w:val="0"/>
          <w:szCs w:val="21"/>
          <w:bdr w:val="none" w:sz="0" w:space="0" w:color="auto" w:frame="1"/>
          <w:shd w:val="clear" w:color="auto" w:fill="EFF0F1"/>
        </w:rPr>
        <w:t>}</w:t>
      </w:r>
    </w:p>
    <w:p w:rsidR="00B95D60" w:rsidRPr="00F866BF" w:rsidRDefault="00B95D60" w:rsidP="00F866BF">
      <w:pPr>
        <w:pStyle w:val="ListParagraph"/>
        <w:ind w:left="420" w:firstLineChars="9" w:firstLine="19"/>
        <w:rPr>
          <w:rFonts w:cs="Arial"/>
          <w:color w:val="000000"/>
          <w:szCs w:val="21"/>
        </w:rPr>
      </w:pPr>
    </w:p>
    <w:p w:rsidR="00E15C93" w:rsidRPr="00F866BF" w:rsidRDefault="00E15C93" w:rsidP="00E15C93">
      <w:pPr>
        <w:widowControl/>
        <w:shd w:val="clear" w:color="auto" w:fill="FFFFFF"/>
        <w:spacing w:after="240" w:line="293" w:lineRule="atLeast"/>
        <w:jc w:val="left"/>
        <w:rPr>
          <w:rFonts w:eastAsia="SimSun" w:cs="Arial"/>
          <w:color w:val="242729"/>
          <w:kern w:val="0"/>
          <w:szCs w:val="21"/>
        </w:rPr>
      </w:pPr>
      <w:r w:rsidRPr="00F866BF">
        <w:rPr>
          <w:rFonts w:eastAsia="SimSun" w:cs="Arial"/>
          <w:color w:val="242729"/>
          <w:kern w:val="0"/>
          <w:szCs w:val="21"/>
        </w:rPr>
        <w:t>In short - JSON is a way of serializing in such a way, that it becomes JavaScript code. When executed (with eval or otherwise), this code creates and returns a JavaScript object which contains the data you serialized. This is available because JavaScript allows the following syntax:</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101094"/>
          <w:kern w:val="0"/>
          <w:szCs w:val="21"/>
          <w:bdr w:val="none" w:sz="0" w:space="0" w:color="auto" w:frame="1"/>
          <w:shd w:val="clear" w:color="auto" w:fill="EFF0F1"/>
        </w:rPr>
        <w:lastRenderedPageBreak/>
        <w:t>var</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MyArray</w:t>
      </w:r>
      <w:r w:rsidRPr="00F866BF">
        <w:rPr>
          <w:rFonts w:eastAsia="SimSun" w:cs="Consolas"/>
          <w:color w:val="303336"/>
          <w:kern w:val="0"/>
          <w:szCs w:val="21"/>
          <w:bdr w:val="none" w:sz="0" w:space="0" w:color="auto" w:frame="1"/>
          <w:shd w:val="clear" w:color="auto" w:fill="EFF0F1"/>
        </w:rPr>
        <w:t xml:space="preserve"> = [ </w:t>
      </w:r>
      <w:r w:rsidRPr="00F866BF">
        <w:rPr>
          <w:rFonts w:eastAsia="SimSun" w:cs="Consolas"/>
          <w:color w:val="7D2727"/>
          <w:kern w:val="0"/>
          <w:szCs w:val="21"/>
          <w:bdr w:val="none" w:sz="0" w:space="0" w:color="auto" w:frame="1"/>
          <w:shd w:val="clear" w:color="auto" w:fill="EFF0F1"/>
        </w:rPr>
        <w:t>1</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2</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3</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4</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858C93"/>
          <w:kern w:val="0"/>
          <w:szCs w:val="21"/>
          <w:bdr w:val="none" w:sz="0" w:space="0" w:color="auto" w:frame="1"/>
          <w:shd w:val="clear" w:color="auto" w:fill="EFF0F1"/>
        </w:rPr>
        <w:t>// MyArray is now an array with 4 elements</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101094"/>
          <w:kern w:val="0"/>
          <w:szCs w:val="21"/>
          <w:bdr w:val="none" w:sz="0" w:space="0" w:color="auto" w:frame="1"/>
          <w:shd w:val="clear" w:color="auto" w:fill="EFF0F1"/>
        </w:rPr>
        <w:t>var</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2B91AF"/>
          <w:kern w:val="0"/>
          <w:szCs w:val="21"/>
          <w:bdr w:val="none" w:sz="0" w:space="0" w:color="auto" w:frame="1"/>
          <w:shd w:val="clear" w:color="auto" w:fill="EFF0F1"/>
        </w:rPr>
        <w:t>MyObject</w:t>
      </w:r>
      <w:r w:rsidRPr="00F866BF">
        <w:rPr>
          <w:rFonts w:eastAsia="SimSun" w:cs="Consolas"/>
          <w:color w:val="303336"/>
          <w:kern w:val="0"/>
          <w:szCs w:val="21"/>
          <w:bdr w:val="none" w:sz="0" w:space="0" w:color="auto" w:frame="1"/>
          <w:shd w:val="clear" w:color="auto" w:fill="EFF0F1"/>
        </w:rPr>
        <w:t xml:space="preserve"> = {</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'StringProperty'</w:t>
      </w:r>
      <w:r w:rsidRPr="00F866BF">
        <w:rPr>
          <w:rFonts w:eastAsia="SimSun" w:cs="Consolas"/>
          <w:color w:val="303336"/>
          <w:kern w:val="0"/>
          <w:szCs w:val="21"/>
          <w:bdr w:val="none" w:sz="0" w:space="0" w:color="auto" w:frame="1"/>
          <w:shd w:val="clear" w:color="auto" w:fill="EFF0F1"/>
        </w:rPr>
        <w:t xml:space="preserve"> : </w:t>
      </w:r>
      <w:r w:rsidRPr="00F866BF">
        <w:rPr>
          <w:rFonts w:eastAsia="SimSun" w:cs="Consolas"/>
          <w:color w:val="7D2727"/>
          <w:kern w:val="0"/>
          <w:szCs w:val="21"/>
          <w:bdr w:val="none" w:sz="0" w:space="0" w:color="auto" w:frame="1"/>
          <w:shd w:val="clear" w:color="auto" w:fill="EFF0F1"/>
        </w:rPr>
        <w:t>'Value'</w:t>
      </w:r>
      <w:r w:rsidRPr="00F866BF">
        <w:rPr>
          <w:rFonts w:eastAsia="SimSun" w:cs="Consolas"/>
          <w:color w:val="303336"/>
          <w:kern w:val="0"/>
          <w:szCs w:val="21"/>
          <w:bdr w:val="none" w:sz="0" w:space="0" w:color="auto" w:frame="1"/>
          <w:shd w:val="clear" w:color="auto" w:fill="EFF0F1"/>
        </w:rPr>
        <w:t>,</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'IntProperty'</w:t>
      </w:r>
      <w:r w:rsidRPr="00F866BF">
        <w:rPr>
          <w:rFonts w:eastAsia="SimSun" w:cs="Consolas"/>
          <w:color w:val="303336"/>
          <w:kern w:val="0"/>
          <w:szCs w:val="21"/>
          <w:bdr w:val="none" w:sz="0" w:space="0" w:color="auto" w:frame="1"/>
          <w:shd w:val="clear" w:color="auto" w:fill="EFF0F1"/>
        </w:rPr>
        <w:t xml:space="preserve"> : </w:t>
      </w:r>
      <w:r w:rsidRPr="00F866BF">
        <w:rPr>
          <w:rFonts w:eastAsia="SimSun" w:cs="Consolas"/>
          <w:color w:val="7D2727"/>
          <w:kern w:val="0"/>
          <w:szCs w:val="21"/>
          <w:bdr w:val="none" w:sz="0" w:space="0" w:color="auto" w:frame="1"/>
          <w:shd w:val="clear" w:color="auto" w:fill="EFF0F1"/>
        </w:rPr>
        <w:t>12</w:t>
      </w:r>
      <w:r w:rsidRPr="00F866BF">
        <w:rPr>
          <w:rFonts w:eastAsia="SimSun" w:cs="Consolas"/>
          <w:color w:val="303336"/>
          <w:kern w:val="0"/>
          <w:szCs w:val="21"/>
          <w:bdr w:val="none" w:sz="0" w:space="0" w:color="auto" w:frame="1"/>
          <w:shd w:val="clear" w:color="auto" w:fill="EFF0F1"/>
        </w:rPr>
        <w:t>,</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'ArrayProperty'</w:t>
      </w:r>
      <w:r w:rsidRPr="00F866BF">
        <w:rPr>
          <w:rFonts w:eastAsia="SimSun" w:cs="Consolas"/>
          <w:color w:val="303336"/>
          <w:kern w:val="0"/>
          <w:szCs w:val="21"/>
          <w:bdr w:val="none" w:sz="0" w:space="0" w:color="auto" w:frame="1"/>
          <w:shd w:val="clear" w:color="auto" w:fill="EFF0F1"/>
        </w:rPr>
        <w:t xml:space="preserve"> : [ </w:t>
      </w:r>
      <w:r w:rsidRPr="00F866BF">
        <w:rPr>
          <w:rFonts w:eastAsia="SimSun" w:cs="Consolas"/>
          <w:color w:val="7D2727"/>
          <w:kern w:val="0"/>
          <w:szCs w:val="21"/>
          <w:bdr w:val="none" w:sz="0" w:space="0" w:color="auto" w:frame="1"/>
          <w:shd w:val="clear" w:color="auto" w:fill="EFF0F1"/>
        </w:rPr>
        <w:t>1</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2</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3</w:t>
      </w:r>
      <w:r w:rsidRPr="00F866BF">
        <w:rPr>
          <w:rFonts w:eastAsia="SimSun" w:cs="Consolas"/>
          <w:color w:val="303336"/>
          <w:kern w:val="0"/>
          <w:szCs w:val="21"/>
          <w:bdr w:val="none" w:sz="0" w:space="0" w:color="auto" w:frame="1"/>
          <w:shd w:val="clear" w:color="auto" w:fill="EFF0F1"/>
        </w:rPr>
        <w:t>],</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03336"/>
          <w:kern w:val="0"/>
          <w:szCs w:val="21"/>
          <w:bdr w:val="none" w:sz="0" w:space="0" w:color="auto" w:frame="1"/>
          <w:shd w:val="clear" w:color="auto" w:fill="EFF0F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'ObjectProperty'</w:t>
      </w:r>
      <w:r w:rsidRPr="00F866BF">
        <w:rPr>
          <w:rFonts w:eastAsia="SimSun" w:cs="Consolas"/>
          <w:color w:val="303336"/>
          <w:kern w:val="0"/>
          <w:szCs w:val="21"/>
          <w:bdr w:val="none" w:sz="0" w:space="0" w:color="auto" w:frame="1"/>
          <w:shd w:val="clear" w:color="auto" w:fill="EFF0F1"/>
        </w:rPr>
        <w:t xml:space="preserve"> : { </w:t>
      </w:r>
      <w:r w:rsidRPr="00F866BF">
        <w:rPr>
          <w:rFonts w:eastAsia="SimSun" w:cs="Consolas"/>
          <w:color w:val="7D2727"/>
          <w:kern w:val="0"/>
          <w:szCs w:val="21"/>
          <w:bdr w:val="none" w:sz="0" w:space="0" w:color="auto" w:frame="1"/>
          <w:shd w:val="clear" w:color="auto" w:fill="EFF0F1"/>
        </w:rPr>
        <w:t>'SubObjectProperty'</w:t>
      </w: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7D2727"/>
          <w:kern w:val="0"/>
          <w:szCs w:val="21"/>
          <w:bdr w:val="none" w:sz="0" w:space="0" w:color="auto" w:frame="1"/>
          <w:shd w:val="clear" w:color="auto" w:fill="EFF0F1"/>
        </w:rPr>
        <w:t>'SomeValue'</w:t>
      </w:r>
      <w:r w:rsidRPr="00F866BF">
        <w:rPr>
          <w:rFonts w:eastAsia="SimSun" w:cs="Consolas"/>
          <w:color w:val="303336"/>
          <w:kern w:val="0"/>
          <w:szCs w:val="21"/>
          <w:bdr w:val="none" w:sz="0" w:space="0" w:color="auto" w:frame="1"/>
          <w:shd w:val="clear" w:color="auto" w:fill="EFF0F1"/>
        </w:rPr>
        <w:t xml:space="preserve"> }</w:t>
      </w:r>
    </w:p>
    <w:p w:rsidR="00E15C93" w:rsidRPr="00F866BF" w:rsidRDefault="00E15C93" w:rsidP="00E15C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SimSun" w:cs="Consolas"/>
          <w:color w:val="393318"/>
          <w:kern w:val="0"/>
          <w:szCs w:val="21"/>
        </w:rPr>
      </w:pPr>
      <w:r w:rsidRPr="00F866BF">
        <w:rPr>
          <w:rFonts w:eastAsia="SimSun" w:cs="Consolas"/>
          <w:color w:val="303336"/>
          <w:kern w:val="0"/>
          <w:szCs w:val="21"/>
          <w:bdr w:val="none" w:sz="0" w:space="0" w:color="auto" w:frame="1"/>
          <w:shd w:val="clear" w:color="auto" w:fill="EFF0F1"/>
        </w:rPr>
        <w:t xml:space="preserve">}; </w:t>
      </w:r>
      <w:r w:rsidRPr="00F866BF">
        <w:rPr>
          <w:rFonts w:eastAsia="SimSun" w:cs="Consolas"/>
          <w:color w:val="858C93"/>
          <w:kern w:val="0"/>
          <w:szCs w:val="21"/>
          <w:bdr w:val="none" w:sz="0" w:space="0" w:color="auto" w:frame="1"/>
          <w:shd w:val="clear" w:color="auto" w:fill="EFF0F1"/>
        </w:rPr>
        <w:t>// MyObject is now an object with property values set.</w:t>
      </w:r>
    </w:p>
    <w:p w:rsidR="00E15C93" w:rsidRPr="00F866BF" w:rsidRDefault="00E15C93" w:rsidP="00E15C93">
      <w:pPr>
        <w:widowControl/>
        <w:shd w:val="clear" w:color="auto" w:fill="FFFFFF"/>
        <w:spacing w:after="240" w:line="293" w:lineRule="atLeast"/>
        <w:jc w:val="left"/>
        <w:rPr>
          <w:rFonts w:eastAsia="SimSun" w:cs="Arial"/>
          <w:color w:val="242729"/>
          <w:kern w:val="0"/>
          <w:szCs w:val="21"/>
        </w:rPr>
      </w:pPr>
      <w:r w:rsidRPr="00F866BF">
        <w:rPr>
          <w:rFonts w:eastAsia="SimSun" w:cs="Arial"/>
          <w:color w:val="242729"/>
          <w:kern w:val="0"/>
          <w:szCs w:val="21"/>
        </w:rPr>
        <w:t>You can use this for several purposes. For one, it's a comfortable way to pass data from your server backend to your JavaScript code. Thus, this is often used in AJAX.</w:t>
      </w:r>
    </w:p>
    <w:p w:rsidR="00835579" w:rsidRPr="00F866BF" w:rsidRDefault="00E15C93" w:rsidP="00F866BF">
      <w:pPr>
        <w:widowControl/>
        <w:shd w:val="clear" w:color="auto" w:fill="FFFFFF"/>
        <w:spacing w:after="240" w:line="293" w:lineRule="atLeast"/>
        <w:jc w:val="left"/>
        <w:rPr>
          <w:rFonts w:eastAsia="SimSun" w:cs="Arial"/>
          <w:color w:val="242729"/>
          <w:kern w:val="0"/>
          <w:szCs w:val="21"/>
        </w:rPr>
      </w:pPr>
      <w:r w:rsidRPr="00F866BF">
        <w:rPr>
          <w:rFonts w:eastAsia="SimSun" w:cs="Arial"/>
          <w:color w:val="242729"/>
          <w:kern w:val="0"/>
          <w:szCs w:val="21"/>
        </w:rPr>
        <w:t>You can also use it as a standalone serialization mechanism, which is simpler and takes up less space than XML. Many libraries exists that allow you to serialize and deserialize objects in JSON for various programming languages</w:t>
      </w:r>
    </w:p>
    <w:p w:rsidR="006118ED" w:rsidRPr="003D7836" w:rsidRDefault="00F35E6B" w:rsidP="003D7836">
      <w:pPr>
        <w:pStyle w:val="Heading1"/>
        <w:shd w:val="clear" w:color="auto" w:fill="FFFFFF"/>
        <w:spacing w:line="375" w:lineRule="atLeast"/>
        <w:rPr>
          <w:rFonts w:asciiTheme="minorHAnsi" w:hAnsiTheme="minorHAnsi" w:cs="Arial"/>
          <w:color w:val="FF0000"/>
          <w:sz w:val="24"/>
          <w:szCs w:val="24"/>
        </w:rPr>
      </w:pPr>
      <w:r w:rsidRPr="003D7836">
        <w:rPr>
          <w:rFonts w:asciiTheme="minorHAnsi" w:hAnsiTheme="minorHAnsi" w:cs="Arial" w:hint="eastAsia"/>
          <w:color w:val="FF0000"/>
          <w:sz w:val="24"/>
          <w:szCs w:val="24"/>
        </w:rPr>
        <w:t>Java generic interview questions</w:t>
      </w:r>
    </w:p>
    <w:p w:rsidR="003D48BC" w:rsidRDefault="00BA47EA" w:rsidP="003D7836">
      <w:pPr>
        <w:pStyle w:val="Heading1"/>
        <w:shd w:val="clear" w:color="auto" w:fill="FFFFFF"/>
        <w:spacing w:line="375" w:lineRule="atLeast"/>
        <w:rPr>
          <w:rFonts w:asciiTheme="minorHAnsi" w:hAnsiTheme="minorHAnsi" w:cs="Arial"/>
          <w:b w:val="0"/>
          <w:color w:val="000000"/>
          <w:sz w:val="21"/>
          <w:szCs w:val="21"/>
        </w:rPr>
      </w:pPr>
      <w:hyperlink r:id="rId185" w:history="1">
        <w:r w:rsidR="003D48BC" w:rsidRPr="006A0F6F">
          <w:rPr>
            <w:rStyle w:val="Hyperlink"/>
            <w:rFonts w:asciiTheme="minorHAnsi" w:hAnsiTheme="minorHAnsi" w:cs="Arial"/>
            <w:b w:val="0"/>
            <w:sz w:val="21"/>
            <w:szCs w:val="21"/>
          </w:rPr>
          <w:t>http://javarevisited.blogspot.com/2012/06/10-interview-questions-on-java-generics.html</w:t>
        </w:r>
      </w:hyperlink>
      <w:r w:rsidR="003D48BC">
        <w:rPr>
          <w:rFonts w:asciiTheme="minorHAnsi" w:hAnsiTheme="minorHAnsi" w:cs="Arial" w:hint="eastAsia"/>
          <w:b w:val="0"/>
          <w:color w:val="000000"/>
          <w:sz w:val="21"/>
          <w:szCs w:val="21"/>
        </w:rPr>
        <w:t xml:space="preserve">  </w:t>
      </w:r>
    </w:p>
    <w:p w:rsidR="007B40FD" w:rsidRPr="003D7836" w:rsidRDefault="007B40FD"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yellow"/>
        </w:rPr>
        <w:t>(1) What is Generics in Java ? What are advantages of using Generics?</w:t>
      </w:r>
    </w:p>
    <w:p w:rsidR="007B40FD" w:rsidRPr="003D7836" w:rsidRDefault="007B40FD"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 xml:space="preserve">This is one of the first interview questions asked on generics in any Java interview, mostly at beginners and intermediate level. Those who are coming from prior to Java 5 background knows that how inconvenient it was to store object in Collection and then cast it back to correct Type before using it. </w:t>
      </w:r>
      <w:r w:rsidRPr="003D7836">
        <w:rPr>
          <w:rFonts w:asciiTheme="minorHAnsi" w:hAnsiTheme="minorHAnsi" w:cs="Arial"/>
          <w:b w:val="0"/>
          <w:color w:val="000000"/>
          <w:sz w:val="21"/>
          <w:szCs w:val="21"/>
          <w:highlight w:val="green"/>
        </w:rPr>
        <w:t>Generics prevents from those. it provides compile time type-safety and ensures that you only insert correct Type in collection and avoids ClassCastException in runtime.</w:t>
      </w:r>
    </w:p>
    <w:p w:rsidR="00987F98" w:rsidRPr="003D7836" w:rsidRDefault="007B40FD"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yellow"/>
        </w:rPr>
        <w:t xml:space="preserve">(2) </w:t>
      </w:r>
      <w:r w:rsidR="00987F98" w:rsidRPr="003D7836">
        <w:rPr>
          <w:rFonts w:asciiTheme="minorHAnsi" w:hAnsiTheme="minorHAnsi" w:cs="Arial"/>
          <w:b w:val="0"/>
          <w:color w:val="000000"/>
          <w:sz w:val="21"/>
          <w:szCs w:val="21"/>
          <w:highlight w:val="yellow"/>
        </w:rPr>
        <w:t>How Generics works in Java ? What is type erasure ?</w:t>
      </w:r>
    </w:p>
    <w:p w:rsidR="00F35E6B" w:rsidRPr="003D7836" w:rsidRDefault="00987F98"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 xml:space="preserve">This is one of better interview question in Generics. </w:t>
      </w:r>
      <w:r w:rsidRPr="003D7836">
        <w:rPr>
          <w:rFonts w:asciiTheme="minorHAnsi" w:hAnsiTheme="minorHAnsi" w:cs="Arial"/>
          <w:b w:val="0"/>
          <w:color w:val="000000"/>
          <w:sz w:val="21"/>
          <w:szCs w:val="21"/>
          <w:highlight w:val="green"/>
        </w:rPr>
        <w:t>Generics is implemented using Type erasure, compiler erases all type related information during compile time and no type related information is available during runtime</w:t>
      </w:r>
      <w:r w:rsidRPr="003D7836">
        <w:rPr>
          <w:rFonts w:asciiTheme="minorHAnsi" w:hAnsiTheme="minorHAnsi" w:cs="Arial"/>
          <w:b w:val="0"/>
          <w:color w:val="000000"/>
          <w:sz w:val="21"/>
          <w:szCs w:val="21"/>
        </w:rPr>
        <w:t>. For example List&lt;String&gt; is represented by only List at runtime. This was done to ensure binary compatibility with the libraries which w</w:t>
      </w:r>
      <w:r w:rsidR="00927575" w:rsidRPr="003D7836">
        <w:rPr>
          <w:rFonts w:asciiTheme="minorHAnsi" w:hAnsiTheme="minorHAnsi" w:cs="Arial"/>
          <w:b w:val="0"/>
          <w:color w:val="000000"/>
          <w:sz w:val="21"/>
          <w:szCs w:val="21"/>
        </w:rPr>
        <w:t>ere developed prior to Java 5. Y</w:t>
      </w:r>
      <w:r w:rsidRPr="003D7836">
        <w:rPr>
          <w:rFonts w:asciiTheme="minorHAnsi" w:hAnsiTheme="minorHAnsi" w:cs="Arial"/>
          <w:b w:val="0"/>
          <w:color w:val="000000"/>
          <w:sz w:val="21"/>
          <w:szCs w:val="21"/>
        </w:rPr>
        <w:t xml:space="preserve">ou don't have access to Type argument at runtime and </w:t>
      </w:r>
      <w:r w:rsidRPr="003D7836">
        <w:rPr>
          <w:rFonts w:asciiTheme="minorHAnsi" w:hAnsiTheme="minorHAnsi" w:cs="Arial"/>
          <w:b w:val="0"/>
          <w:color w:val="000000"/>
          <w:sz w:val="21"/>
          <w:szCs w:val="21"/>
          <w:highlight w:val="magenta"/>
        </w:rPr>
        <w:t>Generic type</w:t>
      </w:r>
      <w:r w:rsidRPr="003D7836">
        <w:rPr>
          <w:rFonts w:asciiTheme="minorHAnsi" w:hAnsiTheme="minorHAnsi" w:cs="Arial"/>
          <w:b w:val="0"/>
          <w:color w:val="000000"/>
          <w:sz w:val="21"/>
          <w:szCs w:val="21"/>
          <w:highlight w:val="green"/>
        </w:rPr>
        <w:t xml:space="preserve"> is translated to </w:t>
      </w:r>
      <w:r w:rsidRPr="003D7836">
        <w:rPr>
          <w:rFonts w:asciiTheme="minorHAnsi" w:hAnsiTheme="minorHAnsi" w:cs="Arial"/>
          <w:b w:val="0"/>
          <w:color w:val="000000"/>
          <w:sz w:val="21"/>
          <w:szCs w:val="21"/>
          <w:highlight w:val="magenta"/>
        </w:rPr>
        <w:t>Raw type</w:t>
      </w:r>
      <w:r w:rsidRPr="003D7836">
        <w:rPr>
          <w:rFonts w:asciiTheme="minorHAnsi" w:hAnsiTheme="minorHAnsi" w:cs="Arial"/>
          <w:b w:val="0"/>
          <w:color w:val="000000"/>
          <w:sz w:val="21"/>
          <w:szCs w:val="21"/>
          <w:highlight w:val="green"/>
        </w:rPr>
        <w:t xml:space="preserve"> by compiler during runtime</w:t>
      </w:r>
      <w:r w:rsidR="00024FE8" w:rsidRPr="003D7836">
        <w:rPr>
          <w:rFonts w:asciiTheme="minorHAnsi" w:hAnsiTheme="minorHAnsi" w:cs="Arial"/>
          <w:b w:val="0"/>
          <w:color w:val="000000"/>
          <w:sz w:val="21"/>
          <w:szCs w:val="21"/>
        </w:rPr>
        <w:t>.</w:t>
      </w:r>
    </w:p>
    <w:p w:rsidR="00FC49FE" w:rsidRPr="003D7836" w:rsidRDefault="003D48BC"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yellow"/>
        </w:rPr>
        <w:t xml:space="preserve">(3) </w:t>
      </w:r>
      <w:r w:rsidR="00FC49FE" w:rsidRPr="003D7836">
        <w:rPr>
          <w:rFonts w:asciiTheme="minorHAnsi" w:hAnsiTheme="minorHAnsi" w:cs="Arial"/>
          <w:b w:val="0"/>
          <w:color w:val="000000"/>
          <w:sz w:val="21"/>
          <w:szCs w:val="21"/>
          <w:highlight w:val="yellow"/>
        </w:rPr>
        <w:t>What is Bounded and Unbounded wildcards in Generics ?</w:t>
      </w:r>
    </w:p>
    <w:p w:rsidR="00FC49FE" w:rsidRPr="003D7836" w:rsidRDefault="007D2374"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T</w:t>
      </w:r>
      <w:r w:rsidR="00FC49FE" w:rsidRPr="003D7836">
        <w:rPr>
          <w:rFonts w:asciiTheme="minorHAnsi" w:hAnsiTheme="minorHAnsi" w:cs="Arial"/>
          <w:b w:val="0"/>
          <w:color w:val="000000"/>
          <w:sz w:val="21"/>
          <w:szCs w:val="21"/>
        </w:rPr>
        <w:t xml:space="preserve">here are two kinds of Bounded wildcards &lt;? extends T&gt; which impose an upper bound by ensuring that type must be sub class of T and &lt;? super T&gt; where its imposing lower bound by ensuring Type must be super class of T. This Generic Type must be instantiated with Type within </w:t>
      </w:r>
      <w:r w:rsidR="00FC49FE" w:rsidRPr="003D7836">
        <w:rPr>
          <w:rFonts w:asciiTheme="minorHAnsi" w:hAnsiTheme="minorHAnsi" w:cs="Arial"/>
          <w:b w:val="0"/>
          <w:color w:val="000000"/>
          <w:sz w:val="21"/>
          <w:szCs w:val="21"/>
        </w:rPr>
        <w:lastRenderedPageBreak/>
        <w:t>bound otherwise it will result in compilation error. On the other hand &lt;?&gt; represent and unbounded type because &lt;?&gt; can be replace with any Type</w:t>
      </w:r>
    </w:p>
    <w:p w:rsidR="005C5E64" w:rsidRPr="003D7836" w:rsidRDefault="00F84F01"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yellow"/>
        </w:rPr>
        <w:t xml:space="preserve">(4) </w:t>
      </w:r>
      <w:r w:rsidR="005C5E64" w:rsidRPr="003D7836">
        <w:rPr>
          <w:rFonts w:asciiTheme="minorHAnsi" w:hAnsiTheme="minorHAnsi" w:cs="Arial"/>
          <w:b w:val="0"/>
          <w:color w:val="000000"/>
          <w:sz w:val="21"/>
          <w:szCs w:val="21"/>
          <w:highlight w:val="yellow"/>
        </w:rPr>
        <w:t>Can you pass List&lt;String&gt; to a method which accepts List&lt;Object&gt; ?</w:t>
      </w:r>
    </w:p>
    <w:p w:rsidR="005C5E64" w:rsidRPr="003D7836" w:rsidRDefault="005C5E64"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 xml:space="preserve">This generic interview question in Java may look confusing to any one who is not very familiar with Generics as in fist glance it looks like String is object so List&lt;String&gt; can be used where List&lt;Object&gt; is required but this is not true. It will result in compilation error. </w:t>
      </w:r>
      <w:r w:rsidRPr="003D7836">
        <w:rPr>
          <w:rFonts w:asciiTheme="minorHAnsi" w:hAnsiTheme="minorHAnsi" w:cs="Arial"/>
          <w:b w:val="0"/>
          <w:color w:val="000000"/>
          <w:sz w:val="21"/>
          <w:szCs w:val="21"/>
          <w:highlight w:val="cyan"/>
        </w:rPr>
        <w:t>It does make sense if you go one step further because List&lt;Object&gt; can store any any thing including String, Integer etc but List&lt;String&gt; can only store Strings.</w:t>
      </w:r>
    </w:p>
    <w:p w:rsidR="00403D53" w:rsidRPr="003D7836" w:rsidRDefault="00403D53"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yellow"/>
        </w:rPr>
        <w:t>(5) Can we use Generics with Array?</w:t>
      </w:r>
    </w:p>
    <w:p w:rsidR="00403D53" w:rsidRPr="003D7836" w:rsidRDefault="00403D53"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This was probably most simple generics interview question in Java, if you know the fact that Array doesn't support Generics and that's why Joshua Bloch suggested in Effective Java to prefer List over Array because List can provide compile time type-safety over Array.</w:t>
      </w:r>
      <w:r w:rsidR="0034457D" w:rsidRPr="003D7836">
        <w:rPr>
          <w:rFonts w:asciiTheme="minorHAnsi" w:hAnsiTheme="minorHAnsi" w:cs="Arial"/>
          <w:b w:val="0"/>
          <w:color w:val="000000"/>
          <w:sz w:val="21"/>
          <w:szCs w:val="21"/>
        </w:rPr>
        <w:t xml:space="preserve"> </w:t>
      </w:r>
      <w:hyperlink r:id="rId186" w:history="1">
        <w:r w:rsidR="0034457D" w:rsidRPr="003D7836">
          <w:rPr>
            <w:rStyle w:val="Hyperlink"/>
            <w:rFonts w:asciiTheme="minorHAnsi" w:hAnsiTheme="minorHAnsi" w:cs="Arial"/>
            <w:b w:val="0"/>
            <w:sz w:val="21"/>
            <w:szCs w:val="21"/>
          </w:rPr>
          <w:t>http://stackoverflow.com/questions/2992786/why-doesnt-java-allow-for-the-creation-of-generic-arrays</w:t>
        </w:r>
      </w:hyperlink>
      <w:r w:rsidR="0034457D" w:rsidRPr="003D7836">
        <w:rPr>
          <w:rFonts w:asciiTheme="minorHAnsi" w:hAnsiTheme="minorHAnsi" w:cs="Arial"/>
          <w:b w:val="0"/>
          <w:color w:val="000000"/>
          <w:sz w:val="21"/>
          <w:szCs w:val="21"/>
        </w:rPr>
        <w:t xml:space="preserve"> </w:t>
      </w:r>
    </w:p>
    <w:p w:rsidR="0092324E" w:rsidRPr="003D7836" w:rsidRDefault="0092324E"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green"/>
        </w:rPr>
        <w:t xml:space="preserve">Arrays are reified - they </w:t>
      </w:r>
      <w:r w:rsidRPr="003D7836">
        <w:rPr>
          <w:rFonts w:asciiTheme="minorHAnsi" w:hAnsiTheme="minorHAnsi" w:cs="Arial"/>
          <w:b w:val="0"/>
          <w:color w:val="000000"/>
          <w:sz w:val="21"/>
          <w:szCs w:val="21"/>
          <w:highlight w:val="magenta"/>
        </w:rPr>
        <w:t>retain type information at runtime.</w:t>
      </w:r>
    </w:p>
    <w:p w:rsidR="0092324E" w:rsidRPr="003D7836" w:rsidRDefault="0092324E"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green"/>
        </w:rPr>
        <w:t>Generics are a compile-time construct -</w:t>
      </w:r>
      <w:r w:rsidRPr="003D7836">
        <w:rPr>
          <w:rFonts w:asciiTheme="minorHAnsi" w:hAnsiTheme="minorHAnsi" w:cs="Arial"/>
          <w:b w:val="0"/>
          <w:color w:val="000000"/>
          <w:sz w:val="21"/>
          <w:szCs w:val="21"/>
          <w:highlight w:val="magenta"/>
        </w:rPr>
        <w:t xml:space="preserve"> the type information is lost at runtime</w:t>
      </w:r>
      <w:r w:rsidRPr="003D7836">
        <w:rPr>
          <w:rFonts w:asciiTheme="minorHAnsi" w:hAnsiTheme="minorHAnsi" w:cs="Arial"/>
          <w:b w:val="0"/>
          <w:color w:val="000000"/>
          <w:sz w:val="21"/>
          <w:szCs w:val="21"/>
        </w:rPr>
        <w:t>. This was a deliberate decision to allow backward compatibility with pre-generics Java bytecode. The consequence is that you cannot create an array of generic type, because by the time the VM wants to create the array, it won't know what type to use.</w:t>
      </w:r>
    </w:p>
    <w:p w:rsidR="00403D53" w:rsidRPr="003D7836" w:rsidRDefault="000473D4"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highlight w:val="yellow"/>
        </w:rPr>
        <w:t>(6) Difference between List&lt;Object&gt; and List raw type ?</w:t>
      </w:r>
    </w:p>
    <w:p w:rsidR="00812810" w:rsidRPr="003D7836" w:rsidRDefault="00812810"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 xml:space="preserve">a.Main difference between raw type and parametrized type List&lt;Object&gt; is that, </w:t>
      </w:r>
      <w:r w:rsidRPr="003D7836">
        <w:rPr>
          <w:rFonts w:asciiTheme="minorHAnsi" w:hAnsiTheme="minorHAnsi" w:cs="Arial"/>
          <w:b w:val="0"/>
          <w:color w:val="000000"/>
          <w:sz w:val="21"/>
          <w:szCs w:val="21"/>
          <w:highlight w:val="green"/>
        </w:rPr>
        <w:t>compiler will not check type-safety of raw type at compile time but it will do that for parametrized type and by using Object as Type it inform compiler that it can hold any Type of Object e.g. String or Integer</w:t>
      </w:r>
      <w:r w:rsidRPr="003D7836">
        <w:rPr>
          <w:rFonts w:asciiTheme="minorHAnsi" w:hAnsiTheme="minorHAnsi" w:cs="Arial"/>
          <w:b w:val="0"/>
          <w:color w:val="000000"/>
          <w:sz w:val="21"/>
          <w:szCs w:val="21"/>
        </w:rPr>
        <w:t xml:space="preserve">. This Java Generics interview question is based on correct understanding of raw type in Generics. </w:t>
      </w:r>
    </w:p>
    <w:p w:rsidR="00812810" w:rsidRPr="003D7836" w:rsidRDefault="00812810"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 xml:space="preserve">b.Any way second difference between them is that you can pass any parametrized type to raw type List but you can not pass List&lt;String&gt; to any method which accept List&lt;Object&gt; it will result in compilation error. </w:t>
      </w:r>
    </w:p>
    <w:p w:rsidR="00812810" w:rsidRPr="003D7836" w:rsidRDefault="00812810"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(7) Difference between List&lt;Object&gt; and List&lt;?&gt;</w:t>
      </w:r>
      <w:r w:rsidR="000D027F" w:rsidRPr="003D7836">
        <w:rPr>
          <w:rFonts w:asciiTheme="minorHAnsi" w:hAnsiTheme="minorHAnsi" w:cs="Arial"/>
          <w:b w:val="0"/>
          <w:color w:val="000000"/>
          <w:sz w:val="21"/>
          <w:szCs w:val="21"/>
        </w:rPr>
        <w:t xml:space="preserve"> </w:t>
      </w:r>
    </w:p>
    <w:p w:rsidR="000D027F" w:rsidRPr="003D7836" w:rsidRDefault="000D027F"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lastRenderedPageBreak/>
        <w:t xml:space="preserve">This generics interview question may look related to previous interview questions but completely different. List&lt;?&gt; is List of unknown type while List&lt;Object&gt; is essentially List of any Type. </w:t>
      </w:r>
      <w:r w:rsidRPr="003D7836">
        <w:rPr>
          <w:rFonts w:asciiTheme="minorHAnsi" w:hAnsiTheme="minorHAnsi" w:cs="Arial"/>
          <w:b w:val="0"/>
          <w:color w:val="000000"/>
          <w:sz w:val="21"/>
          <w:szCs w:val="21"/>
          <w:highlight w:val="yellow"/>
        </w:rPr>
        <w:t>You can assign List&lt;String&gt;, List&lt;Integer&gt; to List&lt;?&gt; but you can not assign List&lt;String&gt; to List&lt;Object&gt;.</w:t>
      </w:r>
    </w:p>
    <w:p w:rsidR="000D027F" w:rsidRPr="003D7836" w:rsidRDefault="000F05DB" w:rsidP="003D7836">
      <w:pPr>
        <w:pStyle w:val="Heading1"/>
        <w:shd w:val="clear" w:color="auto" w:fill="FFFFFF"/>
        <w:spacing w:line="375" w:lineRule="atLeast"/>
        <w:rPr>
          <w:rFonts w:asciiTheme="minorHAnsi" w:hAnsiTheme="minorHAnsi" w:cs="Arial"/>
          <w:b w:val="0"/>
          <w:color w:val="000000"/>
          <w:sz w:val="21"/>
          <w:szCs w:val="21"/>
        </w:rPr>
      </w:pPr>
      <w:r w:rsidRPr="003D7836">
        <w:rPr>
          <w:rFonts w:asciiTheme="minorHAnsi" w:hAnsiTheme="minorHAnsi" w:cs="Arial"/>
          <w:b w:val="0"/>
          <w:color w:val="000000"/>
          <w:sz w:val="21"/>
          <w:szCs w:val="21"/>
        </w:rPr>
        <w:t xml:space="preserve">(8) Difference between </w:t>
      </w:r>
      <w:r w:rsidR="005B16DC" w:rsidRPr="003D7836">
        <w:rPr>
          <w:rFonts w:asciiTheme="minorHAnsi" w:hAnsiTheme="minorHAnsi" w:cs="Arial"/>
          <w:b w:val="0"/>
          <w:color w:val="000000"/>
          <w:sz w:val="21"/>
          <w:szCs w:val="21"/>
        </w:rPr>
        <w:t>List&lt;? extends Base&gt; vs</w:t>
      </w:r>
      <w:r w:rsidRPr="003D7836">
        <w:rPr>
          <w:rFonts w:asciiTheme="minorHAnsi" w:hAnsiTheme="minorHAnsi" w:cs="Arial"/>
          <w:b w:val="0"/>
          <w:color w:val="000000"/>
          <w:sz w:val="21"/>
          <w:szCs w:val="21"/>
        </w:rPr>
        <w:t xml:space="preserve"> List&lt;Base&gt; </w:t>
      </w:r>
      <w:hyperlink r:id="rId187" w:history="1">
        <w:r w:rsidRPr="003D7836">
          <w:rPr>
            <w:rStyle w:val="Hyperlink"/>
            <w:rFonts w:asciiTheme="minorHAnsi" w:hAnsiTheme="minorHAnsi" w:cs="Arial"/>
            <w:b w:val="0"/>
            <w:sz w:val="21"/>
            <w:szCs w:val="21"/>
          </w:rPr>
          <w:t>http://stackoverflow.com/questions/9488445/list-extends-base-vs-listbase</w:t>
        </w:r>
      </w:hyperlink>
      <w:r w:rsidRPr="003D7836">
        <w:rPr>
          <w:rFonts w:asciiTheme="minorHAnsi" w:hAnsiTheme="minorHAnsi" w:cs="Arial"/>
          <w:b w:val="0"/>
          <w:color w:val="000000"/>
          <w:sz w:val="21"/>
          <w:szCs w:val="21"/>
        </w:rPr>
        <w:t xml:space="preserve"> </w:t>
      </w:r>
    </w:p>
    <w:p w:rsidR="00872257" w:rsidRPr="003D7836" w:rsidRDefault="00872257" w:rsidP="003D7836">
      <w:pPr>
        <w:widowControl/>
        <w:shd w:val="clear" w:color="auto" w:fill="FFFFFF"/>
        <w:jc w:val="left"/>
        <w:rPr>
          <w:rFonts w:eastAsia="SimSun" w:cs="Arial"/>
          <w:color w:val="242729"/>
          <w:kern w:val="0"/>
          <w:szCs w:val="21"/>
        </w:rPr>
      </w:pPr>
      <w:r w:rsidRPr="003D7836">
        <w:rPr>
          <w:rFonts w:eastAsia="SimSun" w:cs="Consolas"/>
          <w:color w:val="242729"/>
          <w:kern w:val="0"/>
          <w:szCs w:val="21"/>
          <w:bdr w:val="none" w:sz="0" w:space="0" w:color="auto" w:frame="1"/>
          <w:shd w:val="clear" w:color="auto" w:fill="EFF0F1"/>
        </w:rPr>
        <w:t>List&lt;Base&gt;</w:t>
      </w:r>
      <w:r w:rsidRPr="003D7836">
        <w:rPr>
          <w:rFonts w:eastAsia="SimSun" w:cs="Arial"/>
          <w:color w:val="242729"/>
          <w:kern w:val="0"/>
          <w:szCs w:val="21"/>
        </w:rPr>
        <w:t xml:space="preserve"> can contain a </w:t>
      </w:r>
      <w:r w:rsidRPr="003D7836">
        <w:rPr>
          <w:rFonts w:eastAsia="SimSun" w:cs="Arial"/>
          <w:color w:val="242729"/>
          <w:kern w:val="0"/>
          <w:szCs w:val="21"/>
          <w:highlight w:val="yellow"/>
        </w:rPr>
        <w:t>mixture of different things</w:t>
      </w:r>
      <w:r w:rsidRPr="003D7836">
        <w:rPr>
          <w:rFonts w:eastAsia="SimSun" w:cs="Arial"/>
          <w:color w:val="242729"/>
          <w:kern w:val="0"/>
          <w:szCs w:val="21"/>
        </w:rPr>
        <w:t xml:space="preserve"> that all derive from </w:t>
      </w:r>
      <w:r w:rsidRPr="003D7836">
        <w:rPr>
          <w:rFonts w:eastAsia="SimSun" w:cs="Consolas"/>
          <w:color w:val="242729"/>
          <w:kern w:val="0"/>
          <w:szCs w:val="21"/>
          <w:bdr w:val="none" w:sz="0" w:space="0" w:color="auto" w:frame="1"/>
          <w:shd w:val="clear" w:color="auto" w:fill="EFF0F1"/>
        </w:rPr>
        <w:t>Base</w:t>
      </w:r>
      <w:r w:rsidRPr="003D7836">
        <w:rPr>
          <w:rFonts w:eastAsia="SimSun" w:cs="Arial"/>
          <w:color w:val="242729"/>
          <w:kern w:val="0"/>
          <w:szCs w:val="21"/>
        </w:rPr>
        <w:t>. </w:t>
      </w:r>
      <w:r w:rsidRPr="003D7836">
        <w:rPr>
          <w:rFonts w:eastAsia="SimSun" w:cs="Consolas"/>
          <w:color w:val="242729"/>
          <w:kern w:val="0"/>
          <w:szCs w:val="21"/>
          <w:bdr w:val="none" w:sz="0" w:space="0" w:color="auto" w:frame="1"/>
          <w:shd w:val="clear" w:color="auto" w:fill="EFF0F1"/>
        </w:rPr>
        <w:t>List&lt;? extend Base&gt;</w:t>
      </w:r>
      <w:r w:rsidRPr="003D7836">
        <w:rPr>
          <w:rFonts w:eastAsia="SimSun" w:cs="Arial"/>
          <w:color w:val="242729"/>
          <w:kern w:val="0"/>
          <w:szCs w:val="21"/>
        </w:rPr>
        <w:t xml:space="preserve">contains </w:t>
      </w:r>
      <w:r w:rsidRPr="003D7836">
        <w:rPr>
          <w:rFonts w:eastAsia="SimSun" w:cs="Arial"/>
          <w:color w:val="242729"/>
          <w:kern w:val="0"/>
          <w:szCs w:val="21"/>
          <w:highlight w:val="yellow"/>
        </w:rPr>
        <w:t>homogeneous items</w:t>
      </w:r>
      <w:r w:rsidRPr="003D7836">
        <w:rPr>
          <w:rFonts w:eastAsia="SimSun" w:cs="Arial"/>
          <w:color w:val="242729"/>
          <w:kern w:val="0"/>
          <w:szCs w:val="21"/>
        </w:rPr>
        <w:t xml:space="preserve"> (in the sense that they must all derive from some specific, unknown type that in turn derives from </w:t>
      </w:r>
      <w:r w:rsidRPr="003D7836">
        <w:rPr>
          <w:rFonts w:eastAsia="SimSun" w:cs="Consolas"/>
          <w:color w:val="242729"/>
          <w:kern w:val="0"/>
          <w:szCs w:val="21"/>
          <w:bdr w:val="none" w:sz="0" w:space="0" w:color="auto" w:frame="1"/>
          <w:shd w:val="clear" w:color="auto" w:fill="EFF0F1"/>
        </w:rPr>
        <w:t>Base</w:t>
      </w:r>
      <w:r w:rsidRPr="003D7836">
        <w:rPr>
          <w:rFonts w:eastAsia="SimSun" w:cs="Arial"/>
          <w:color w:val="242729"/>
          <w:kern w:val="0"/>
          <w:szCs w:val="21"/>
        </w:rPr>
        <w:t>).</w:t>
      </w:r>
    </w:p>
    <w:p w:rsidR="000F05DB" w:rsidRPr="00872257" w:rsidRDefault="00872257" w:rsidP="003D7836">
      <w:pPr>
        <w:widowControl/>
        <w:shd w:val="clear" w:color="auto" w:fill="FFFFFF"/>
        <w:jc w:val="left"/>
        <w:rPr>
          <w:rFonts w:eastAsia="SimSun" w:cs="Arial"/>
          <w:color w:val="242729"/>
          <w:kern w:val="0"/>
          <w:szCs w:val="21"/>
        </w:rPr>
      </w:pPr>
      <w:r w:rsidRPr="003D7836">
        <w:rPr>
          <w:rFonts w:eastAsia="SimSun" w:cs="Arial"/>
          <w:color w:val="242729"/>
          <w:kern w:val="0"/>
          <w:szCs w:val="21"/>
        </w:rPr>
        <w:t>Put another way, </w:t>
      </w:r>
      <w:r w:rsidRPr="003D7836">
        <w:rPr>
          <w:rFonts w:eastAsia="SimSun" w:cs="Consolas"/>
          <w:color w:val="242729"/>
          <w:kern w:val="0"/>
          <w:szCs w:val="21"/>
          <w:bdr w:val="none" w:sz="0" w:space="0" w:color="auto" w:frame="1"/>
          <w:shd w:val="clear" w:color="auto" w:fill="EFF0F1"/>
        </w:rPr>
        <w:t>List&lt;? extends Base&gt;</w:t>
      </w:r>
      <w:r w:rsidRPr="003D7836">
        <w:rPr>
          <w:rFonts w:eastAsia="SimSun" w:cs="Arial"/>
          <w:color w:val="242729"/>
          <w:kern w:val="0"/>
          <w:szCs w:val="21"/>
        </w:rPr>
        <w:t> is the base class for </w:t>
      </w:r>
      <w:r w:rsidRPr="003D7836">
        <w:rPr>
          <w:rFonts w:eastAsia="SimSun" w:cs="Consolas"/>
          <w:color w:val="242729"/>
          <w:kern w:val="0"/>
          <w:szCs w:val="21"/>
          <w:bdr w:val="none" w:sz="0" w:space="0" w:color="auto" w:frame="1"/>
          <w:shd w:val="clear" w:color="auto" w:fill="EFF0F1"/>
        </w:rPr>
        <w:t>List&lt;T extends Base&gt;</w:t>
      </w:r>
      <w:r w:rsidRPr="003D7836">
        <w:rPr>
          <w:rFonts w:eastAsia="SimSun" w:cs="Arial"/>
          <w:color w:val="242729"/>
          <w:kern w:val="0"/>
          <w:szCs w:val="21"/>
        </w:rPr>
        <w:t>. So you can pass a </w:t>
      </w:r>
      <w:r w:rsidRPr="003D7836">
        <w:rPr>
          <w:rFonts w:eastAsia="SimSun" w:cs="Consolas"/>
          <w:color w:val="242729"/>
          <w:kern w:val="0"/>
          <w:szCs w:val="21"/>
          <w:bdr w:val="none" w:sz="0" w:space="0" w:color="auto" w:frame="1"/>
          <w:shd w:val="clear" w:color="auto" w:fill="EFF0F1"/>
        </w:rPr>
        <w:t>List&lt;T extends Base&gt;</w:t>
      </w:r>
      <w:r w:rsidRPr="003D7836">
        <w:rPr>
          <w:rFonts w:eastAsia="SimSun" w:cs="Arial"/>
          <w:color w:val="242729"/>
          <w:kern w:val="0"/>
          <w:szCs w:val="21"/>
        </w:rPr>
        <w:t> to any method that takes a </w:t>
      </w:r>
      <w:r w:rsidRPr="003D7836">
        <w:rPr>
          <w:rFonts w:eastAsia="SimSun" w:cs="Consolas"/>
          <w:color w:val="242729"/>
          <w:kern w:val="0"/>
          <w:szCs w:val="21"/>
          <w:bdr w:val="none" w:sz="0" w:space="0" w:color="auto" w:frame="1"/>
          <w:shd w:val="clear" w:color="auto" w:fill="EFF0F1"/>
        </w:rPr>
        <w:t>List&lt;? extends Base&gt;</w:t>
      </w:r>
      <w:r w:rsidRPr="003D7836">
        <w:rPr>
          <w:rFonts w:eastAsia="SimSun" w:cs="Arial"/>
          <w:color w:val="242729"/>
          <w:kern w:val="0"/>
          <w:szCs w:val="21"/>
        </w:rPr>
        <w:t>. The same is not true for methods that take a </w:t>
      </w:r>
      <w:r w:rsidRPr="003D7836">
        <w:rPr>
          <w:rFonts w:eastAsia="SimSun" w:cs="Consolas"/>
          <w:color w:val="242729"/>
          <w:kern w:val="0"/>
          <w:szCs w:val="21"/>
          <w:bdr w:val="none" w:sz="0" w:space="0" w:color="auto" w:frame="1"/>
          <w:shd w:val="clear" w:color="auto" w:fill="EFF0F1"/>
        </w:rPr>
        <w:t>List&lt;Base&gt;</w:t>
      </w:r>
      <w:r w:rsidRPr="003D7836">
        <w:rPr>
          <w:rFonts w:eastAsia="SimSun" w:cs="Arial"/>
          <w:color w:val="242729"/>
          <w:kern w:val="0"/>
          <w:szCs w:val="21"/>
        </w:rPr>
        <w:t>.</w:t>
      </w:r>
    </w:p>
    <w:p w:rsidR="00F35E6B" w:rsidRPr="00C673B8" w:rsidRDefault="000D027F" w:rsidP="00C673B8">
      <w:pPr>
        <w:pStyle w:val="Heading1"/>
        <w:shd w:val="clear" w:color="auto" w:fill="FFFFFF"/>
        <w:spacing w:line="375" w:lineRule="atLeast"/>
        <w:rPr>
          <w:rFonts w:asciiTheme="minorHAnsi" w:hAnsiTheme="minorHAnsi" w:cs="Arial"/>
          <w:color w:val="FF0000"/>
          <w:sz w:val="24"/>
          <w:szCs w:val="24"/>
        </w:rPr>
      </w:pPr>
      <w:r w:rsidRPr="00C673B8">
        <w:rPr>
          <w:rFonts w:asciiTheme="minorHAnsi" w:hAnsiTheme="minorHAnsi" w:cs="Arial" w:hint="eastAsia"/>
          <w:color w:val="FF0000"/>
          <w:sz w:val="24"/>
          <w:szCs w:val="24"/>
        </w:rPr>
        <w:t>Java Serialization Interview question</w:t>
      </w:r>
      <w:r w:rsidR="000F2D64">
        <w:rPr>
          <w:rFonts w:asciiTheme="minorHAnsi" w:hAnsiTheme="minorHAnsi" w:cs="Arial" w:hint="eastAsia"/>
          <w:color w:val="FF0000"/>
          <w:sz w:val="24"/>
          <w:szCs w:val="24"/>
        </w:rPr>
        <w:t>s</w:t>
      </w:r>
    </w:p>
    <w:p w:rsidR="006604E0" w:rsidRDefault="00BA47EA" w:rsidP="00C673B8">
      <w:pPr>
        <w:pStyle w:val="Heading1"/>
        <w:shd w:val="clear" w:color="auto" w:fill="FFFFFF"/>
        <w:spacing w:line="375" w:lineRule="atLeast"/>
        <w:rPr>
          <w:rFonts w:asciiTheme="minorHAnsi" w:hAnsiTheme="minorHAnsi" w:cs="Arial"/>
          <w:b w:val="0"/>
          <w:color w:val="000000"/>
          <w:sz w:val="21"/>
          <w:szCs w:val="21"/>
        </w:rPr>
      </w:pPr>
      <w:hyperlink r:id="rId188" w:history="1">
        <w:r w:rsidR="00C673B8" w:rsidRPr="00D85EBA">
          <w:rPr>
            <w:rStyle w:val="Hyperlink"/>
            <w:rFonts w:asciiTheme="minorHAnsi" w:hAnsiTheme="minorHAnsi" w:cs="Arial"/>
            <w:b w:val="0"/>
            <w:sz w:val="21"/>
            <w:szCs w:val="21"/>
          </w:rPr>
          <w:t>http://www.fromdev.com/2012/06/15-java-serialization-interview.html</w:t>
        </w:r>
      </w:hyperlink>
      <w:r w:rsidR="006604E0">
        <w:rPr>
          <w:rFonts w:asciiTheme="minorHAnsi" w:hAnsiTheme="minorHAnsi" w:cs="Arial" w:hint="eastAsia"/>
          <w:b w:val="0"/>
          <w:color w:val="000000"/>
          <w:sz w:val="21"/>
          <w:szCs w:val="21"/>
        </w:rPr>
        <w:t xml:space="preserve"> </w:t>
      </w:r>
    </w:p>
    <w:p w:rsidR="00F143F9" w:rsidRDefault="0043232C" w:rsidP="00C673B8">
      <w:pPr>
        <w:pStyle w:val="Heading1"/>
        <w:shd w:val="clear" w:color="auto" w:fill="FFFFFF"/>
        <w:spacing w:line="375" w:lineRule="atLeast"/>
        <w:rPr>
          <w:rFonts w:asciiTheme="minorHAnsi" w:hAnsiTheme="minorHAnsi" w:cs="Arial"/>
          <w:b w:val="0"/>
          <w:color w:val="000000"/>
          <w:sz w:val="21"/>
          <w:szCs w:val="21"/>
        </w:rPr>
      </w:pPr>
      <w:r>
        <w:rPr>
          <w:noProof/>
        </w:rPr>
        <w:drawing>
          <wp:inline distT="0" distB="0" distL="0" distR="0" wp14:anchorId="0C9AF94D" wp14:editId="305AA590">
            <wp:extent cx="5274310" cy="2355335"/>
            <wp:effectExtent l="0" t="0" r="2540" b="6985"/>
            <wp:docPr id="13" name="图片 13" descr="Java Serialization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erialization Interview Questions and Answers"/>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74310" cy="2355335"/>
                    </a:xfrm>
                    <a:prstGeom prst="rect">
                      <a:avLst/>
                    </a:prstGeom>
                    <a:noFill/>
                    <a:ln>
                      <a:noFill/>
                    </a:ln>
                  </pic:spPr>
                </pic:pic>
              </a:graphicData>
            </a:graphic>
          </wp:inline>
        </w:drawing>
      </w:r>
    </w:p>
    <w:p w:rsidR="00743482" w:rsidRPr="00CD35C9" w:rsidRDefault="00743482"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sidRPr="00CD35C9">
        <w:rPr>
          <w:rFonts w:asciiTheme="minorHAnsi" w:hAnsiTheme="minorHAnsi" w:cs="Arial" w:hint="eastAsia"/>
          <w:b w:val="0"/>
          <w:color w:val="000000"/>
          <w:sz w:val="21"/>
          <w:szCs w:val="21"/>
        </w:rPr>
        <w:t>What</w:t>
      </w:r>
      <w:r w:rsidRPr="00CD35C9">
        <w:rPr>
          <w:rFonts w:asciiTheme="minorHAnsi" w:hAnsiTheme="minorHAnsi" w:cs="Arial"/>
          <w:b w:val="0"/>
          <w:color w:val="000000"/>
          <w:sz w:val="21"/>
          <w:szCs w:val="21"/>
        </w:rPr>
        <w:t>’</w:t>
      </w:r>
      <w:r w:rsidRPr="00CD35C9">
        <w:rPr>
          <w:rFonts w:asciiTheme="minorHAnsi" w:hAnsiTheme="minorHAnsi" w:cs="Arial" w:hint="eastAsia"/>
          <w:b w:val="0"/>
          <w:color w:val="000000"/>
          <w:sz w:val="21"/>
          <w:szCs w:val="21"/>
        </w:rPr>
        <w:t xml:space="preserve">s the difference between serialization and </w:t>
      </w:r>
      <w:r w:rsidRPr="00CD35C9">
        <w:rPr>
          <w:rFonts w:asciiTheme="minorHAnsi" w:hAnsiTheme="minorHAnsi" w:cs="Arial"/>
          <w:b w:val="0"/>
          <w:color w:val="000000"/>
          <w:sz w:val="21"/>
          <w:szCs w:val="21"/>
        </w:rPr>
        <w:t>marshaling</w:t>
      </w:r>
      <w:r w:rsidRPr="00CD35C9">
        <w:rPr>
          <w:rFonts w:asciiTheme="minorHAnsi" w:hAnsiTheme="minorHAnsi" w:cs="Arial" w:hint="eastAsia"/>
          <w:b w:val="0"/>
          <w:color w:val="000000"/>
          <w:sz w:val="21"/>
          <w:szCs w:val="21"/>
        </w:rPr>
        <w:t xml:space="preserve"> ?</w:t>
      </w:r>
    </w:p>
    <w:p w:rsidR="00743482" w:rsidRDefault="00BA47EA" w:rsidP="00C673B8">
      <w:pPr>
        <w:pStyle w:val="Heading1"/>
        <w:shd w:val="clear" w:color="auto" w:fill="FFFFFF"/>
        <w:spacing w:line="375" w:lineRule="atLeast"/>
        <w:ind w:leftChars="186" w:left="391"/>
        <w:rPr>
          <w:rFonts w:asciiTheme="minorHAnsi" w:hAnsiTheme="minorHAnsi" w:cs="Arial"/>
          <w:b w:val="0"/>
          <w:color w:val="000000"/>
          <w:sz w:val="21"/>
          <w:szCs w:val="21"/>
        </w:rPr>
      </w:pPr>
      <w:hyperlink r:id="rId190" w:history="1">
        <w:r w:rsidR="00743482" w:rsidRPr="0093476D">
          <w:rPr>
            <w:rStyle w:val="Hyperlink"/>
            <w:rFonts w:asciiTheme="minorHAnsi" w:hAnsiTheme="minorHAnsi" w:cs="Arial"/>
            <w:b w:val="0"/>
            <w:sz w:val="21"/>
            <w:szCs w:val="21"/>
          </w:rPr>
          <w:t>http://stackoverflow.com/questions/770474/what-is-the-difference-between-serialization-and-marshaling</w:t>
        </w:r>
      </w:hyperlink>
      <w:r w:rsidR="00743482">
        <w:rPr>
          <w:rFonts w:asciiTheme="minorHAnsi" w:hAnsiTheme="minorHAnsi" w:cs="Arial" w:hint="eastAsia"/>
          <w:b w:val="0"/>
          <w:color w:val="000000"/>
          <w:sz w:val="21"/>
          <w:szCs w:val="21"/>
        </w:rPr>
        <w:t xml:space="preserve"> </w:t>
      </w:r>
    </w:p>
    <w:p w:rsidR="004623FF" w:rsidRPr="004623FF" w:rsidRDefault="004623FF"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4623FF">
        <w:rPr>
          <w:rFonts w:asciiTheme="minorHAnsi" w:hAnsiTheme="minorHAnsi" w:cs="Arial"/>
          <w:b w:val="0"/>
          <w:color w:val="000000"/>
          <w:sz w:val="21"/>
          <w:szCs w:val="21"/>
        </w:rPr>
        <w:t xml:space="preserve">The term "marshal" is considered to be synonymous with "serialize" in the Python standard library[1], </w:t>
      </w:r>
      <w:r w:rsidRPr="004623FF">
        <w:rPr>
          <w:rFonts w:asciiTheme="minorHAnsi" w:hAnsiTheme="minorHAnsi" w:cs="Arial"/>
          <w:b w:val="0"/>
          <w:color w:val="000000"/>
          <w:sz w:val="21"/>
          <w:szCs w:val="21"/>
          <w:highlight w:val="cyan"/>
        </w:rPr>
        <w:t>but the terms are not synonymous in the Java-related RFC 2713:</w:t>
      </w:r>
    </w:p>
    <w:p w:rsidR="004623FF" w:rsidRPr="004623FF" w:rsidRDefault="004623FF"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4623FF">
        <w:rPr>
          <w:rFonts w:asciiTheme="minorHAnsi" w:hAnsiTheme="minorHAnsi" w:cs="Arial"/>
          <w:b w:val="0"/>
          <w:color w:val="000000"/>
          <w:sz w:val="21"/>
          <w:szCs w:val="21"/>
        </w:rPr>
        <w:t xml:space="preserve">To "marshal" an object means to record its state and </w:t>
      </w:r>
      <w:r w:rsidRPr="001F52AB">
        <w:rPr>
          <w:rFonts w:asciiTheme="minorHAnsi" w:hAnsiTheme="minorHAnsi" w:cs="Arial"/>
          <w:b w:val="0"/>
          <w:color w:val="000000"/>
          <w:sz w:val="21"/>
          <w:szCs w:val="21"/>
          <w:highlight w:val="green"/>
        </w:rPr>
        <w:t>codebase(s)</w:t>
      </w:r>
      <w:r w:rsidRPr="004623FF">
        <w:rPr>
          <w:rFonts w:asciiTheme="minorHAnsi" w:hAnsiTheme="minorHAnsi" w:cs="Arial"/>
          <w:b w:val="0"/>
          <w:color w:val="000000"/>
          <w:sz w:val="21"/>
          <w:szCs w:val="21"/>
        </w:rPr>
        <w:t xml:space="preserve"> in such a way that when the marshalled object is "unmarshalled", a copy of the original object is obtained, possibly </w:t>
      </w:r>
      <w:r w:rsidRPr="004623FF">
        <w:rPr>
          <w:rFonts w:asciiTheme="minorHAnsi" w:hAnsiTheme="minorHAnsi" w:cs="Arial"/>
          <w:b w:val="0"/>
          <w:color w:val="000000"/>
          <w:sz w:val="21"/>
          <w:szCs w:val="21"/>
        </w:rPr>
        <w:lastRenderedPageBreak/>
        <w:t xml:space="preserve">by automatically loading the class definitions of the object. You can marshal any object that is serializable or remote. </w:t>
      </w:r>
      <w:r w:rsidRPr="004623FF">
        <w:rPr>
          <w:rFonts w:asciiTheme="minorHAnsi" w:hAnsiTheme="minorHAnsi" w:cs="Arial"/>
          <w:b w:val="0"/>
          <w:color w:val="000000"/>
          <w:sz w:val="21"/>
          <w:szCs w:val="21"/>
          <w:highlight w:val="magenta"/>
        </w:rPr>
        <w:t>Marshalling is like serialization, except marshalling also records codebases.</w:t>
      </w:r>
      <w:r w:rsidRPr="004623FF">
        <w:rPr>
          <w:rFonts w:asciiTheme="minorHAnsi" w:hAnsiTheme="minorHAnsi" w:cs="Arial"/>
          <w:b w:val="0"/>
          <w:color w:val="000000"/>
          <w:sz w:val="21"/>
          <w:szCs w:val="21"/>
        </w:rPr>
        <w:t xml:space="preserve"> Marshalling is different from serialization in that </w:t>
      </w:r>
      <w:r>
        <w:rPr>
          <w:rFonts w:asciiTheme="minorHAnsi" w:hAnsiTheme="minorHAnsi" w:cs="Arial"/>
          <w:b w:val="0"/>
          <w:color w:val="000000"/>
          <w:sz w:val="21"/>
          <w:szCs w:val="21"/>
        </w:rPr>
        <w:t>marshaling</w:t>
      </w:r>
      <w:r>
        <w:rPr>
          <w:rFonts w:asciiTheme="minorHAnsi" w:hAnsiTheme="minorHAnsi" w:cs="Arial" w:hint="eastAsia"/>
          <w:b w:val="0"/>
          <w:color w:val="000000"/>
          <w:sz w:val="21"/>
          <w:szCs w:val="21"/>
        </w:rPr>
        <w:t xml:space="preserve"> </w:t>
      </w:r>
      <w:r w:rsidRPr="004623FF">
        <w:rPr>
          <w:rFonts w:asciiTheme="minorHAnsi" w:hAnsiTheme="minorHAnsi" w:cs="Arial"/>
          <w:b w:val="0"/>
          <w:color w:val="000000"/>
          <w:sz w:val="21"/>
          <w:szCs w:val="21"/>
        </w:rPr>
        <w:t>treats remote objects specially. (RFC 2713)</w:t>
      </w:r>
    </w:p>
    <w:p w:rsidR="00743482" w:rsidRDefault="004623FF"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4623FF">
        <w:rPr>
          <w:rFonts w:asciiTheme="minorHAnsi" w:hAnsiTheme="minorHAnsi" w:cs="Arial"/>
          <w:b w:val="0"/>
          <w:color w:val="000000"/>
          <w:sz w:val="21"/>
          <w:szCs w:val="21"/>
        </w:rPr>
        <w:t>To "serialize" an object means to convert its state into a byte stream in such a way that the byte stream can be converted back into a copy of the object.</w:t>
      </w:r>
    </w:p>
    <w:p w:rsidR="008C23B6" w:rsidRDefault="00BA47EA" w:rsidP="00C673B8">
      <w:pPr>
        <w:pStyle w:val="Heading1"/>
        <w:shd w:val="clear" w:color="auto" w:fill="FFFFFF"/>
        <w:spacing w:line="375" w:lineRule="atLeast"/>
        <w:ind w:leftChars="186" w:left="391"/>
        <w:rPr>
          <w:rFonts w:asciiTheme="minorHAnsi" w:hAnsiTheme="minorHAnsi" w:cs="Arial"/>
          <w:b w:val="0"/>
          <w:color w:val="000000"/>
          <w:sz w:val="21"/>
          <w:szCs w:val="21"/>
        </w:rPr>
      </w:pPr>
      <w:hyperlink r:id="rId191" w:history="1">
        <w:r w:rsidR="008C23B6" w:rsidRPr="0093476D">
          <w:rPr>
            <w:rStyle w:val="Hyperlink"/>
            <w:rFonts w:asciiTheme="minorHAnsi" w:hAnsiTheme="minorHAnsi" w:cs="Arial"/>
            <w:b w:val="0"/>
            <w:sz w:val="21"/>
            <w:szCs w:val="21"/>
          </w:rPr>
          <w:t>https://en.wikipedia.org/wiki/Marshalling_(computer_science)</w:t>
        </w:r>
      </w:hyperlink>
      <w:r w:rsidR="008C23B6">
        <w:rPr>
          <w:rFonts w:asciiTheme="minorHAnsi" w:hAnsiTheme="minorHAnsi" w:cs="Arial" w:hint="eastAsia"/>
          <w:b w:val="0"/>
          <w:color w:val="000000"/>
          <w:sz w:val="21"/>
          <w:szCs w:val="21"/>
        </w:rPr>
        <w:t xml:space="preserve"> </w:t>
      </w:r>
    </w:p>
    <w:p w:rsidR="008C23B6" w:rsidRPr="004623FF" w:rsidRDefault="008C23B6"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Note:</w:t>
      </w:r>
      <w:r w:rsidRPr="008C23B6">
        <w:rPr>
          <w:rFonts w:asciiTheme="minorHAnsi" w:hAnsiTheme="minorHAnsi" w:cs="Arial"/>
          <w:b w:val="0"/>
          <w:color w:val="000000"/>
          <w:sz w:val="21"/>
          <w:szCs w:val="21"/>
        </w:rPr>
        <w:t xml:space="preserve"> </w:t>
      </w:r>
      <w:r w:rsidRPr="00CC3EAE">
        <w:rPr>
          <w:rFonts w:asciiTheme="minorHAnsi" w:hAnsiTheme="minorHAnsi" w:cs="Arial"/>
          <w:b w:val="0"/>
          <w:color w:val="000000"/>
          <w:sz w:val="21"/>
          <w:szCs w:val="21"/>
          <w:highlight w:val="green"/>
        </w:rPr>
        <w:t>"Codebase" here is used in its Java-specific meaning, to refer to a list of URLs where the object code can be loaded from, rather than in the more general meaning of codebase which refers to source code.</w:t>
      </w:r>
    </w:p>
    <w:p w:rsidR="00F94EF9" w:rsidRPr="00CD35C9" w:rsidRDefault="00F94EF9"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sidRPr="00CD35C9">
        <w:rPr>
          <w:rFonts w:asciiTheme="minorHAnsi" w:hAnsiTheme="minorHAnsi" w:cs="Arial"/>
          <w:b w:val="0"/>
          <w:color w:val="000000"/>
          <w:sz w:val="21"/>
          <w:szCs w:val="21"/>
        </w:rPr>
        <w:t>What do you mean by Serialization in Java?</w:t>
      </w:r>
    </w:p>
    <w:p w:rsidR="00EF41BE" w:rsidRDefault="00F94EF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F94EF9">
        <w:rPr>
          <w:rFonts w:asciiTheme="minorHAnsi" w:hAnsiTheme="minorHAnsi" w:cs="Arial"/>
          <w:b w:val="0"/>
          <w:color w:val="000000"/>
          <w:sz w:val="21"/>
          <w:szCs w:val="21"/>
          <w:highlight w:val="green"/>
        </w:rPr>
        <w:t>Serialization is a mechanism by which you can save or transfer the state of an object by converting it to a byte stream.</w:t>
      </w:r>
      <w:r w:rsidRPr="00F94EF9">
        <w:rPr>
          <w:rFonts w:asciiTheme="minorHAnsi" w:hAnsiTheme="minorHAnsi" w:cs="Arial"/>
          <w:b w:val="0"/>
          <w:color w:val="000000"/>
          <w:sz w:val="21"/>
          <w:szCs w:val="21"/>
        </w:rPr>
        <w:t xml:space="preserve"> </w:t>
      </w:r>
      <w:r w:rsidRPr="00C546BA">
        <w:rPr>
          <w:rFonts w:asciiTheme="minorHAnsi" w:hAnsiTheme="minorHAnsi" w:cs="Arial"/>
          <w:b w:val="0"/>
          <w:color w:val="000000"/>
          <w:sz w:val="21"/>
          <w:szCs w:val="21"/>
          <w:highlight w:val="magenta"/>
        </w:rPr>
        <w:t>This can be done in java by implementing Serialiazable interface.</w:t>
      </w:r>
      <w:r w:rsidRPr="00F94EF9">
        <w:rPr>
          <w:rFonts w:asciiTheme="minorHAnsi" w:hAnsiTheme="minorHAnsi" w:cs="Arial"/>
          <w:b w:val="0"/>
          <w:color w:val="000000"/>
          <w:sz w:val="21"/>
          <w:szCs w:val="21"/>
        </w:rPr>
        <w:t xml:space="preserve"> Serializable is defined as a marker interface which needs to be implemented for transferring an object over a network or persistence of its state to a file. Since its a marker interface, it does not contain any methods. Implementation of this interface enables the conversion of object into byte stream and thus can be transferred. The object conversion is done by the JVM using its default serialization mechanism.</w:t>
      </w:r>
    </w:p>
    <w:p w:rsidR="002665D0" w:rsidRPr="00CD35C9" w:rsidRDefault="00EF54DE"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sidRPr="00CD35C9">
        <w:rPr>
          <w:rFonts w:asciiTheme="minorHAnsi" w:hAnsiTheme="minorHAnsi" w:cs="Arial" w:hint="eastAsia"/>
          <w:b w:val="0"/>
          <w:color w:val="000000"/>
          <w:sz w:val="21"/>
          <w:szCs w:val="21"/>
        </w:rPr>
        <w:t xml:space="preserve">What is purpose of Serialization? </w:t>
      </w:r>
      <w:r w:rsidR="002665D0" w:rsidRPr="00CD35C9">
        <w:rPr>
          <w:rFonts w:asciiTheme="minorHAnsi" w:hAnsiTheme="minorHAnsi" w:cs="Arial" w:hint="eastAsia"/>
          <w:b w:val="0"/>
          <w:color w:val="000000"/>
          <w:sz w:val="21"/>
          <w:szCs w:val="21"/>
        </w:rPr>
        <w:t>Why is serialization required ? What is need to serialization ?</w:t>
      </w:r>
    </w:p>
    <w:p w:rsidR="00743482" w:rsidRDefault="00031950" w:rsidP="00C673B8">
      <w:pPr>
        <w:ind w:leftChars="100" w:left="210"/>
      </w:pPr>
      <w:r w:rsidRPr="008F5567">
        <w:rPr>
          <w:highlight w:val="green"/>
        </w:rPr>
        <w:t>Serialization is required for a variety of reasons. It is required to send across the state of an object over a network by means of a socket.</w:t>
      </w:r>
      <w:r w:rsidRPr="00031950">
        <w:t xml:space="preserve"> One can also store an object’s state in a file. Additionally, manipulation of the state of an object as streams of bytes is required. The core of Java Serialization is the Serializable interface. When Serializable interface is implemented by your class it provides an indication to the compiler that java Serialization mechanism needs to be used to serialize the object.</w:t>
      </w:r>
    </w:p>
    <w:p w:rsidR="000241CE" w:rsidRDefault="000241CE" w:rsidP="00C673B8">
      <w:pPr>
        <w:ind w:leftChars="100" w:left="210"/>
      </w:pPr>
    </w:p>
    <w:p w:rsidR="00EF54DE" w:rsidRDefault="00EF54DE" w:rsidP="00C673B8">
      <w:pPr>
        <w:ind w:leftChars="100" w:left="210"/>
        <w:rPr>
          <w:b/>
        </w:rPr>
      </w:pPr>
      <w:r w:rsidRPr="000F43E8">
        <w:rPr>
          <w:highlight w:val="magenta"/>
        </w:rPr>
        <w:t xml:space="preserve">Some more explicit </w:t>
      </w:r>
      <w:r w:rsidR="000F43E8" w:rsidRPr="000F43E8">
        <w:rPr>
          <w:rFonts w:hint="eastAsia"/>
          <w:highlight w:val="magenta"/>
        </w:rPr>
        <w:t>explaination</w:t>
      </w:r>
    </w:p>
    <w:p w:rsidR="00EF54DE" w:rsidRDefault="00BA47EA" w:rsidP="00C673B8">
      <w:pPr>
        <w:ind w:leftChars="100" w:left="210"/>
        <w:rPr>
          <w:b/>
        </w:rPr>
      </w:pPr>
      <w:hyperlink r:id="rId192" w:history="1">
        <w:r w:rsidR="00EF54DE" w:rsidRPr="00D85EBA">
          <w:rPr>
            <w:rStyle w:val="Hyperlink"/>
            <w:rFonts w:cs="Arial"/>
            <w:szCs w:val="21"/>
          </w:rPr>
          <w:t>http://stackoverflow.com/questions/2232759/what-is-the-purpose-of-serialization-in-java</w:t>
        </w:r>
      </w:hyperlink>
      <w:r w:rsidR="00EF54DE">
        <w:rPr>
          <w:rFonts w:hint="eastAsia"/>
          <w:b/>
        </w:rPr>
        <w:t xml:space="preserve"> </w:t>
      </w:r>
    </w:p>
    <w:p w:rsidR="00403A4C" w:rsidRPr="00403A4C" w:rsidRDefault="00403A4C" w:rsidP="00403A4C">
      <w:pPr>
        <w:ind w:leftChars="100" w:left="210"/>
      </w:pPr>
      <w:r w:rsidRPr="00403A4C">
        <w:t>Let's define serialization first, then we can</w:t>
      </w:r>
      <w:r>
        <w:t xml:space="preserve"> talk about why it's so useful.</w:t>
      </w:r>
    </w:p>
    <w:p w:rsidR="00403A4C" w:rsidRDefault="00403A4C" w:rsidP="00403A4C">
      <w:pPr>
        <w:ind w:leftChars="100" w:left="210"/>
      </w:pPr>
      <w:r w:rsidRPr="00403A4C">
        <w:t xml:space="preserve">Serialization is simply turning an existing object into a byte array. This byte array represents the </w:t>
      </w:r>
      <w:r w:rsidRPr="00AA399A">
        <w:rPr>
          <w:highlight w:val="green"/>
        </w:rPr>
        <w:t>class of the object</w:t>
      </w:r>
      <w:r w:rsidRPr="00403A4C">
        <w:t xml:space="preserve">, the </w:t>
      </w:r>
      <w:r w:rsidRPr="00AA399A">
        <w:rPr>
          <w:highlight w:val="green"/>
        </w:rPr>
        <w:t>version of the object</w:t>
      </w:r>
      <w:r w:rsidRPr="00403A4C">
        <w:t xml:space="preserve">, and the </w:t>
      </w:r>
      <w:r w:rsidRPr="00AA399A">
        <w:rPr>
          <w:highlight w:val="green"/>
        </w:rPr>
        <w:t>internal state</w:t>
      </w:r>
      <w:r w:rsidR="006A0F0D">
        <w:rPr>
          <w:rFonts w:hint="eastAsia"/>
        </w:rPr>
        <w:t xml:space="preserve"> </w:t>
      </w:r>
      <w:r w:rsidR="009E1334">
        <w:rPr>
          <w:rFonts w:hint="eastAsia"/>
        </w:rPr>
        <w:t>(metadata)</w:t>
      </w:r>
      <w:r w:rsidRPr="00403A4C">
        <w:t xml:space="preserve"> of the object. This byte array can then be used between JVM's running the same co</w:t>
      </w:r>
      <w:r>
        <w:t>de to transmit/read the object.</w:t>
      </w:r>
    </w:p>
    <w:p w:rsidR="00403A4C" w:rsidRPr="00403A4C" w:rsidRDefault="00403A4C" w:rsidP="00403A4C">
      <w:pPr>
        <w:ind w:leftChars="100" w:left="210"/>
      </w:pPr>
    </w:p>
    <w:p w:rsidR="00403A4C" w:rsidRPr="00403A4C" w:rsidRDefault="00403A4C" w:rsidP="00403A4C">
      <w:pPr>
        <w:ind w:leftChars="100" w:left="210"/>
      </w:pPr>
      <w:r w:rsidRPr="00CD35C9">
        <w:rPr>
          <w:highlight w:val="magenta"/>
        </w:rPr>
        <w:t>Why would we want to do this?</w:t>
      </w:r>
    </w:p>
    <w:p w:rsidR="00403A4C" w:rsidRPr="00403A4C" w:rsidRDefault="00403A4C" w:rsidP="00403A4C">
      <w:pPr>
        <w:ind w:leftChars="100" w:left="210"/>
      </w:pPr>
      <w:r>
        <w:t>There are several reasons:</w:t>
      </w:r>
    </w:p>
    <w:p w:rsidR="00403A4C" w:rsidRDefault="00403A4C" w:rsidP="00403A4C">
      <w:pPr>
        <w:pStyle w:val="ListParagraph"/>
        <w:numPr>
          <w:ilvl w:val="0"/>
          <w:numId w:val="34"/>
        </w:numPr>
        <w:ind w:firstLineChars="0"/>
      </w:pPr>
      <w:r w:rsidRPr="00E94364">
        <w:rPr>
          <w:highlight w:val="yellow"/>
        </w:rPr>
        <w:t>Communication</w:t>
      </w:r>
      <w:r w:rsidRPr="00403A4C">
        <w:t>: If you have two machines that are running the same code, and they need to communicate, an easy way is for one machine to build an object with information that it would like to transmit, and then serialize that object to the other machine. It's not the best method for communication, but it gets the job done.</w:t>
      </w:r>
    </w:p>
    <w:p w:rsidR="00403A4C" w:rsidRDefault="00403A4C" w:rsidP="00403A4C">
      <w:pPr>
        <w:pStyle w:val="ListParagraph"/>
        <w:numPr>
          <w:ilvl w:val="0"/>
          <w:numId w:val="34"/>
        </w:numPr>
        <w:ind w:firstLineChars="0"/>
      </w:pPr>
      <w:r w:rsidRPr="00E94364">
        <w:rPr>
          <w:highlight w:val="yellow"/>
        </w:rPr>
        <w:t>Persistence</w:t>
      </w:r>
      <w:r w:rsidRPr="00403A4C">
        <w:t>: If you want to store the state of a particular operation in a database, it can be easily serialized to a byte array, and stored in the database for later retrieval.</w:t>
      </w:r>
    </w:p>
    <w:p w:rsidR="00503056" w:rsidRPr="00503056" w:rsidRDefault="00503056" w:rsidP="00503056">
      <w:pPr>
        <w:pStyle w:val="ListParagraph"/>
        <w:ind w:left="570" w:firstLineChars="0" w:firstLine="0"/>
      </w:pPr>
      <w:r>
        <w:sym w:font="Wingdings" w:char="F0E0"/>
      </w:r>
      <w:r>
        <w:rPr>
          <w:rFonts w:hint="eastAsia"/>
        </w:rPr>
        <w:t xml:space="preserve"> </w:t>
      </w:r>
      <w:r w:rsidRPr="0088713E">
        <w:rPr>
          <w:rFonts w:hint="eastAsia"/>
          <w:highlight w:val="green"/>
        </w:rPr>
        <w:t>Save the explicit version of object you want into database with serialization</w:t>
      </w:r>
    </w:p>
    <w:p w:rsidR="00403A4C" w:rsidRDefault="00403A4C" w:rsidP="00403A4C">
      <w:pPr>
        <w:pStyle w:val="ListParagraph"/>
        <w:numPr>
          <w:ilvl w:val="0"/>
          <w:numId w:val="34"/>
        </w:numPr>
        <w:ind w:firstLineChars="0"/>
      </w:pPr>
      <w:r w:rsidRPr="00E94364">
        <w:rPr>
          <w:highlight w:val="yellow"/>
        </w:rPr>
        <w:t>Deep Copy</w:t>
      </w:r>
      <w:r w:rsidRPr="00403A4C">
        <w:t>: If you need an exact replica of an Object, and don't want to go to the trouble of writing your own specialized clone() class, simply serializing the object to a byte array, and then de-serializing it to another object achieves this goal.</w:t>
      </w:r>
      <w:r w:rsidR="00712C6A">
        <w:rPr>
          <w:rFonts w:hint="eastAsia"/>
        </w:rPr>
        <w:t xml:space="preserve"> </w:t>
      </w:r>
    </w:p>
    <w:p w:rsidR="00403A4C" w:rsidRDefault="00403A4C" w:rsidP="00403A4C">
      <w:pPr>
        <w:pStyle w:val="ListParagraph"/>
        <w:numPr>
          <w:ilvl w:val="0"/>
          <w:numId w:val="34"/>
        </w:numPr>
        <w:ind w:firstLineChars="0"/>
      </w:pPr>
      <w:r w:rsidRPr="00E94364">
        <w:rPr>
          <w:highlight w:val="yellow"/>
        </w:rPr>
        <w:t>Caching</w:t>
      </w:r>
      <w:r w:rsidRPr="00403A4C">
        <w:t>: Really just an application of the above, but sometimes an object takes 10 minutes to build, but would only take 10 seconds to de-serialize. So, rather than hold onto the giant object in memory, just cache it out to a file via serialization, and read it in later when it's needed.</w:t>
      </w:r>
      <w:r w:rsidR="00262648">
        <w:rPr>
          <w:rFonts w:hint="eastAsia"/>
        </w:rPr>
        <w:t xml:space="preserve"> </w:t>
      </w:r>
      <w:r w:rsidR="00262648">
        <w:sym w:font="Wingdings" w:char="F0E0"/>
      </w:r>
      <w:r w:rsidR="00262648">
        <w:rPr>
          <w:rFonts w:hint="eastAsia"/>
        </w:rPr>
        <w:t xml:space="preserve"> </w:t>
      </w:r>
      <w:r w:rsidR="00262648" w:rsidRPr="00767AC4">
        <w:rPr>
          <w:rFonts w:hint="eastAsia"/>
          <w:highlight w:val="green"/>
        </w:rPr>
        <w:t>Giant object can be serialized and store in file instead of store in memory</w:t>
      </w:r>
    </w:p>
    <w:p w:rsidR="00EF54DE" w:rsidRPr="009145C0" w:rsidRDefault="00403A4C" w:rsidP="009145C0">
      <w:pPr>
        <w:pStyle w:val="ListParagraph"/>
        <w:numPr>
          <w:ilvl w:val="0"/>
          <w:numId w:val="34"/>
        </w:numPr>
        <w:ind w:firstLineChars="0"/>
      </w:pPr>
      <w:r w:rsidRPr="00E94364">
        <w:rPr>
          <w:highlight w:val="yellow"/>
        </w:rPr>
        <w:t>Cross JVM Synchronization</w:t>
      </w:r>
      <w:r w:rsidRPr="00403A4C">
        <w:t>: Serialization works across different JVMs that may be running on different architectures.</w:t>
      </w:r>
    </w:p>
    <w:p w:rsidR="00743482" w:rsidRPr="00CF6475" w:rsidRDefault="00BC4977"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sidRPr="00CF6475">
        <w:rPr>
          <w:rFonts w:asciiTheme="minorHAnsi" w:hAnsiTheme="minorHAnsi" w:cs="Arial" w:hint="eastAsia"/>
          <w:b w:val="0"/>
          <w:color w:val="000000"/>
          <w:sz w:val="21"/>
          <w:szCs w:val="21"/>
        </w:rPr>
        <w:t>What is difference between externalizable and serializable interface ?</w:t>
      </w:r>
    </w:p>
    <w:p w:rsidR="00BC4977" w:rsidRDefault="00482217"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482217">
        <w:rPr>
          <w:rFonts w:asciiTheme="minorHAnsi" w:hAnsiTheme="minorHAnsi" w:cs="Arial"/>
          <w:b w:val="0"/>
          <w:color w:val="000000"/>
          <w:sz w:val="21"/>
          <w:szCs w:val="21"/>
        </w:rPr>
        <w:t xml:space="preserve">Serializable is a marker interface therefore you are not forced to implement any methods, </w:t>
      </w:r>
      <w:r w:rsidRPr="0087524B">
        <w:rPr>
          <w:rFonts w:asciiTheme="minorHAnsi" w:hAnsiTheme="minorHAnsi" w:cs="Arial"/>
          <w:b w:val="0"/>
          <w:color w:val="000000"/>
          <w:sz w:val="21"/>
          <w:szCs w:val="21"/>
          <w:highlight w:val="magenta"/>
        </w:rPr>
        <w:t>however Externalizable contains two methods readExternal() and writeExternal() which must be implemented.</w:t>
      </w:r>
    </w:p>
    <w:p w:rsidR="00A80361" w:rsidRDefault="00C6537C"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C6537C">
        <w:rPr>
          <w:rFonts w:asciiTheme="minorHAnsi" w:hAnsiTheme="minorHAnsi" w:cs="Arial"/>
          <w:b w:val="0"/>
          <w:color w:val="000000"/>
          <w:sz w:val="21"/>
          <w:szCs w:val="21"/>
        </w:rPr>
        <w:t>Serializable interface provides a inbuilt serialization mechanism to you which can be in-efficient at times. However Externilizable interface is designed to give you greater control over the serialization mechanism. The two methods provide you immense opportunity to enhance the performance of specific object serialization based on application needs.</w:t>
      </w:r>
    </w:p>
    <w:p w:rsidR="00A80361" w:rsidRDefault="00FE6E0A"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FE6E0A">
        <w:rPr>
          <w:rFonts w:asciiTheme="minorHAnsi" w:hAnsiTheme="minorHAnsi" w:cs="Arial"/>
          <w:b w:val="0"/>
          <w:color w:val="000000"/>
          <w:sz w:val="21"/>
          <w:szCs w:val="21"/>
          <w:highlight w:val="green"/>
        </w:rPr>
        <w:t>Serializable interface provides a default serialization mechanism, on the other hand, Externalizable interface instead of relying on default Java Serialization provides flexibility to control this mechanism.</w:t>
      </w:r>
    </w:p>
    <w:p w:rsidR="00BC4977" w:rsidRPr="007A4F14" w:rsidRDefault="00FE6E0A"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7A4F14">
        <w:rPr>
          <w:rFonts w:asciiTheme="minorHAnsi" w:hAnsiTheme="minorHAnsi" w:cs="Arial" w:hint="eastAsia"/>
          <w:b w:val="0"/>
          <w:color w:val="000000"/>
          <w:sz w:val="21"/>
          <w:szCs w:val="21"/>
          <w:highlight w:val="yellow"/>
        </w:rPr>
        <w:t>When will you use Serializable or Externalizable interface ? and why ?</w:t>
      </w:r>
    </w:p>
    <w:p w:rsidR="00FE7576" w:rsidRPr="00FE7576" w:rsidRDefault="00FE757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FE7576">
        <w:rPr>
          <w:rFonts w:asciiTheme="minorHAnsi" w:hAnsiTheme="minorHAnsi" w:cs="Arial"/>
          <w:b w:val="0"/>
          <w:color w:val="000000"/>
          <w:sz w:val="21"/>
          <w:szCs w:val="21"/>
        </w:rPr>
        <w:t xml:space="preserve">Most of the times when you want to do a selective attribute serialization you can use Serializable interface with transient modifier for variables not to be serialized. </w:t>
      </w:r>
      <w:r w:rsidRPr="007A4F14">
        <w:rPr>
          <w:rFonts w:asciiTheme="minorHAnsi" w:hAnsiTheme="minorHAnsi" w:cs="Arial"/>
          <w:b w:val="0"/>
          <w:color w:val="000000"/>
          <w:sz w:val="21"/>
          <w:szCs w:val="21"/>
          <w:highlight w:val="magenta"/>
        </w:rPr>
        <w:t>However, use of Externalizable interface can be really effective in cases when you have to serialize only some dynamically selected attributes of a large object.</w:t>
      </w:r>
      <w:r w:rsidRPr="00FE7576">
        <w:rPr>
          <w:rFonts w:asciiTheme="minorHAnsi" w:hAnsiTheme="minorHAnsi" w:cs="Arial"/>
          <w:b w:val="0"/>
          <w:color w:val="000000"/>
          <w:sz w:val="21"/>
          <w:szCs w:val="21"/>
        </w:rPr>
        <w:t xml:space="preserve"> </w:t>
      </w:r>
    </w:p>
    <w:p w:rsidR="00FE7576" w:rsidRPr="00FE7576" w:rsidRDefault="00FE757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7A4F14">
        <w:rPr>
          <w:rFonts w:asciiTheme="minorHAnsi" w:hAnsiTheme="minorHAnsi" w:cs="Arial"/>
          <w:b w:val="0"/>
          <w:color w:val="000000"/>
          <w:sz w:val="21"/>
          <w:szCs w:val="21"/>
          <w:highlight w:val="magenta"/>
        </w:rPr>
        <w:lastRenderedPageBreak/>
        <w:t>Lets take an example, Some times when you have a big Java object with hundreds of attributes and you want to serialize only a dozen dynamically selected attributes to keep the state of the object you should use Externalizable interface writeExternal method to selectively serialize the chosen attributes.</w:t>
      </w:r>
    </w:p>
    <w:p w:rsidR="00FE7576" w:rsidRDefault="00FE757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FE7576">
        <w:rPr>
          <w:rFonts w:asciiTheme="minorHAnsi" w:hAnsiTheme="minorHAnsi" w:cs="Arial"/>
          <w:b w:val="0"/>
          <w:color w:val="000000"/>
          <w:sz w:val="21"/>
          <w:szCs w:val="21"/>
        </w:rPr>
        <w:t>In case you have small objects and you know that most or all attributes are required to be serialized then you should be fine with using Serializable interface and use of transient variable as appropriate.</w:t>
      </w:r>
    </w:p>
    <w:p w:rsidR="00FE7576" w:rsidRPr="00700534" w:rsidRDefault="009F24D1"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700534">
        <w:rPr>
          <w:rFonts w:asciiTheme="minorHAnsi" w:hAnsiTheme="minorHAnsi" w:cs="Arial" w:hint="eastAsia"/>
          <w:b w:val="0"/>
          <w:color w:val="000000"/>
          <w:sz w:val="21"/>
          <w:szCs w:val="21"/>
          <w:highlight w:val="yellow"/>
        </w:rPr>
        <w:t>What the ways to speed up Object serialization ? How to improve Serialization performance ?</w:t>
      </w:r>
    </w:p>
    <w:p w:rsidR="00655618" w:rsidRPr="00655618" w:rsidRDefault="00655618"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655618">
        <w:rPr>
          <w:rFonts w:asciiTheme="minorHAnsi" w:hAnsiTheme="minorHAnsi" w:cs="Arial"/>
          <w:b w:val="0"/>
          <w:color w:val="000000"/>
          <w:sz w:val="21"/>
          <w:szCs w:val="21"/>
        </w:rPr>
        <w:t>The default Java Serialization mechanism is really useful, however it can have a really bad performance based on your application and business requirements. The serialization process performance heavily depends on the number and size of attributes you are going to serialize for an object. Below are some tips you can use for speeding up the marshaling and un-marshaling of objects during Java serialization process.</w:t>
      </w:r>
    </w:p>
    <w:p w:rsidR="00655618" w:rsidRPr="00655618" w:rsidRDefault="00655618"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 xml:space="preserve">(a) </w:t>
      </w:r>
      <w:r w:rsidRPr="00D701E8">
        <w:rPr>
          <w:rFonts w:asciiTheme="minorHAnsi" w:hAnsiTheme="minorHAnsi" w:cs="Arial"/>
          <w:b w:val="0"/>
          <w:color w:val="000000"/>
          <w:sz w:val="21"/>
          <w:szCs w:val="21"/>
          <w:highlight w:val="yellow"/>
        </w:rPr>
        <w:t>Mark the unwanted or non Serializable attributes as transient.</w:t>
      </w:r>
      <w:r w:rsidRPr="00655618">
        <w:rPr>
          <w:rFonts w:asciiTheme="minorHAnsi" w:hAnsiTheme="minorHAnsi" w:cs="Arial"/>
          <w:b w:val="0"/>
          <w:color w:val="000000"/>
          <w:sz w:val="21"/>
          <w:szCs w:val="21"/>
        </w:rPr>
        <w:t xml:space="preserve"> This is a straight forward benefit since your attributes for serialization are clearly marked and can be easily achieved using Serialzable interface itself.</w:t>
      </w:r>
    </w:p>
    <w:p w:rsidR="00655618" w:rsidRPr="00655618" w:rsidRDefault="00655618"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 xml:space="preserve">(b) </w:t>
      </w:r>
      <w:r w:rsidRPr="00D701E8">
        <w:rPr>
          <w:rFonts w:asciiTheme="minorHAnsi" w:hAnsiTheme="minorHAnsi" w:cs="Arial"/>
          <w:b w:val="0"/>
          <w:color w:val="000000"/>
          <w:sz w:val="21"/>
          <w:szCs w:val="21"/>
          <w:highlight w:val="yellow"/>
        </w:rPr>
        <w:t>Save only the state of the object, not the derived attributes.</w:t>
      </w:r>
      <w:r w:rsidRPr="00655618">
        <w:rPr>
          <w:rFonts w:asciiTheme="minorHAnsi" w:hAnsiTheme="minorHAnsi" w:cs="Arial"/>
          <w:b w:val="0"/>
          <w:color w:val="000000"/>
          <w:sz w:val="21"/>
          <w:szCs w:val="21"/>
        </w:rPr>
        <w:t xml:space="preserve"> Some times we keep the derived attributes as part of the object however serializing them can be costly. Therefore consider calcualting them during de-serialization process.</w:t>
      </w:r>
    </w:p>
    <w:p w:rsidR="00655618" w:rsidRPr="00655618" w:rsidRDefault="00655618"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 xml:space="preserve">(c) </w:t>
      </w:r>
      <w:r w:rsidRPr="00D701E8">
        <w:rPr>
          <w:rFonts w:asciiTheme="minorHAnsi" w:hAnsiTheme="minorHAnsi" w:cs="Arial"/>
          <w:b w:val="0"/>
          <w:color w:val="000000"/>
          <w:sz w:val="21"/>
          <w:szCs w:val="21"/>
          <w:highlight w:val="yellow"/>
        </w:rPr>
        <w:t>Serialize attributes only with NON-default values.</w:t>
      </w:r>
      <w:r w:rsidRPr="00655618">
        <w:rPr>
          <w:rFonts w:asciiTheme="minorHAnsi" w:hAnsiTheme="minorHAnsi" w:cs="Arial"/>
          <w:b w:val="0"/>
          <w:color w:val="000000"/>
          <w:sz w:val="21"/>
          <w:szCs w:val="21"/>
        </w:rPr>
        <w:t xml:space="preserve"> For examples, serializing a int variable with value zero is just going to take extra space however, choosing not to serialize it would save you a lot of performance. This approach can avoid some types of attributes taking unwanted space. This will require use of Externalizable interface since attribute serialization is determined at runtime based on the value of each attribute.</w:t>
      </w:r>
    </w:p>
    <w:p w:rsidR="00FE6E0A" w:rsidRPr="00663299" w:rsidRDefault="00655618"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 xml:space="preserve">(d) </w:t>
      </w:r>
      <w:r w:rsidRPr="00D701E8">
        <w:rPr>
          <w:rFonts w:asciiTheme="minorHAnsi" w:hAnsiTheme="minorHAnsi" w:cs="Arial"/>
          <w:b w:val="0"/>
          <w:color w:val="000000"/>
          <w:sz w:val="21"/>
          <w:szCs w:val="21"/>
          <w:highlight w:val="yellow"/>
        </w:rPr>
        <w:t>Use Externalizable interface and implement the readExternal and writeExternal methods to dynamically identify the attributes to be serialized.</w:t>
      </w:r>
      <w:r w:rsidRPr="00655618">
        <w:rPr>
          <w:rFonts w:asciiTheme="minorHAnsi" w:hAnsiTheme="minorHAnsi" w:cs="Arial"/>
          <w:b w:val="0"/>
          <w:color w:val="000000"/>
          <w:sz w:val="21"/>
          <w:szCs w:val="21"/>
        </w:rPr>
        <w:t xml:space="preserve"> Some times there can be a custom logic used for serialization of various attributes.</w:t>
      </w:r>
    </w:p>
    <w:p w:rsidR="00FE6E0A" w:rsidRDefault="008200CF"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sidRPr="009235B5">
        <w:rPr>
          <w:rFonts w:asciiTheme="minorHAnsi" w:hAnsiTheme="minorHAnsi" w:cs="Arial" w:hint="eastAsia"/>
          <w:b w:val="0"/>
          <w:color w:val="000000"/>
          <w:sz w:val="21"/>
          <w:szCs w:val="21"/>
          <w:highlight w:val="yellow"/>
        </w:rPr>
        <w:t>What is serialVersion</w:t>
      </w:r>
      <w:r w:rsidR="00663299" w:rsidRPr="009235B5">
        <w:rPr>
          <w:rFonts w:asciiTheme="minorHAnsi" w:hAnsiTheme="minorHAnsi" w:cs="Arial" w:hint="eastAsia"/>
          <w:b w:val="0"/>
          <w:color w:val="000000"/>
          <w:sz w:val="21"/>
          <w:szCs w:val="21"/>
          <w:highlight w:val="yellow"/>
        </w:rPr>
        <w:t xml:space="preserve">UID ? </w:t>
      </w:r>
      <w:r w:rsidRPr="009235B5">
        <w:rPr>
          <w:rFonts w:asciiTheme="minorHAnsi" w:hAnsiTheme="minorHAnsi" w:cs="Arial" w:hint="eastAsia"/>
          <w:b w:val="0"/>
          <w:color w:val="000000"/>
          <w:sz w:val="21"/>
          <w:szCs w:val="21"/>
          <w:highlight w:val="yellow"/>
        </w:rPr>
        <w:t>and why we should use that ? How to generate one ?</w:t>
      </w:r>
    </w:p>
    <w:p w:rsidR="008200CF" w:rsidRPr="009235B5" w:rsidRDefault="00FD63A4"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FD63A4">
        <w:rPr>
          <w:rFonts w:asciiTheme="minorHAnsi" w:hAnsiTheme="minorHAnsi" w:cs="Arial"/>
          <w:b w:val="0"/>
          <w:color w:val="000000"/>
          <w:sz w:val="21"/>
          <w:szCs w:val="21"/>
        </w:rPr>
        <w:lastRenderedPageBreak/>
        <w:t xml:space="preserve">The serialVersionUID represents your class version, and </w:t>
      </w:r>
      <w:r w:rsidRPr="009235B5">
        <w:rPr>
          <w:rFonts w:asciiTheme="minorHAnsi" w:hAnsiTheme="minorHAnsi" w:cs="Arial"/>
          <w:b w:val="0"/>
          <w:color w:val="000000"/>
          <w:sz w:val="21"/>
          <w:szCs w:val="21"/>
          <w:highlight w:val="green"/>
        </w:rPr>
        <w:t>you should change it if the current version of your class is not backwards compatible with its earlier versions.</w:t>
      </w:r>
      <w:r w:rsidR="009235B5">
        <w:rPr>
          <w:rFonts w:asciiTheme="minorHAnsi" w:hAnsiTheme="minorHAnsi" w:cs="Arial" w:hint="eastAsia"/>
          <w:b w:val="0"/>
          <w:color w:val="000000"/>
          <w:sz w:val="21"/>
          <w:szCs w:val="21"/>
        </w:rPr>
        <w:t xml:space="preserve"> </w:t>
      </w:r>
      <w:r w:rsidR="009235B5" w:rsidRPr="009235B5">
        <w:rPr>
          <w:rFonts w:asciiTheme="minorHAnsi" w:hAnsiTheme="minorHAnsi" w:cs="Arial"/>
          <w:b w:val="0"/>
          <w:color w:val="000000"/>
          <w:sz w:val="21"/>
          <w:szCs w:val="21"/>
        </w:rPr>
        <w:t>Most of the times, we probably do not use serialization directly. In such cases, I would suggest to generate a default serializable uid by clicking the quick fix option in eclipse.</w:t>
      </w:r>
    </w:p>
    <w:p w:rsidR="008200CF" w:rsidRPr="006D03AC" w:rsidRDefault="00A004BE"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6D03AC">
        <w:rPr>
          <w:rFonts w:asciiTheme="minorHAnsi" w:hAnsiTheme="minorHAnsi" w:cs="Arial" w:hint="eastAsia"/>
          <w:b w:val="0"/>
          <w:color w:val="000000"/>
          <w:sz w:val="21"/>
          <w:szCs w:val="21"/>
          <w:highlight w:val="yellow"/>
        </w:rPr>
        <w:t>What would happen if the serialVersionUID of an object is not defined ?</w:t>
      </w:r>
    </w:p>
    <w:p w:rsidR="00A004BE" w:rsidRDefault="006D03AC"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342B11">
        <w:rPr>
          <w:rFonts w:asciiTheme="minorHAnsi" w:hAnsiTheme="minorHAnsi" w:cs="Arial"/>
          <w:b w:val="0"/>
          <w:color w:val="000000"/>
          <w:sz w:val="21"/>
          <w:szCs w:val="21"/>
          <w:highlight w:val="green"/>
        </w:rPr>
        <w:t>If you don't define serialVersionUID in your serilizable class, Java compiler will make one by creating a hash code using most of your class attributes and features.</w:t>
      </w:r>
      <w:r w:rsidRPr="006D03AC">
        <w:rPr>
          <w:rFonts w:asciiTheme="minorHAnsi" w:hAnsiTheme="minorHAnsi" w:cs="Arial"/>
          <w:b w:val="0"/>
          <w:color w:val="000000"/>
          <w:sz w:val="21"/>
          <w:szCs w:val="21"/>
        </w:rPr>
        <w:t xml:space="preserve"> When an object gets serialized, this hash code is stamped on the object which is known as the SerialVersionUID of that object. This ID is required for the version control of an object. SerialVersionUID can be specified in the class file also. </w:t>
      </w:r>
      <w:r w:rsidRPr="006D03AC">
        <w:rPr>
          <w:rFonts w:asciiTheme="minorHAnsi" w:hAnsiTheme="minorHAnsi" w:cs="Arial"/>
          <w:b w:val="0"/>
          <w:color w:val="000000"/>
          <w:sz w:val="21"/>
          <w:szCs w:val="21"/>
          <w:highlight w:val="magenta"/>
        </w:rPr>
        <w:t>In case, this ID is not specified by you, then Java compiler will regenerate a SerialVersionUID based on updated class and it will not be possible for the already serialized class to recover when a class field is added or modified.</w:t>
      </w:r>
      <w:r w:rsidRPr="006D03AC">
        <w:rPr>
          <w:rFonts w:asciiTheme="minorHAnsi" w:hAnsiTheme="minorHAnsi" w:cs="Arial"/>
          <w:b w:val="0"/>
          <w:color w:val="000000"/>
          <w:sz w:val="21"/>
          <w:szCs w:val="21"/>
        </w:rPr>
        <w:t xml:space="preserve"> Its recommended that you always declare a serialVersionUID in your Serializable classes</w:t>
      </w:r>
      <w:r w:rsidR="00734CEF">
        <w:rPr>
          <w:rFonts w:asciiTheme="minorHAnsi" w:hAnsiTheme="minorHAnsi" w:cs="Arial" w:hint="eastAsia"/>
          <w:b w:val="0"/>
          <w:color w:val="000000"/>
          <w:sz w:val="21"/>
          <w:szCs w:val="21"/>
        </w:rPr>
        <w:t xml:space="preserve"> (</w:t>
      </w:r>
      <w:r w:rsidR="00734CEF" w:rsidRPr="00C5439D">
        <w:rPr>
          <w:rFonts w:asciiTheme="minorHAnsi" w:hAnsiTheme="minorHAnsi" w:cs="Arial" w:hint="eastAsia"/>
          <w:b w:val="0"/>
          <w:color w:val="000000"/>
          <w:sz w:val="21"/>
          <w:szCs w:val="21"/>
          <w:highlight w:val="green"/>
        </w:rPr>
        <w:t>Then this manually defined serialVersionUID can be used for auto check on whether serializable classes been changed or not</w:t>
      </w:r>
      <w:r w:rsidR="00734CEF">
        <w:rPr>
          <w:rFonts w:asciiTheme="minorHAnsi" w:hAnsiTheme="minorHAnsi" w:cs="Arial" w:hint="eastAsia"/>
          <w:b w:val="0"/>
          <w:color w:val="000000"/>
          <w:sz w:val="21"/>
          <w:szCs w:val="21"/>
        </w:rPr>
        <w:t>)</w:t>
      </w:r>
      <w:r w:rsidRPr="006D03AC">
        <w:rPr>
          <w:rFonts w:asciiTheme="minorHAnsi" w:hAnsiTheme="minorHAnsi" w:cs="Arial"/>
          <w:b w:val="0"/>
          <w:color w:val="000000"/>
          <w:sz w:val="21"/>
          <w:szCs w:val="21"/>
        </w:rPr>
        <w:t>.</w:t>
      </w:r>
    </w:p>
    <w:p w:rsidR="00A004BE" w:rsidRDefault="00734CEF"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Pr>
          <w:rFonts w:asciiTheme="minorHAnsi" w:hAnsiTheme="minorHAnsi" w:cs="Arial" w:hint="eastAsia"/>
          <w:b w:val="0"/>
          <w:color w:val="000000"/>
          <w:sz w:val="21"/>
          <w:szCs w:val="21"/>
        </w:rPr>
        <w:t>Does setting the serialVersion</w:t>
      </w:r>
      <w:r w:rsidR="00C7553C">
        <w:rPr>
          <w:rFonts w:asciiTheme="minorHAnsi" w:hAnsiTheme="minorHAnsi" w:cs="Arial" w:hint="eastAsia"/>
          <w:b w:val="0"/>
          <w:color w:val="000000"/>
          <w:sz w:val="21"/>
          <w:szCs w:val="21"/>
        </w:rPr>
        <w:t>UID class field improve Java serialization performance ?</w:t>
      </w:r>
    </w:p>
    <w:p w:rsidR="00C7553C" w:rsidRDefault="00033BE1"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33BE1">
        <w:rPr>
          <w:rFonts w:asciiTheme="minorHAnsi" w:hAnsiTheme="minorHAnsi" w:cs="Arial"/>
          <w:b w:val="0"/>
          <w:color w:val="000000"/>
          <w:sz w:val="21"/>
          <w:szCs w:val="21"/>
        </w:rPr>
        <w:t>Declaring an explicit serialVersionUID field in your classes saves some CPU time only the first time the JVM process serializes a given Class. However the gain is not significant, In case when you have not declared the serialVersionUID its value is computed by JVM once and subsequently kept in a soft cache for future use</w:t>
      </w:r>
    </w:p>
    <w:p w:rsidR="001E4075" w:rsidRDefault="001E4075"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Pr>
          <w:rFonts w:asciiTheme="minorHAnsi" w:hAnsiTheme="minorHAnsi" w:cs="Arial" w:hint="eastAsia"/>
          <w:b w:val="0"/>
          <w:color w:val="000000"/>
          <w:sz w:val="21"/>
          <w:szCs w:val="21"/>
        </w:rPr>
        <w:t>What are alternatives to serialization ? If serialization is not used, is it possible to persist or transfer an object using other approach ?</w:t>
      </w:r>
    </w:p>
    <w:p w:rsidR="006E03C1" w:rsidRDefault="006E03C1"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(a)</w:t>
      </w:r>
      <w:r w:rsidRPr="006E03C1">
        <w:rPr>
          <w:rFonts w:asciiTheme="minorHAnsi" w:hAnsiTheme="minorHAnsi" w:cs="Arial"/>
          <w:b w:val="0"/>
          <w:color w:val="000000"/>
          <w:sz w:val="21"/>
          <w:szCs w:val="21"/>
        </w:rPr>
        <w:t>Saving object state to database, this is most common technique used by most applications. You can use ORM tools (e.g. hibernate) to save the objects in a database and read them from the database.</w:t>
      </w:r>
    </w:p>
    <w:p w:rsidR="006E03C1" w:rsidRPr="006E03C1" w:rsidRDefault="006E03C1"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(b)</w:t>
      </w:r>
      <w:r w:rsidRPr="006E03C1">
        <w:rPr>
          <w:rFonts w:asciiTheme="minorHAnsi" w:hAnsiTheme="minorHAnsi" w:cs="Arial"/>
          <w:b w:val="0"/>
          <w:color w:val="000000"/>
          <w:sz w:val="21"/>
          <w:szCs w:val="21"/>
        </w:rPr>
        <w:t>Xml based data transfer is another popular mechanism, and a lot of XML based web services use this mechanism to transfer data over network. Also a lot of tools save XML files to persist data/configurations.</w:t>
      </w:r>
    </w:p>
    <w:p w:rsidR="001E4075" w:rsidRDefault="006E03C1"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(c)</w:t>
      </w:r>
      <w:r w:rsidRPr="006E03C1">
        <w:rPr>
          <w:rFonts w:asciiTheme="minorHAnsi" w:hAnsiTheme="minorHAnsi" w:cs="Arial"/>
          <w:b w:val="0"/>
          <w:color w:val="000000"/>
          <w:sz w:val="21"/>
          <w:szCs w:val="21"/>
        </w:rPr>
        <w:t>JSON Data Transfer - is recently popular data transfer format. A lot of web services are being developed in JSON due to its small footprint and inherent integration with web browser due to JavaScript format.</w:t>
      </w:r>
    </w:p>
    <w:p w:rsidR="00C7553C" w:rsidRPr="00140859" w:rsidRDefault="001E4075"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Pr>
          <w:rFonts w:asciiTheme="minorHAnsi" w:hAnsiTheme="minorHAnsi" w:cs="Arial" w:hint="eastAsia"/>
          <w:b w:val="0"/>
          <w:color w:val="000000"/>
          <w:sz w:val="21"/>
          <w:szCs w:val="21"/>
        </w:rPr>
        <w:lastRenderedPageBreak/>
        <w:t xml:space="preserve"> </w:t>
      </w:r>
      <w:r w:rsidR="00BE1FD5" w:rsidRPr="00140859">
        <w:rPr>
          <w:rFonts w:asciiTheme="minorHAnsi" w:hAnsiTheme="minorHAnsi" w:cs="Arial" w:hint="eastAsia"/>
          <w:b w:val="0"/>
          <w:color w:val="000000"/>
          <w:sz w:val="21"/>
          <w:szCs w:val="21"/>
          <w:highlight w:val="yellow"/>
        </w:rPr>
        <w:t xml:space="preserve">What are transient </w:t>
      </w:r>
      <w:r w:rsidR="00CE12CA" w:rsidRPr="00140859">
        <w:rPr>
          <w:rFonts w:asciiTheme="minorHAnsi" w:hAnsiTheme="minorHAnsi" w:cs="Arial"/>
          <w:b w:val="0"/>
          <w:color w:val="000000"/>
          <w:sz w:val="21"/>
          <w:szCs w:val="21"/>
          <w:highlight w:val="yellow"/>
        </w:rPr>
        <w:t xml:space="preserve">variables? </w:t>
      </w:r>
      <w:r w:rsidR="00BE1FD5" w:rsidRPr="00140859">
        <w:rPr>
          <w:rFonts w:asciiTheme="minorHAnsi" w:hAnsiTheme="minorHAnsi" w:cs="Arial" w:hint="eastAsia"/>
          <w:b w:val="0"/>
          <w:color w:val="000000"/>
          <w:sz w:val="21"/>
          <w:szCs w:val="21"/>
          <w:highlight w:val="yellow"/>
        </w:rPr>
        <w:t>What role do they play in Serialization process ?</w:t>
      </w:r>
    </w:p>
    <w:p w:rsidR="002E72B0" w:rsidRDefault="002E72B0"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52FB0">
        <w:rPr>
          <w:rFonts w:asciiTheme="minorHAnsi" w:hAnsiTheme="minorHAnsi" w:cs="Arial" w:hint="eastAsia"/>
          <w:b w:val="0"/>
          <w:color w:val="000000"/>
          <w:sz w:val="21"/>
          <w:szCs w:val="21"/>
          <w:highlight w:val="magenta"/>
        </w:rPr>
        <w:t xml:space="preserve">Also check </w:t>
      </w:r>
      <w:hyperlink r:id="rId193" w:history="1">
        <w:r w:rsidRPr="00152FB0">
          <w:rPr>
            <w:rStyle w:val="Hyperlink"/>
            <w:rFonts w:asciiTheme="minorHAnsi" w:hAnsiTheme="minorHAnsi" w:cs="Arial"/>
            <w:b w:val="0"/>
            <w:sz w:val="21"/>
            <w:szCs w:val="21"/>
            <w:highlight w:val="magenta"/>
          </w:rPr>
          <w:t>https://www.cs.uic.edu/~troy/fall04/cs441/drake/serialization.html</w:t>
        </w:r>
      </w:hyperlink>
      <w:r>
        <w:rPr>
          <w:rFonts w:asciiTheme="minorHAnsi" w:hAnsiTheme="minorHAnsi" w:cs="Arial" w:hint="eastAsia"/>
          <w:b w:val="0"/>
          <w:color w:val="000000"/>
          <w:sz w:val="21"/>
          <w:szCs w:val="21"/>
        </w:rPr>
        <w:t xml:space="preserve"> </w:t>
      </w:r>
    </w:p>
    <w:p w:rsidR="00BF43AE" w:rsidRDefault="00BA47EA" w:rsidP="00C673B8">
      <w:pPr>
        <w:pStyle w:val="Heading1"/>
        <w:shd w:val="clear" w:color="auto" w:fill="FFFFFF"/>
        <w:spacing w:line="375" w:lineRule="atLeast"/>
        <w:ind w:leftChars="186" w:left="391"/>
        <w:rPr>
          <w:rFonts w:asciiTheme="minorHAnsi" w:hAnsiTheme="minorHAnsi" w:cs="Arial"/>
          <w:b w:val="0"/>
          <w:color w:val="000000"/>
          <w:sz w:val="21"/>
          <w:szCs w:val="21"/>
        </w:rPr>
      </w:pPr>
      <w:hyperlink r:id="rId194" w:history="1">
        <w:r w:rsidR="00BF43AE" w:rsidRPr="00BF43AE">
          <w:rPr>
            <w:rStyle w:val="Hyperlink"/>
            <w:rFonts w:asciiTheme="minorHAnsi" w:hAnsiTheme="minorHAnsi" w:cs="Arial"/>
            <w:b w:val="0"/>
            <w:sz w:val="21"/>
            <w:szCs w:val="21"/>
            <w:highlight w:val="magenta"/>
          </w:rPr>
          <w:t>http://javarevisited.blogspot.com/2011/09/transient-keyword-variable-in-java.html</w:t>
        </w:r>
      </w:hyperlink>
      <w:r w:rsidR="00BF43AE">
        <w:rPr>
          <w:rFonts w:asciiTheme="minorHAnsi" w:hAnsiTheme="minorHAnsi" w:cs="Arial" w:hint="eastAsia"/>
          <w:b w:val="0"/>
          <w:color w:val="000000"/>
          <w:sz w:val="21"/>
          <w:szCs w:val="21"/>
        </w:rPr>
        <w:t xml:space="preserve"> </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9546EB">
        <w:rPr>
          <w:rFonts w:asciiTheme="minorHAnsi" w:hAnsiTheme="minorHAnsi" w:cs="Arial"/>
          <w:b w:val="0"/>
          <w:color w:val="000000"/>
          <w:sz w:val="21"/>
          <w:szCs w:val="21"/>
          <w:highlight w:val="green"/>
        </w:rPr>
        <w:t>The transient keyword in Java is used to indicate that a field should not be serialized.</w:t>
      </w:r>
      <w:r w:rsidRPr="00140859">
        <w:rPr>
          <w:rFonts w:asciiTheme="minorHAnsi" w:hAnsiTheme="minorHAnsi" w:cs="Arial"/>
          <w:b w:val="0"/>
          <w:color w:val="000000"/>
          <w:sz w:val="21"/>
          <w:szCs w:val="21"/>
        </w:rPr>
        <w:t xml:space="preserve"> </w:t>
      </w:r>
      <w:r w:rsidRPr="00E12782">
        <w:rPr>
          <w:rFonts w:asciiTheme="minorHAnsi" w:hAnsiTheme="minorHAnsi" w:cs="Arial"/>
          <w:b w:val="0"/>
          <w:color w:val="000000"/>
          <w:sz w:val="21"/>
          <w:szCs w:val="21"/>
          <w:highlight w:val="green"/>
        </w:rPr>
        <w:t>Once the process of de-serialization is carried out, the transient variables do not undergo a change and retain their default value</w:t>
      </w:r>
      <w:r w:rsidRPr="00140859">
        <w:rPr>
          <w:rFonts w:asciiTheme="minorHAnsi" w:hAnsiTheme="minorHAnsi" w:cs="Arial"/>
          <w:b w:val="0"/>
          <w:color w:val="000000"/>
          <w:sz w:val="21"/>
          <w:szCs w:val="21"/>
        </w:rPr>
        <w:t>. Marking unwanted fields as transient can help you boost the serialization performance. Below is a simple example where you can see the use of transient keyword.</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class MyVideo implements Serializable</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private Video video;</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w:t>
      </w:r>
      <w:r w:rsidRPr="00140859">
        <w:rPr>
          <w:rFonts w:asciiTheme="minorHAnsi" w:hAnsiTheme="minorHAnsi" w:cs="Arial"/>
          <w:b w:val="0"/>
          <w:color w:val="000000"/>
          <w:sz w:val="21"/>
          <w:szCs w:val="21"/>
          <w:highlight w:val="green"/>
        </w:rPr>
        <w:t xml:space="preserve">private </w:t>
      </w:r>
      <w:r w:rsidRPr="00140859">
        <w:rPr>
          <w:rFonts w:asciiTheme="minorHAnsi" w:hAnsiTheme="minorHAnsi" w:cs="Arial"/>
          <w:b w:val="0"/>
          <w:color w:val="000000"/>
          <w:sz w:val="21"/>
          <w:szCs w:val="21"/>
          <w:highlight w:val="magenta"/>
        </w:rPr>
        <w:t xml:space="preserve">transient </w:t>
      </w:r>
      <w:r w:rsidRPr="00140859">
        <w:rPr>
          <w:rFonts w:asciiTheme="minorHAnsi" w:hAnsiTheme="minorHAnsi" w:cs="Arial"/>
          <w:b w:val="0"/>
          <w:color w:val="000000"/>
          <w:sz w:val="21"/>
          <w:szCs w:val="21"/>
          <w:highlight w:val="green"/>
        </w:rPr>
        <w:t>Image thumbnailVideo;</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highlight w:val="green"/>
        </w:rPr>
      </w:pPr>
      <w:r w:rsidRPr="00140859">
        <w:rPr>
          <w:rFonts w:asciiTheme="minorHAnsi" w:hAnsiTheme="minorHAnsi" w:cs="Arial"/>
          <w:b w:val="0"/>
          <w:color w:val="000000"/>
          <w:sz w:val="21"/>
          <w:szCs w:val="21"/>
        </w:rPr>
        <w:t xml:space="preserve">    </w:t>
      </w:r>
      <w:r w:rsidRPr="00140859">
        <w:rPr>
          <w:rFonts w:asciiTheme="minorHAnsi" w:hAnsiTheme="minorHAnsi" w:cs="Arial"/>
          <w:b w:val="0"/>
          <w:color w:val="000000"/>
          <w:sz w:val="21"/>
          <w:szCs w:val="21"/>
          <w:highlight w:val="green"/>
        </w:rPr>
        <w:t>private void generateThumbnail()</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highlight w:val="green"/>
        </w:rPr>
      </w:pPr>
      <w:r w:rsidRPr="00140859">
        <w:rPr>
          <w:rFonts w:asciiTheme="minorHAnsi" w:hAnsiTheme="minorHAnsi" w:cs="Arial"/>
          <w:b w:val="0"/>
          <w:color w:val="000000"/>
          <w:sz w:val="21"/>
          <w:szCs w:val="21"/>
          <w:highlight w:val="green"/>
        </w:rPr>
        <w:t xml:space="preserve">    {</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highlight w:val="green"/>
        </w:rPr>
      </w:pPr>
      <w:r w:rsidRPr="00140859">
        <w:rPr>
          <w:rFonts w:asciiTheme="minorHAnsi" w:hAnsiTheme="minorHAnsi" w:cs="Arial"/>
          <w:b w:val="0"/>
          <w:color w:val="000000"/>
          <w:sz w:val="21"/>
          <w:szCs w:val="21"/>
          <w:highlight w:val="green"/>
        </w:rPr>
        <w:t xml:space="preserve">        // Generate thumbnail.</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highlight w:val="green"/>
        </w:rPr>
        <w:t xml:space="preserve">    }</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private void readObject(ObjectInputStream inputStream)</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throws IOException, ClassNotFoundException</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inputStream.defaultReadObject();</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w:t>
      </w:r>
      <w:r w:rsidRPr="00140859">
        <w:rPr>
          <w:rFonts w:asciiTheme="minorHAnsi" w:hAnsiTheme="minorHAnsi" w:cs="Arial"/>
          <w:b w:val="0"/>
          <w:color w:val="000000"/>
          <w:sz w:val="21"/>
          <w:szCs w:val="21"/>
          <w:highlight w:val="green"/>
        </w:rPr>
        <w:t>generateThumbnail();</w:t>
      </w:r>
    </w:p>
    <w:p w:rsidR="00140859" w:rsidRPr="00140859"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 xml:space="preserve">    }    </w:t>
      </w:r>
    </w:p>
    <w:p w:rsidR="00BE1FD5" w:rsidRDefault="00140859"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40859">
        <w:rPr>
          <w:rFonts w:asciiTheme="minorHAnsi" w:hAnsiTheme="minorHAnsi" w:cs="Arial"/>
          <w:b w:val="0"/>
          <w:color w:val="000000"/>
          <w:sz w:val="21"/>
          <w:szCs w:val="21"/>
        </w:rPr>
        <w:t>}</w:t>
      </w:r>
    </w:p>
    <w:p w:rsidR="00BE1FD5" w:rsidRPr="00757813" w:rsidRDefault="00757813"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757813">
        <w:rPr>
          <w:rFonts w:asciiTheme="minorHAnsi" w:hAnsiTheme="minorHAnsi" w:cs="Arial"/>
          <w:b w:val="0"/>
          <w:color w:val="000000"/>
          <w:sz w:val="21"/>
          <w:szCs w:val="21"/>
          <w:highlight w:val="yellow"/>
        </w:rPr>
        <w:lastRenderedPageBreak/>
        <w:t>Why does serialization NOT save the value of static class attributes? Why static variables are not serialized?</w:t>
      </w:r>
    </w:p>
    <w:p w:rsidR="00757813" w:rsidRPr="00757813" w:rsidRDefault="00757813"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757813">
        <w:rPr>
          <w:rFonts w:asciiTheme="minorHAnsi" w:hAnsiTheme="minorHAnsi" w:cs="Arial"/>
          <w:b w:val="0"/>
          <w:color w:val="000000"/>
          <w:sz w:val="21"/>
          <w:szCs w:val="21"/>
        </w:rPr>
        <w:t>The Java variables declared as static are not considered part of the state of an object since they are shared by all instances of that class. Saving static variables with each serialized object would have following problems</w:t>
      </w:r>
    </w:p>
    <w:p w:rsidR="00757813" w:rsidRPr="00757813" w:rsidRDefault="00757813"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(a)</w:t>
      </w:r>
      <w:r w:rsidRPr="00757813">
        <w:rPr>
          <w:rFonts w:asciiTheme="minorHAnsi" w:hAnsiTheme="minorHAnsi" w:cs="Arial"/>
          <w:b w:val="0"/>
          <w:color w:val="000000"/>
          <w:sz w:val="21"/>
          <w:szCs w:val="21"/>
        </w:rPr>
        <w:t>It will make redundant copy of same variable in multiple objects which makes it in-efficient.</w:t>
      </w:r>
    </w:p>
    <w:p w:rsidR="00757813" w:rsidRPr="00757813" w:rsidRDefault="00757813"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(b)</w:t>
      </w:r>
      <w:r w:rsidRPr="00757813">
        <w:rPr>
          <w:rFonts w:asciiTheme="minorHAnsi" w:hAnsiTheme="minorHAnsi" w:cs="Arial"/>
          <w:b w:val="0"/>
          <w:color w:val="000000"/>
          <w:sz w:val="21"/>
          <w:szCs w:val="21"/>
        </w:rPr>
        <w:t>The static variable can be modified by any object and a serialized copy would be stale or not in sync with current value.</w:t>
      </w:r>
    </w:p>
    <w:p w:rsidR="00757813" w:rsidRDefault="002F25D8"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rPr>
      </w:pPr>
      <w:r w:rsidRPr="002F25D8">
        <w:rPr>
          <w:rFonts w:asciiTheme="minorHAnsi" w:hAnsiTheme="minorHAnsi" w:cs="Arial"/>
          <w:b w:val="0"/>
          <w:color w:val="000000"/>
          <w:sz w:val="21"/>
          <w:szCs w:val="21"/>
        </w:rPr>
        <w:t>How to Serialize a collection in java? How to serialize a ArrayList, Hashmap or Hashset object in Java?</w:t>
      </w:r>
    </w:p>
    <w:p w:rsidR="00581791" w:rsidRDefault="00514EF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514EF5">
        <w:rPr>
          <w:rFonts w:asciiTheme="minorHAnsi" w:hAnsiTheme="minorHAnsi" w:cs="Arial"/>
          <w:b w:val="0"/>
          <w:color w:val="000000"/>
          <w:sz w:val="21"/>
          <w:szCs w:val="21"/>
        </w:rPr>
        <w:t xml:space="preserve">All standard implementations of collections List, Set and Map interface already implement java.io.Serializable. All the commonly used collection classes like java.util.ArrayList, java.util.Vector, java.util.Hashmap, java.util.Hashtable, java.util.HashSet, java.util.TreeSet do implement Serializable. This means you do not really need to write anything specific to serialize collection objects. </w:t>
      </w:r>
    </w:p>
    <w:p w:rsidR="002F25D8" w:rsidRPr="00514EF5" w:rsidRDefault="00514EF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514EF5">
        <w:rPr>
          <w:rFonts w:asciiTheme="minorHAnsi" w:hAnsiTheme="minorHAnsi" w:cs="Arial"/>
          <w:b w:val="0"/>
          <w:color w:val="000000"/>
          <w:sz w:val="21"/>
          <w:szCs w:val="21"/>
        </w:rPr>
        <w:t xml:space="preserve">However you should keep following things in mind before you serialize a collection object </w:t>
      </w:r>
      <w:r w:rsidR="00581791">
        <w:rPr>
          <w:rFonts w:asciiTheme="minorHAnsi" w:hAnsiTheme="minorHAnsi" w:cs="Arial"/>
          <w:b w:val="0"/>
          <w:color w:val="000000"/>
          <w:sz w:val="21"/>
          <w:szCs w:val="21"/>
        </w:rPr>
        <w:t>–</w:t>
      </w:r>
      <w:r w:rsidRPr="00514EF5">
        <w:rPr>
          <w:rFonts w:asciiTheme="minorHAnsi" w:hAnsiTheme="minorHAnsi" w:cs="Arial"/>
          <w:b w:val="0"/>
          <w:color w:val="000000"/>
          <w:sz w:val="21"/>
          <w:szCs w:val="21"/>
        </w:rPr>
        <w:t xml:space="preserve"> </w:t>
      </w:r>
      <w:r w:rsidR="00581791" w:rsidRPr="00581791">
        <w:rPr>
          <w:rFonts w:asciiTheme="minorHAnsi" w:hAnsiTheme="minorHAnsi" w:cs="Arial" w:hint="eastAsia"/>
          <w:b w:val="0"/>
          <w:color w:val="000000"/>
          <w:sz w:val="21"/>
          <w:szCs w:val="21"/>
          <w:highlight w:val="green"/>
        </w:rPr>
        <w:t>a.</w:t>
      </w:r>
      <w:r w:rsidRPr="009F699B">
        <w:rPr>
          <w:rFonts w:asciiTheme="minorHAnsi" w:hAnsiTheme="minorHAnsi" w:cs="Arial"/>
          <w:b w:val="0"/>
          <w:color w:val="000000"/>
          <w:sz w:val="21"/>
          <w:szCs w:val="21"/>
          <w:highlight w:val="magenta"/>
        </w:rPr>
        <w:t>Make sure all the objects added in collection are Serializable</w:t>
      </w:r>
      <w:r w:rsidRPr="00581791">
        <w:rPr>
          <w:rFonts w:asciiTheme="minorHAnsi" w:hAnsiTheme="minorHAnsi" w:cs="Arial"/>
          <w:b w:val="0"/>
          <w:color w:val="000000"/>
          <w:sz w:val="21"/>
          <w:szCs w:val="21"/>
          <w:highlight w:val="green"/>
        </w:rPr>
        <w:t xml:space="preserve">. </w:t>
      </w:r>
      <w:r w:rsidR="00581791" w:rsidRPr="00581791">
        <w:rPr>
          <w:rFonts w:asciiTheme="minorHAnsi" w:hAnsiTheme="minorHAnsi" w:cs="Arial"/>
          <w:b w:val="0"/>
          <w:color w:val="000000"/>
          <w:sz w:val="21"/>
          <w:szCs w:val="21"/>
          <w:highlight w:val="green"/>
        </w:rPr>
        <w:t>–</w:t>
      </w:r>
      <w:r w:rsidRPr="00581791">
        <w:rPr>
          <w:rFonts w:asciiTheme="minorHAnsi" w:hAnsiTheme="minorHAnsi" w:cs="Arial"/>
          <w:b w:val="0"/>
          <w:color w:val="000000"/>
          <w:sz w:val="21"/>
          <w:szCs w:val="21"/>
          <w:highlight w:val="green"/>
        </w:rPr>
        <w:t xml:space="preserve"> </w:t>
      </w:r>
      <w:r w:rsidR="00581791" w:rsidRPr="00581791">
        <w:rPr>
          <w:rFonts w:asciiTheme="minorHAnsi" w:hAnsiTheme="minorHAnsi" w:cs="Arial" w:hint="eastAsia"/>
          <w:b w:val="0"/>
          <w:color w:val="000000"/>
          <w:sz w:val="21"/>
          <w:szCs w:val="21"/>
          <w:highlight w:val="green"/>
        </w:rPr>
        <w:t>b.</w:t>
      </w:r>
      <w:r w:rsidRPr="00581791">
        <w:rPr>
          <w:rFonts w:asciiTheme="minorHAnsi" w:hAnsiTheme="minorHAnsi" w:cs="Arial"/>
          <w:b w:val="0"/>
          <w:color w:val="000000"/>
          <w:sz w:val="21"/>
          <w:szCs w:val="21"/>
          <w:highlight w:val="green"/>
        </w:rPr>
        <w:t>Serializing the collection can be costly therefore make sure you serialize only required data isntead of serializing the whole collection. - In case you are using a custom implementation of Collection interface then you may need to implement serialization for it.</w:t>
      </w:r>
    </w:p>
    <w:p w:rsidR="002F25D8" w:rsidRPr="00514EF5" w:rsidRDefault="00514EF5"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514EF5">
        <w:rPr>
          <w:rFonts w:asciiTheme="minorHAnsi" w:hAnsiTheme="minorHAnsi" w:cs="Arial"/>
          <w:b w:val="0"/>
          <w:color w:val="000000"/>
          <w:sz w:val="21"/>
          <w:szCs w:val="21"/>
          <w:highlight w:val="yellow"/>
        </w:rPr>
        <w:t>Is it possible to customize the serialization process? How can we customize the Serialization process?</w:t>
      </w:r>
    </w:p>
    <w:p w:rsidR="001B6645" w:rsidRPr="001B664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t xml:space="preserve">Yes, the serialization process can be customized. When an object is serialized, objectOutputStream.writeObject (to save this object) is invoked and when an object is read, ObjectInputStream.readObject () is invoked. What most people do not know is that Java Virtual Machine provides you with an option to define these methods as per your needs. </w:t>
      </w:r>
      <w:r w:rsidRPr="002B263A">
        <w:rPr>
          <w:rFonts w:asciiTheme="minorHAnsi" w:hAnsiTheme="minorHAnsi" w:cs="Arial"/>
          <w:b w:val="0"/>
          <w:color w:val="000000"/>
          <w:sz w:val="21"/>
          <w:szCs w:val="21"/>
          <w:highlight w:val="green"/>
        </w:rPr>
        <w:t>Once this is done, these two methods will be invoked by the JVM instead of the application of the default serialization process.</w:t>
      </w:r>
      <w:r w:rsidRPr="001B6645">
        <w:rPr>
          <w:rFonts w:asciiTheme="minorHAnsi" w:hAnsiTheme="minorHAnsi" w:cs="Arial"/>
          <w:b w:val="0"/>
          <w:color w:val="000000"/>
          <w:sz w:val="21"/>
          <w:szCs w:val="21"/>
        </w:rPr>
        <w:t xml:space="preserve"> Classes that require special handling during the serialization and deserialization process must implement special methods with these exact signatures:</w:t>
      </w:r>
    </w:p>
    <w:p w:rsidR="001B6645" w:rsidRPr="001B664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lastRenderedPageBreak/>
        <w:t>private void writeObject(java.io.ObjectOutputStream out)</w:t>
      </w:r>
    </w:p>
    <w:p w:rsidR="001B6645" w:rsidRPr="001B664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t xml:space="preserve">     throws IOException</w:t>
      </w:r>
    </w:p>
    <w:p w:rsidR="001B6645" w:rsidRPr="001B664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t xml:space="preserve"> private void readObject(java.io.ObjectInputStream in)</w:t>
      </w:r>
    </w:p>
    <w:p w:rsidR="001B6645" w:rsidRPr="001B664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t xml:space="preserve">     throws IOException, ClassNotFoundException;</w:t>
      </w:r>
    </w:p>
    <w:p w:rsidR="001B6645" w:rsidRPr="001B664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t xml:space="preserve"> private void readObjectNoData() </w:t>
      </w:r>
    </w:p>
    <w:p w:rsidR="00514EF5" w:rsidRDefault="001B6645"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1B6645">
        <w:rPr>
          <w:rFonts w:asciiTheme="minorHAnsi" w:hAnsiTheme="minorHAnsi" w:cs="Arial"/>
          <w:b w:val="0"/>
          <w:color w:val="000000"/>
          <w:sz w:val="21"/>
          <w:szCs w:val="21"/>
        </w:rPr>
        <w:t xml:space="preserve">     throws ObjectStreamException;</w:t>
      </w:r>
    </w:p>
    <w:p w:rsidR="00514EF5" w:rsidRPr="00015A56" w:rsidRDefault="00015A56"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015A56">
        <w:rPr>
          <w:rFonts w:asciiTheme="minorHAnsi" w:hAnsiTheme="minorHAnsi" w:cs="Arial"/>
          <w:b w:val="0"/>
          <w:color w:val="000000"/>
          <w:sz w:val="21"/>
          <w:szCs w:val="21"/>
          <w:highlight w:val="yellow"/>
        </w:rPr>
        <w:t>How can a sub-class of Serializable super class avoid serialization? If serializable interface is implemented by the super class of a class, how can the serialization of the class be avoided?</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highlight w:val="green"/>
        </w:rPr>
        <w:t>In Java, if the super class of a class is implementing Serializable interface, it means that it is already serializable. Since, an interface cannot be unimplemented, it is not possible to make a class non-serializable.</w:t>
      </w:r>
      <w:r w:rsidRPr="00015A56">
        <w:rPr>
          <w:rFonts w:asciiTheme="minorHAnsi" w:hAnsiTheme="minorHAnsi" w:cs="Arial"/>
          <w:b w:val="0"/>
          <w:color w:val="000000"/>
          <w:sz w:val="21"/>
          <w:szCs w:val="21"/>
        </w:rPr>
        <w:t xml:space="preserve"> However, the serialization of a new class can be avoided. For this, writeObject () and readObject() methods should be implemented in your class so that a Not Serializable Exception can be thrown by these methods. And, this can be done by customizing the Java Serialization process. Below the code that demonstrates it</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class MySubClass extends SomeSerializableSuperClass {</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private void writeObject(java.io.ObjectOutputStream out)</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throws IOException {</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throw new NotSerializableException(“Can not serialize this class”);</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private void readObject(java.io.ObjectInputStream in)</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throws IOException, ClassNotFoundException {</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throw new NotSerializableException(“Can not serialize this class”);</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private void readObjectNoData() </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lastRenderedPageBreak/>
        <w:t xml:space="preserve">     throws ObjectStreamException; {</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 xml:space="preserve"> throw new NotSerializableException(“Can not serialize this class”);</w:t>
      </w:r>
    </w:p>
    <w:p w:rsidR="00015A56" w:rsidRP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w:t>
      </w:r>
    </w:p>
    <w:p w:rsidR="00015A56" w:rsidRDefault="00015A56"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015A56">
        <w:rPr>
          <w:rFonts w:asciiTheme="minorHAnsi" w:hAnsiTheme="minorHAnsi" w:cs="Arial"/>
          <w:b w:val="0"/>
          <w:color w:val="000000"/>
          <w:sz w:val="21"/>
          <w:szCs w:val="21"/>
        </w:rPr>
        <w:t>}</w:t>
      </w:r>
    </w:p>
    <w:p w:rsidR="00015A56" w:rsidRPr="006D5BEA" w:rsidRDefault="00E51703" w:rsidP="00C673B8">
      <w:pPr>
        <w:pStyle w:val="Heading1"/>
        <w:numPr>
          <w:ilvl w:val="1"/>
          <w:numId w:val="25"/>
        </w:numPr>
        <w:shd w:val="clear" w:color="auto" w:fill="FFFFFF"/>
        <w:spacing w:line="375" w:lineRule="atLeast"/>
        <w:ind w:leftChars="14" w:left="389"/>
        <w:rPr>
          <w:rFonts w:asciiTheme="minorHAnsi" w:hAnsiTheme="minorHAnsi" w:cs="Arial"/>
          <w:b w:val="0"/>
          <w:color w:val="000000"/>
          <w:sz w:val="21"/>
          <w:szCs w:val="21"/>
          <w:highlight w:val="yellow"/>
        </w:rPr>
      </w:pPr>
      <w:r w:rsidRPr="006D5BEA">
        <w:rPr>
          <w:rFonts w:asciiTheme="minorHAnsi" w:hAnsiTheme="minorHAnsi" w:cs="Arial"/>
          <w:b w:val="0"/>
          <w:color w:val="000000"/>
          <w:sz w:val="21"/>
          <w:szCs w:val="21"/>
          <w:highlight w:val="yellow"/>
        </w:rPr>
        <w:t>What changes are compatible and incompatible to the mechanism of java Serialization?</w:t>
      </w:r>
    </w:p>
    <w:p w:rsid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4E2F37">
        <w:rPr>
          <w:rFonts w:asciiTheme="minorHAnsi" w:hAnsiTheme="minorHAnsi" w:cs="Arial"/>
          <w:b w:val="0"/>
          <w:color w:val="000000"/>
          <w:sz w:val="21"/>
          <w:szCs w:val="21"/>
        </w:rPr>
        <w:t xml:space="preserve">This is one of a difficult and tricky questions and answering this correctly would mean you are an expert in Java Serialization concept. In an already serialized object, the most challenging task is to change the structure of a class when a new field is added or removed. As per the specifications of Java Serialization, addition of any method or field is considered to be a compatible change whereas changing of class hierarchy or non-implementation of Serializable interface is considered to be a non-compatible change. You can go through the Java serialization specification for the extensive list of compatible and non-compatible changes. If a serialized object need to be compatible with an older version, it is necessary that the newer version follows some rules for compatible and incompatible changes. A compatible change to the implementing class is one that can be applied to a new version of the class, which still keeps the object stream compatible with older version of same class. </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6D5BEA">
        <w:rPr>
          <w:rFonts w:asciiTheme="minorHAnsi" w:hAnsiTheme="minorHAnsi" w:cs="Arial"/>
          <w:b w:val="0"/>
          <w:color w:val="000000"/>
          <w:sz w:val="21"/>
          <w:szCs w:val="21"/>
          <w:highlight w:val="yellow"/>
        </w:rPr>
        <w:t>Some Simple Examples of compatible changes are:</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(a)</w:t>
      </w:r>
      <w:r w:rsidRPr="009B2248">
        <w:rPr>
          <w:rFonts w:asciiTheme="minorHAnsi" w:hAnsiTheme="minorHAnsi" w:cs="Arial"/>
          <w:b w:val="0"/>
          <w:color w:val="000000"/>
          <w:sz w:val="21"/>
          <w:szCs w:val="21"/>
          <w:highlight w:val="magenta"/>
        </w:rPr>
        <w:t>Addition of a new field or class will not affect serialization, since any new data in the stream is simply ignored by older versions.</w:t>
      </w:r>
      <w:r w:rsidRPr="004E2F37">
        <w:rPr>
          <w:rFonts w:asciiTheme="minorHAnsi" w:hAnsiTheme="minorHAnsi" w:cs="Arial"/>
          <w:b w:val="0"/>
          <w:color w:val="000000"/>
          <w:sz w:val="21"/>
          <w:szCs w:val="21"/>
        </w:rPr>
        <w:t xml:space="preserve"> the newly added field will be set to its default values when the object of an older versio</w:t>
      </w:r>
      <w:r>
        <w:rPr>
          <w:rFonts w:asciiTheme="minorHAnsi" w:hAnsiTheme="minorHAnsi" w:cs="Arial"/>
          <w:b w:val="0"/>
          <w:color w:val="000000"/>
          <w:sz w:val="21"/>
          <w:szCs w:val="21"/>
        </w:rPr>
        <w:t>n of the class is un marshaled.</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(b)</w:t>
      </w:r>
      <w:r w:rsidRPr="004E2F37">
        <w:rPr>
          <w:rFonts w:asciiTheme="minorHAnsi" w:hAnsiTheme="minorHAnsi" w:cs="Arial"/>
          <w:b w:val="0"/>
          <w:color w:val="000000"/>
          <w:sz w:val="21"/>
          <w:szCs w:val="21"/>
        </w:rPr>
        <w:t>The access modifiers change (like private, public, protected or default) is compatible since they are not reflected in the serialized object stream.</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(c)</w:t>
      </w:r>
      <w:r w:rsidRPr="004E2F37">
        <w:rPr>
          <w:rFonts w:asciiTheme="minorHAnsi" w:hAnsiTheme="minorHAnsi" w:cs="Arial"/>
          <w:b w:val="0"/>
          <w:color w:val="000000"/>
          <w:sz w:val="21"/>
          <w:szCs w:val="21"/>
        </w:rPr>
        <w:t xml:space="preserve">Changing a transient field to a non-transient field is compatible change since it is </w:t>
      </w:r>
      <w:r w:rsidRPr="009B2248">
        <w:rPr>
          <w:rFonts w:asciiTheme="minorHAnsi" w:hAnsiTheme="minorHAnsi" w:cs="Arial"/>
          <w:b w:val="0"/>
          <w:color w:val="000000"/>
          <w:sz w:val="21"/>
          <w:szCs w:val="21"/>
          <w:highlight w:val="magenta"/>
        </w:rPr>
        <w:t>similar to adding a field</w:t>
      </w:r>
      <w:r w:rsidRPr="004E2F37">
        <w:rPr>
          <w:rFonts w:asciiTheme="minorHAnsi" w:hAnsiTheme="minorHAnsi" w:cs="Arial"/>
          <w:b w:val="0"/>
          <w:color w:val="000000"/>
          <w:sz w:val="21"/>
          <w:szCs w:val="21"/>
        </w:rPr>
        <w:t>.</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(d)</w:t>
      </w:r>
      <w:r w:rsidRPr="004E2F37">
        <w:rPr>
          <w:rFonts w:asciiTheme="minorHAnsi" w:hAnsiTheme="minorHAnsi" w:cs="Arial"/>
          <w:b w:val="0"/>
          <w:color w:val="000000"/>
          <w:sz w:val="21"/>
          <w:szCs w:val="21"/>
        </w:rPr>
        <w:t xml:space="preserve">Changing a static field to a non-static field is compatible change since it is also </w:t>
      </w:r>
      <w:r w:rsidRPr="009B2248">
        <w:rPr>
          <w:rFonts w:asciiTheme="minorHAnsi" w:hAnsiTheme="minorHAnsi" w:cs="Arial"/>
          <w:b w:val="0"/>
          <w:color w:val="000000"/>
          <w:sz w:val="21"/>
          <w:szCs w:val="21"/>
          <w:highlight w:val="magenta"/>
        </w:rPr>
        <w:t>similar to adding a field</w:t>
      </w:r>
      <w:r w:rsidRPr="004E2F37">
        <w:rPr>
          <w:rFonts w:asciiTheme="minorHAnsi" w:hAnsiTheme="minorHAnsi" w:cs="Arial"/>
          <w:b w:val="0"/>
          <w:color w:val="000000"/>
          <w:sz w:val="21"/>
          <w:szCs w:val="21"/>
        </w:rPr>
        <w:t>.</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sidRPr="006D5BEA">
        <w:rPr>
          <w:rFonts w:asciiTheme="minorHAnsi" w:hAnsiTheme="minorHAnsi" w:cs="Arial"/>
          <w:b w:val="0"/>
          <w:color w:val="000000"/>
          <w:sz w:val="21"/>
          <w:szCs w:val="21"/>
          <w:highlight w:val="yellow"/>
        </w:rPr>
        <w:t>Some Simple Examples of incompatible changes are:</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lastRenderedPageBreak/>
        <w:t>(a)</w:t>
      </w:r>
      <w:r w:rsidRPr="004E2F37">
        <w:rPr>
          <w:rFonts w:asciiTheme="minorHAnsi" w:hAnsiTheme="minorHAnsi" w:cs="Arial"/>
          <w:b w:val="0"/>
          <w:color w:val="000000"/>
          <w:sz w:val="21"/>
          <w:szCs w:val="21"/>
        </w:rPr>
        <w:t>Changing implementation from Serializable to Externalizable interface can not be done since this will result in the creation of an incompatible object stream.</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(b)</w:t>
      </w:r>
      <w:r w:rsidRPr="00D314A0">
        <w:rPr>
          <w:rFonts w:asciiTheme="minorHAnsi" w:hAnsiTheme="minorHAnsi" w:cs="Arial"/>
          <w:b w:val="0"/>
          <w:color w:val="000000"/>
          <w:sz w:val="21"/>
          <w:szCs w:val="21"/>
          <w:highlight w:val="magenta"/>
        </w:rPr>
        <w:t>Deleting a existing Serializable fields will cause a problem</w:t>
      </w:r>
      <w:r w:rsidRPr="004E2F37">
        <w:rPr>
          <w:rFonts w:asciiTheme="minorHAnsi" w:hAnsiTheme="minorHAnsi" w:cs="Arial"/>
          <w:b w:val="0"/>
          <w:color w:val="000000"/>
          <w:sz w:val="21"/>
          <w:szCs w:val="21"/>
        </w:rPr>
        <w:t>.</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(c)</w:t>
      </w:r>
      <w:r w:rsidRPr="004E2F37">
        <w:rPr>
          <w:rFonts w:asciiTheme="minorHAnsi" w:hAnsiTheme="minorHAnsi" w:cs="Arial"/>
          <w:b w:val="0"/>
          <w:color w:val="000000"/>
          <w:sz w:val="21"/>
          <w:szCs w:val="21"/>
        </w:rPr>
        <w:t xml:space="preserve">Changing a non-transient field to a transient field is incompatible change since it is </w:t>
      </w:r>
      <w:r w:rsidRPr="00FB4741">
        <w:rPr>
          <w:rFonts w:asciiTheme="minorHAnsi" w:hAnsiTheme="minorHAnsi" w:cs="Arial"/>
          <w:b w:val="0"/>
          <w:color w:val="000000"/>
          <w:sz w:val="21"/>
          <w:szCs w:val="21"/>
          <w:highlight w:val="magenta"/>
        </w:rPr>
        <w:t>similar to deleting a field</w:t>
      </w:r>
      <w:r w:rsidRPr="004E2F37">
        <w:rPr>
          <w:rFonts w:asciiTheme="minorHAnsi" w:hAnsiTheme="minorHAnsi" w:cs="Arial"/>
          <w:b w:val="0"/>
          <w:color w:val="000000"/>
          <w:sz w:val="21"/>
          <w:szCs w:val="21"/>
        </w:rPr>
        <w:t>.</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(d)</w:t>
      </w:r>
      <w:r w:rsidRPr="004E2F37">
        <w:rPr>
          <w:rFonts w:asciiTheme="minorHAnsi" w:hAnsiTheme="minorHAnsi" w:cs="Arial"/>
          <w:b w:val="0"/>
          <w:color w:val="000000"/>
          <w:sz w:val="21"/>
          <w:szCs w:val="21"/>
        </w:rPr>
        <w:t xml:space="preserve">Changing a non-static field to a static field is incompatible change since it is also </w:t>
      </w:r>
      <w:r w:rsidRPr="00FB4741">
        <w:rPr>
          <w:rFonts w:asciiTheme="minorHAnsi" w:hAnsiTheme="minorHAnsi" w:cs="Arial"/>
          <w:b w:val="0"/>
          <w:color w:val="000000"/>
          <w:sz w:val="21"/>
          <w:szCs w:val="21"/>
          <w:highlight w:val="magenta"/>
        </w:rPr>
        <w:t>similar to deleting a field</w:t>
      </w:r>
      <w:r w:rsidRPr="004E2F37">
        <w:rPr>
          <w:rFonts w:asciiTheme="minorHAnsi" w:hAnsiTheme="minorHAnsi" w:cs="Arial"/>
          <w:b w:val="0"/>
          <w:color w:val="000000"/>
          <w:sz w:val="21"/>
          <w:szCs w:val="21"/>
        </w:rPr>
        <w:t>.</w:t>
      </w:r>
    </w:p>
    <w:p w:rsidR="004E2F37" w:rsidRPr="004E2F3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(e)</w:t>
      </w:r>
      <w:r w:rsidRPr="004E2F37">
        <w:rPr>
          <w:rFonts w:asciiTheme="minorHAnsi" w:hAnsiTheme="minorHAnsi" w:cs="Arial"/>
          <w:b w:val="0"/>
          <w:color w:val="000000"/>
          <w:sz w:val="21"/>
          <w:szCs w:val="21"/>
        </w:rPr>
        <w:t>Changing the type of a attribute within a class would be incompatible, since this would cause a failure when attempting to read and convert the original field into the new field.</w:t>
      </w:r>
    </w:p>
    <w:p w:rsidR="00E51703" w:rsidRPr="00CB23F7" w:rsidRDefault="004E2F37" w:rsidP="00C673B8">
      <w:pPr>
        <w:pStyle w:val="Heading1"/>
        <w:shd w:val="clear" w:color="auto" w:fill="FFFFFF"/>
        <w:spacing w:line="375" w:lineRule="atLeast"/>
        <w:ind w:leftChars="186" w:left="391"/>
        <w:rPr>
          <w:rFonts w:asciiTheme="minorHAnsi" w:hAnsiTheme="minorHAnsi" w:cs="Arial"/>
          <w:b w:val="0"/>
          <w:color w:val="000000"/>
          <w:sz w:val="21"/>
          <w:szCs w:val="21"/>
        </w:rPr>
      </w:pPr>
      <w:r>
        <w:rPr>
          <w:rFonts w:asciiTheme="minorHAnsi" w:hAnsiTheme="minorHAnsi" w:cs="Arial" w:hint="eastAsia"/>
          <w:b w:val="0"/>
          <w:color w:val="000000"/>
          <w:sz w:val="21"/>
          <w:szCs w:val="21"/>
        </w:rPr>
        <w:t>(f)</w:t>
      </w:r>
      <w:r w:rsidRPr="004E2F37">
        <w:rPr>
          <w:rFonts w:asciiTheme="minorHAnsi" w:hAnsiTheme="minorHAnsi" w:cs="Arial"/>
          <w:b w:val="0"/>
          <w:color w:val="000000"/>
          <w:sz w:val="21"/>
          <w:szCs w:val="21"/>
        </w:rPr>
        <w:t>Changing the package of class is incompatible. Since the fully-qualified class name is written as part of the object byte stream.</w:t>
      </w:r>
    </w:p>
    <w:p w:rsidR="00E51703" w:rsidRPr="00F94EF9" w:rsidRDefault="00E51703" w:rsidP="0035240B">
      <w:pPr>
        <w:pStyle w:val="Heading1"/>
        <w:numPr>
          <w:ilvl w:val="1"/>
          <w:numId w:val="25"/>
        </w:numPr>
        <w:shd w:val="clear" w:color="auto" w:fill="FFFFFF"/>
        <w:spacing w:line="375" w:lineRule="atLeast"/>
        <w:rPr>
          <w:rFonts w:asciiTheme="minorHAnsi" w:hAnsiTheme="minorHAnsi" w:cs="Arial"/>
          <w:b w:val="0"/>
          <w:color w:val="000000"/>
          <w:sz w:val="21"/>
          <w:szCs w:val="21"/>
        </w:rPr>
      </w:pPr>
    </w:p>
    <w:p w:rsidR="000D027F" w:rsidRPr="002665D0" w:rsidRDefault="000D027F" w:rsidP="000D027F">
      <w:pPr>
        <w:pStyle w:val="Heading1"/>
        <w:shd w:val="clear" w:color="auto" w:fill="FFFFFF"/>
        <w:spacing w:line="375" w:lineRule="atLeast"/>
        <w:ind w:left="720"/>
        <w:rPr>
          <w:rFonts w:asciiTheme="minorHAnsi" w:hAnsiTheme="minorHAnsi" w:cs="Arial"/>
          <w:b w:val="0"/>
          <w:color w:val="000000"/>
          <w:sz w:val="21"/>
          <w:szCs w:val="21"/>
        </w:rPr>
      </w:pPr>
    </w:p>
    <w:p w:rsidR="000D027F" w:rsidRDefault="000D027F" w:rsidP="000D027F">
      <w:pPr>
        <w:pStyle w:val="Heading1"/>
        <w:shd w:val="clear" w:color="auto" w:fill="FFFFFF"/>
        <w:spacing w:line="375" w:lineRule="atLeast"/>
        <w:ind w:left="720"/>
        <w:rPr>
          <w:rFonts w:asciiTheme="minorHAnsi" w:hAnsiTheme="minorHAnsi" w:cs="Arial"/>
          <w:b w:val="0"/>
          <w:color w:val="000000"/>
          <w:sz w:val="21"/>
          <w:szCs w:val="21"/>
        </w:rPr>
      </w:pPr>
    </w:p>
    <w:p w:rsidR="000D027F" w:rsidRDefault="000D46B8" w:rsidP="0035240B">
      <w:pPr>
        <w:pStyle w:val="Heading1"/>
        <w:numPr>
          <w:ilvl w:val="0"/>
          <w:numId w:val="27"/>
        </w:numPr>
        <w:shd w:val="clear" w:color="auto" w:fill="FFFFFF"/>
        <w:spacing w:line="375" w:lineRule="atLeast"/>
        <w:rPr>
          <w:rFonts w:asciiTheme="minorHAnsi" w:hAnsiTheme="minorHAnsi" w:cs="Arial"/>
          <w:b w:val="0"/>
          <w:color w:val="000000"/>
          <w:sz w:val="21"/>
          <w:szCs w:val="21"/>
        </w:rPr>
      </w:pPr>
      <w:r>
        <w:rPr>
          <w:rFonts w:asciiTheme="minorHAnsi" w:hAnsiTheme="minorHAnsi" w:cs="Arial" w:hint="eastAsia"/>
          <w:b w:val="0"/>
          <w:color w:val="000000"/>
          <w:sz w:val="21"/>
          <w:szCs w:val="21"/>
        </w:rPr>
        <w:t>Explain marshall and unmarshall in java</w:t>
      </w:r>
    </w:p>
    <w:p w:rsidR="000D46B8" w:rsidRDefault="00BA47EA" w:rsidP="000D46B8">
      <w:pPr>
        <w:pStyle w:val="Heading1"/>
        <w:shd w:val="clear" w:color="auto" w:fill="FFFFFF"/>
        <w:spacing w:line="375" w:lineRule="atLeast"/>
        <w:ind w:left="720"/>
        <w:rPr>
          <w:rFonts w:asciiTheme="minorHAnsi" w:hAnsiTheme="minorHAnsi" w:cs="Arial"/>
          <w:b w:val="0"/>
          <w:color w:val="000000"/>
          <w:sz w:val="21"/>
          <w:szCs w:val="21"/>
        </w:rPr>
      </w:pPr>
      <w:hyperlink r:id="rId195" w:history="1">
        <w:r w:rsidR="000D46B8" w:rsidRPr="006A0F6F">
          <w:rPr>
            <w:rStyle w:val="Hyperlink"/>
            <w:rFonts w:asciiTheme="minorHAnsi" w:hAnsiTheme="minorHAnsi" w:cs="Arial"/>
            <w:b w:val="0"/>
            <w:sz w:val="21"/>
            <w:szCs w:val="21"/>
          </w:rPr>
          <w:t>http://javaquestionsinterview.blogspot.com/2012/03/java-interview-questions-can-you_19.html</w:t>
        </w:r>
      </w:hyperlink>
      <w:r w:rsidR="000D46B8">
        <w:rPr>
          <w:rFonts w:asciiTheme="minorHAnsi" w:hAnsiTheme="minorHAnsi" w:cs="Arial" w:hint="eastAsia"/>
          <w:b w:val="0"/>
          <w:color w:val="000000"/>
          <w:sz w:val="21"/>
          <w:szCs w:val="21"/>
        </w:rPr>
        <w:t xml:space="preserve"> </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C20F12">
        <w:rPr>
          <w:rFonts w:asciiTheme="minorHAnsi" w:hAnsiTheme="minorHAnsi" w:cs="Arial"/>
          <w:b w:val="0"/>
          <w:color w:val="000000"/>
          <w:sz w:val="21"/>
          <w:szCs w:val="21"/>
          <w:highlight w:val="yellow"/>
        </w:rPr>
        <w:t>Marshalling:</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C20F12">
        <w:rPr>
          <w:rFonts w:asciiTheme="minorHAnsi" w:hAnsiTheme="minorHAnsi" w:cs="Arial"/>
          <w:b w:val="0"/>
          <w:color w:val="000000"/>
          <w:sz w:val="21"/>
          <w:szCs w:val="21"/>
          <w:highlight w:val="green"/>
        </w:rPr>
        <w:t>Marshalling creates an XML document from a content tree</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To marshal a content tree</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Create a JAXBContext object</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Create a Marshaller object (Marshaller marshaller = jaxbContext.createMarshaller();)</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Set required properties using setProperty method of Marshaller marshaller.setProperty(Marshaller.JAXB_FORMATTED_OUTPUT, new Boolean(true));</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lastRenderedPageBreak/>
        <w:t>Call the marshal method marshaller.marshal(collection, new FileOutputStream("jaxbOutput.xml"));</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C20F12">
        <w:rPr>
          <w:rFonts w:asciiTheme="minorHAnsi" w:hAnsiTheme="minorHAnsi" w:cs="Arial"/>
          <w:b w:val="0"/>
          <w:color w:val="000000"/>
          <w:sz w:val="21"/>
          <w:szCs w:val="21"/>
          <w:highlight w:val="yellow"/>
        </w:rPr>
        <w:t>Unmarshalling:</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C20F12">
        <w:rPr>
          <w:rFonts w:asciiTheme="minorHAnsi" w:hAnsiTheme="minorHAnsi" w:cs="Arial"/>
          <w:b w:val="0"/>
          <w:color w:val="000000"/>
          <w:sz w:val="21"/>
          <w:szCs w:val="21"/>
          <w:highlight w:val="green"/>
        </w:rPr>
        <w:t>Unmarshalling an XML document means creating a tree of content objects that represents the content and organization of the document</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To unmarshal an XML document,</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 xml:space="preserve">Create a JAXBContext object( </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JAXBContext jaxbContext = JAXBContext.newInstance("package name ");</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Create an Unmarshaller object</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Unmarshaller unmarshaller = jc.createUnmarshaller();</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Call the unmarshal method unmarshaller.unmarshal(new File( "xml name"));</w:t>
      </w:r>
    </w:p>
    <w:p w:rsidR="000D46B8" w:rsidRP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r w:rsidRPr="000D46B8">
        <w:rPr>
          <w:rFonts w:asciiTheme="minorHAnsi" w:hAnsiTheme="minorHAnsi" w:cs="Arial"/>
          <w:b w:val="0"/>
          <w:color w:val="000000"/>
          <w:sz w:val="21"/>
          <w:szCs w:val="21"/>
        </w:rPr>
        <w:t>Use the get methods in the schema-derived classes to access the XML data</w:t>
      </w:r>
    </w:p>
    <w:p w:rsidR="000D46B8" w:rsidRDefault="000D46B8" w:rsidP="000D46B8">
      <w:pPr>
        <w:pStyle w:val="Heading1"/>
        <w:shd w:val="clear" w:color="auto" w:fill="FFFFFF"/>
        <w:spacing w:line="375" w:lineRule="atLeast"/>
        <w:ind w:left="720"/>
        <w:rPr>
          <w:rFonts w:asciiTheme="minorHAnsi" w:hAnsiTheme="minorHAnsi" w:cs="Arial"/>
          <w:b w:val="0"/>
          <w:color w:val="000000"/>
          <w:sz w:val="21"/>
          <w:szCs w:val="21"/>
        </w:rPr>
      </w:pPr>
    </w:p>
    <w:p w:rsidR="000D46B8" w:rsidRDefault="00850244" w:rsidP="0035240B">
      <w:pPr>
        <w:pStyle w:val="Heading1"/>
        <w:numPr>
          <w:ilvl w:val="0"/>
          <w:numId w:val="27"/>
        </w:numPr>
        <w:shd w:val="clear" w:color="auto" w:fill="FFFFFF"/>
        <w:spacing w:line="375" w:lineRule="atLeast"/>
        <w:rPr>
          <w:rFonts w:asciiTheme="minorHAnsi" w:hAnsiTheme="minorHAnsi" w:cs="Arial"/>
          <w:b w:val="0"/>
          <w:color w:val="000000"/>
          <w:sz w:val="21"/>
          <w:szCs w:val="21"/>
        </w:rPr>
      </w:pPr>
      <w:r>
        <w:rPr>
          <w:rFonts w:asciiTheme="minorHAnsi" w:hAnsiTheme="minorHAnsi" w:cs="Arial" w:hint="eastAsia"/>
          <w:b w:val="0"/>
          <w:color w:val="000000"/>
          <w:sz w:val="21"/>
          <w:szCs w:val="21"/>
        </w:rPr>
        <w:t>JSON interview question</w:t>
      </w:r>
    </w:p>
    <w:p w:rsidR="005661C8" w:rsidRDefault="00BA47EA" w:rsidP="005661C8">
      <w:pPr>
        <w:pStyle w:val="Heading1"/>
        <w:shd w:val="clear" w:color="auto" w:fill="FFFFFF"/>
        <w:spacing w:line="375" w:lineRule="atLeast"/>
        <w:ind w:left="720"/>
        <w:rPr>
          <w:rFonts w:asciiTheme="minorHAnsi" w:hAnsiTheme="minorHAnsi" w:cs="Arial"/>
          <w:b w:val="0"/>
          <w:color w:val="000000"/>
          <w:sz w:val="21"/>
          <w:szCs w:val="21"/>
        </w:rPr>
      </w:pPr>
      <w:hyperlink r:id="rId196" w:history="1">
        <w:r w:rsidR="005661C8" w:rsidRPr="00363C00">
          <w:rPr>
            <w:rStyle w:val="Hyperlink"/>
            <w:rFonts w:asciiTheme="minorHAnsi" w:hAnsiTheme="minorHAnsi" w:cs="Arial"/>
            <w:b w:val="0"/>
            <w:sz w:val="21"/>
            <w:szCs w:val="21"/>
          </w:rPr>
          <w:t>http://www.withoutbook.com/Technology.php?tech=50&amp;subject=JSON%20Interview%20Questions%20and%20Answers</w:t>
        </w:r>
      </w:hyperlink>
      <w:r w:rsidR="005661C8">
        <w:rPr>
          <w:rFonts w:asciiTheme="minorHAnsi" w:hAnsiTheme="minorHAnsi" w:cs="Arial" w:hint="eastAsia"/>
          <w:b w:val="0"/>
          <w:color w:val="000000"/>
          <w:sz w:val="21"/>
          <w:szCs w:val="21"/>
        </w:rPr>
        <w:t xml:space="preserve"> </w:t>
      </w:r>
    </w:p>
    <w:p w:rsidR="005661C8" w:rsidRPr="005661C8" w:rsidRDefault="005661C8" w:rsidP="005661C8">
      <w:pPr>
        <w:pStyle w:val="Heading1"/>
        <w:shd w:val="clear" w:color="auto" w:fill="FFFFFF"/>
        <w:spacing w:line="375" w:lineRule="atLeast"/>
        <w:ind w:left="720"/>
        <w:rPr>
          <w:rFonts w:asciiTheme="minorHAnsi" w:hAnsiTheme="minorHAnsi" w:cs="Arial"/>
          <w:b w:val="0"/>
          <w:color w:val="000000"/>
          <w:sz w:val="21"/>
          <w:szCs w:val="21"/>
        </w:rPr>
      </w:pPr>
      <w:r>
        <w:rPr>
          <w:rFonts w:asciiTheme="minorHAnsi" w:hAnsiTheme="minorHAnsi" w:cs="Arial" w:hint="eastAsia"/>
          <w:b w:val="0"/>
          <w:color w:val="000000"/>
          <w:sz w:val="21"/>
          <w:szCs w:val="21"/>
        </w:rPr>
        <w:t>(1)</w:t>
      </w:r>
      <w:r w:rsidRPr="005661C8">
        <w:rPr>
          <w:rFonts w:asciiTheme="minorHAnsi" w:hAnsiTheme="minorHAnsi" w:cs="Arial"/>
          <w:b w:val="0"/>
          <w:color w:val="000000"/>
          <w:sz w:val="21"/>
          <w:szCs w:val="21"/>
        </w:rPr>
        <w:t>What is JSON?</w:t>
      </w:r>
    </w:p>
    <w:p w:rsidR="005661C8" w:rsidRPr="005661C8" w:rsidRDefault="005661C8" w:rsidP="005661C8">
      <w:pPr>
        <w:pStyle w:val="Heading1"/>
        <w:shd w:val="clear" w:color="auto" w:fill="FFFFFF"/>
        <w:spacing w:line="375" w:lineRule="atLeast"/>
        <w:ind w:left="720"/>
        <w:rPr>
          <w:rFonts w:asciiTheme="minorHAnsi" w:hAnsiTheme="minorHAnsi" w:cs="Arial"/>
          <w:b w:val="0"/>
          <w:color w:val="000000"/>
          <w:sz w:val="21"/>
          <w:szCs w:val="21"/>
        </w:rPr>
      </w:pPr>
      <w:r w:rsidRPr="005661C8">
        <w:rPr>
          <w:rFonts w:asciiTheme="minorHAnsi" w:hAnsiTheme="minorHAnsi" w:cs="Arial"/>
          <w:b w:val="0"/>
          <w:color w:val="000000"/>
          <w:sz w:val="21"/>
          <w:szCs w:val="21"/>
        </w:rPr>
        <w:t>JSON full form is JavaScript Object Notation. JSON is a lightweight text-based open standard designed for human-readable data interchange. It is derived from the JavaScript programming language for representing simple data structures and associative arrays, called objects. And JSON is language-independent, with parsers available for virtually every programming language. Uses conventions that are familiar to programmers of the C-family of languages, including C, C++, C#, Java, JavaScript, Perl, Python,php</w:t>
      </w:r>
    </w:p>
    <w:p w:rsidR="005661C8" w:rsidRDefault="005661C8" w:rsidP="005661C8">
      <w:pPr>
        <w:pStyle w:val="Heading1"/>
        <w:shd w:val="clear" w:color="auto" w:fill="FFFFFF"/>
        <w:spacing w:line="375" w:lineRule="atLeast"/>
        <w:ind w:left="720"/>
        <w:rPr>
          <w:rFonts w:asciiTheme="minorHAnsi" w:hAnsiTheme="minorHAnsi" w:cs="Arial"/>
          <w:b w:val="0"/>
          <w:color w:val="000000"/>
          <w:sz w:val="21"/>
          <w:szCs w:val="21"/>
        </w:rPr>
      </w:pPr>
      <w:r w:rsidRPr="00FC24C0">
        <w:rPr>
          <w:rFonts w:asciiTheme="minorHAnsi" w:hAnsiTheme="minorHAnsi" w:cs="Arial"/>
          <w:b w:val="0"/>
          <w:color w:val="000000"/>
          <w:sz w:val="21"/>
          <w:szCs w:val="21"/>
          <w:highlight w:val="yellow"/>
        </w:rPr>
        <w:t>The JSON format is often used for serializing and transmitting structured data over a network connection.</w:t>
      </w:r>
      <w:r w:rsidRPr="005661C8">
        <w:rPr>
          <w:rFonts w:asciiTheme="minorHAnsi" w:hAnsiTheme="minorHAnsi" w:cs="Arial"/>
          <w:b w:val="0"/>
          <w:color w:val="000000"/>
          <w:sz w:val="21"/>
          <w:szCs w:val="21"/>
        </w:rPr>
        <w:t xml:space="preserve"> When third party data interchane(REST Services) then JSON may </w:t>
      </w:r>
      <w:r w:rsidRPr="005661C8">
        <w:rPr>
          <w:rFonts w:asciiTheme="minorHAnsi" w:hAnsiTheme="minorHAnsi" w:cs="Arial"/>
          <w:b w:val="0"/>
          <w:color w:val="000000"/>
          <w:sz w:val="21"/>
          <w:szCs w:val="21"/>
        </w:rPr>
        <w:lastRenderedPageBreak/>
        <w:t>used there LIKE SHOP .It is primarily used to transmit data between a server and web application, serving as an alternative to XML.</w:t>
      </w:r>
    </w:p>
    <w:p w:rsidR="0030583F" w:rsidRDefault="0030583F" w:rsidP="005661C8">
      <w:pPr>
        <w:pStyle w:val="Heading1"/>
        <w:shd w:val="clear" w:color="auto" w:fill="FFFFFF"/>
        <w:spacing w:line="375" w:lineRule="atLeast"/>
        <w:ind w:left="720"/>
        <w:rPr>
          <w:rFonts w:asciiTheme="minorHAnsi" w:hAnsiTheme="minorHAnsi" w:cs="Arial"/>
          <w:b w:val="0"/>
          <w:color w:val="000000"/>
          <w:sz w:val="21"/>
          <w:szCs w:val="21"/>
        </w:rPr>
      </w:pPr>
    </w:p>
    <w:p w:rsidR="00FC24C0" w:rsidRP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Pr>
          <w:rFonts w:asciiTheme="minorHAnsi" w:hAnsiTheme="minorHAnsi" w:cs="Arial" w:hint="eastAsia"/>
          <w:b w:val="0"/>
          <w:color w:val="000000"/>
          <w:sz w:val="21"/>
          <w:szCs w:val="21"/>
        </w:rPr>
        <w:t>(2)</w:t>
      </w:r>
      <w:r w:rsidRPr="00FC24C0">
        <w:rPr>
          <w:rFonts w:asciiTheme="minorHAnsi" w:hAnsiTheme="minorHAnsi" w:cs="Arial"/>
          <w:b w:val="0"/>
          <w:color w:val="000000"/>
          <w:sz w:val="21"/>
          <w:szCs w:val="21"/>
        </w:rPr>
        <w:t>What is the file extension of JSON?</w:t>
      </w:r>
    </w:p>
    <w:p w:rsidR="00850244"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sidRPr="00FC24C0">
        <w:rPr>
          <w:rFonts w:asciiTheme="minorHAnsi" w:hAnsiTheme="minorHAnsi" w:cs="Arial"/>
          <w:b w:val="0"/>
          <w:color w:val="000000"/>
          <w:sz w:val="21"/>
          <w:szCs w:val="21"/>
        </w:rPr>
        <w:t>The JSON filename extension is .json.</w:t>
      </w:r>
    </w:p>
    <w:p w:rsidR="0030583F" w:rsidRDefault="0030583F" w:rsidP="00FC24C0">
      <w:pPr>
        <w:pStyle w:val="Heading1"/>
        <w:shd w:val="clear" w:color="auto" w:fill="FFFFFF"/>
        <w:spacing w:line="375" w:lineRule="atLeast"/>
        <w:ind w:left="720"/>
        <w:rPr>
          <w:rFonts w:asciiTheme="minorHAnsi" w:hAnsiTheme="minorHAnsi" w:cs="Arial"/>
          <w:b w:val="0"/>
          <w:color w:val="000000"/>
          <w:sz w:val="21"/>
          <w:szCs w:val="21"/>
        </w:rPr>
      </w:pPr>
    </w:p>
    <w:p w:rsidR="00FC24C0" w:rsidRP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Pr>
          <w:rFonts w:asciiTheme="minorHAnsi" w:hAnsiTheme="minorHAnsi" w:cs="Arial" w:hint="eastAsia"/>
          <w:b w:val="0"/>
          <w:color w:val="000000"/>
          <w:sz w:val="21"/>
          <w:szCs w:val="21"/>
        </w:rPr>
        <w:t>(3)</w:t>
      </w:r>
      <w:r w:rsidRPr="00FC24C0">
        <w:rPr>
          <w:rFonts w:asciiTheme="minorHAnsi" w:hAnsiTheme="minorHAnsi" w:cs="Arial"/>
          <w:b w:val="0"/>
          <w:color w:val="000000"/>
          <w:sz w:val="21"/>
          <w:szCs w:val="21"/>
        </w:rPr>
        <w:t xml:space="preserve"> Why use JSON over XML?</w:t>
      </w:r>
    </w:p>
    <w:p w:rsidR="00FC24C0" w:rsidRPr="00FC24C0" w:rsidRDefault="00FC24C0" w:rsidP="00FC24C0">
      <w:pPr>
        <w:pStyle w:val="Heading1"/>
        <w:shd w:val="clear" w:color="auto" w:fill="FFFFFF"/>
        <w:spacing w:line="375" w:lineRule="atLeast"/>
        <w:ind w:left="300" w:firstLine="420"/>
        <w:rPr>
          <w:rFonts w:asciiTheme="minorHAnsi" w:hAnsiTheme="minorHAnsi" w:cs="Arial"/>
          <w:b w:val="0"/>
          <w:color w:val="000000"/>
          <w:sz w:val="21"/>
          <w:szCs w:val="21"/>
        </w:rPr>
      </w:pPr>
      <w:r w:rsidRPr="00FC24C0">
        <w:rPr>
          <w:rFonts w:asciiTheme="minorHAnsi" w:hAnsiTheme="minorHAnsi" w:cs="Arial"/>
          <w:b w:val="0"/>
          <w:color w:val="000000"/>
          <w:sz w:val="21"/>
          <w:szCs w:val="21"/>
        </w:rPr>
        <w:t>• Lighter and faster than XML as on-the-wire data format</w:t>
      </w:r>
    </w:p>
    <w:p w:rsidR="00FC24C0" w:rsidRP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sidRPr="00FC24C0">
        <w:rPr>
          <w:rFonts w:asciiTheme="minorHAnsi" w:hAnsiTheme="minorHAnsi" w:cs="Arial" w:hint="eastAsia"/>
          <w:b w:val="0"/>
          <w:color w:val="000000"/>
          <w:sz w:val="21"/>
          <w:szCs w:val="21"/>
        </w:rPr>
        <w:t>•</w:t>
      </w:r>
      <w:r w:rsidRPr="00FC24C0">
        <w:rPr>
          <w:rFonts w:asciiTheme="minorHAnsi" w:hAnsiTheme="minorHAnsi" w:cs="Arial"/>
          <w:b w:val="0"/>
          <w:color w:val="000000"/>
          <w:sz w:val="21"/>
          <w:szCs w:val="21"/>
        </w:rPr>
        <w:t xml:space="preserve"> </w:t>
      </w:r>
      <w:r w:rsidRPr="00C07E39">
        <w:rPr>
          <w:rFonts w:asciiTheme="minorHAnsi" w:hAnsiTheme="minorHAnsi" w:cs="Arial"/>
          <w:b w:val="0"/>
          <w:color w:val="000000"/>
          <w:sz w:val="21"/>
          <w:szCs w:val="21"/>
          <w:highlight w:val="yellow"/>
        </w:rPr>
        <w:t>JSON objects are typed while XML data is typeless</w:t>
      </w:r>
    </w:p>
    <w:p w:rsidR="00FC24C0" w:rsidRPr="00C07E39" w:rsidRDefault="00FC24C0" w:rsidP="00FC24C0">
      <w:pPr>
        <w:pStyle w:val="Heading1"/>
        <w:shd w:val="clear" w:color="auto" w:fill="FFFFFF"/>
        <w:spacing w:line="375" w:lineRule="atLeast"/>
        <w:ind w:left="720"/>
        <w:rPr>
          <w:rFonts w:asciiTheme="minorHAnsi" w:hAnsiTheme="minorHAnsi" w:cs="Arial"/>
          <w:b w:val="0"/>
          <w:color w:val="000000"/>
          <w:sz w:val="21"/>
          <w:szCs w:val="21"/>
          <w:highlight w:val="yellow"/>
        </w:rPr>
      </w:pPr>
      <w:r w:rsidRPr="00C07E39">
        <w:rPr>
          <w:rFonts w:asciiTheme="minorHAnsi" w:hAnsiTheme="minorHAnsi" w:cs="Arial"/>
          <w:b w:val="0"/>
          <w:color w:val="000000"/>
          <w:sz w:val="21"/>
          <w:szCs w:val="21"/>
          <w:highlight w:val="yellow"/>
        </w:rPr>
        <w:t>&gt; JSON types: string, number, array, boolean,</w:t>
      </w:r>
    </w:p>
    <w:p w:rsidR="00FC24C0" w:rsidRP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sidRPr="00C07E39">
        <w:rPr>
          <w:rFonts w:asciiTheme="minorHAnsi" w:hAnsiTheme="minorHAnsi" w:cs="Arial"/>
          <w:b w:val="0"/>
          <w:color w:val="000000"/>
          <w:sz w:val="21"/>
          <w:szCs w:val="21"/>
          <w:highlight w:val="yellow"/>
        </w:rPr>
        <w:t>&gt; XML data are all string</w:t>
      </w:r>
    </w:p>
    <w:p w:rsidR="00FC24C0" w:rsidRP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sidRPr="00FC24C0">
        <w:rPr>
          <w:rFonts w:asciiTheme="minorHAnsi" w:hAnsiTheme="minorHAnsi" w:cs="Arial" w:hint="eastAsia"/>
          <w:b w:val="0"/>
          <w:color w:val="000000"/>
          <w:sz w:val="21"/>
          <w:szCs w:val="21"/>
        </w:rPr>
        <w:t>•</w:t>
      </w:r>
      <w:r w:rsidRPr="00FC24C0">
        <w:rPr>
          <w:rFonts w:asciiTheme="minorHAnsi" w:hAnsiTheme="minorHAnsi" w:cs="Arial"/>
          <w:b w:val="0"/>
          <w:color w:val="000000"/>
          <w:sz w:val="21"/>
          <w:szCs w:val="21"/>
        </w:rPr>
        <w:t xml:space="preserve"> Native data form for JavaScript code</w:t>
      </w:r>
    </w:p>
    <w:p w:rsidR="00FC24C0" w:rsidRPr="00C07E39" w:rsidRDefault="00FC24C0" w:rsidP="00FC24C0">
      <w:pPr>
        <w:pStyle w:val="Heading1"/>
        <w:shd w:val="clear" w:color="auto" w:fill="FFFFFF"/>
        <w:spacing w:line="375" w:lineRule="atLeast"/>
        <w:ind w:left="720"/>
        <w:rPr>
          <w:rFonts w:asciiTheme="minorHAnsi" w:hAnsiTheme="minorHAnsi" w:cs="Arial"/>
          <w:b w:val="0"/>
          <w:color w:val="000000"/>
          <w:sz w:val="21"/>
          <w:szCs w:val="21"/>
          <w:highlight w:val="yellow"/>
        </w:rPr>
      </w:pPr>
      <w:r w:rsidRPr="00FC24C0">
        <w:rPr>
          <w:rFonts w:asciiTheme="minorHAnsi" w:hAnsiTheme="minorHAnsi" w:cs="Arial"/>
          <w:b w:val="0"/>
          <w:color w:val="000000"/>
          <w:sz w:val="21"/>
          <w:szCs w:val="21"/>
        </w:rPr>
        <w:t xml:space="preserve">&gt; </w:t>
      </w:r>
      <w:r w:rsidRPr="00C07E39">
        <w:rPr>
          <w:rFonts w:asciiTheme="minorHAnsi" w:hAnsiTheme="minorHAnsi" w:cs="Arial"/>
          <w:b w:val="0"/>
          <w:color w:val="000000"/>
          <w:sz w:val="21"/>
          <w:szCs w:val="21"/>
          <w:highlight w:val="yellow"/>
        </w:rPr>
        <w:t>Data is readily accessible as JSON objects in your JavaScript</w:t>
      </w:r>
    </w:p>
    <w:p w:rsidR="00FC24C0" w:rsidRP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sidRPr="00C07E39">
        <w:rPr>
          <w:rFonts w:asciiTheme="minorHAnsi" w:hAnsiTheme="minorHAnsi" w:cs="Arial"/>
          <w:b w:val="0"/>
          <w:color w:val="000000"/>
          <w:sz w:val="21"/>
          <w:szCs w:val="21"/>
          <w:highlight w:val="yellow"/>
        </w:rPr>
        <w:t>code</w:t>
      </w:r>
      <w:r w:rsidRPr="00FC24C0">
        <w:rPr>
          <w:rFonts w:asciiTheme="minorHAnsi" w:hAnsiTheme="minorHAnsi" w:cs="Arial"/>
          <w:b w:val="0"/>
          <w:color w:val="000000"/>
          <w:sz w:val="21"/>
          <w:szCs w:val="21"/>
        </w:rPr>
        <w:t xml:space="preserve"> vs. XML data needed to be parsed and assigned to variables through tedious DOM APIs</w:t>
      </w:r>
    </w:p>
    <w:p w:rsid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r w:rsidRPr="00FC24C0">
        <w:rPr>
          <w:rFonts w:asciiTheme="minorHAnsi" w:hAnsiTheme="minorHAnsi" w:cs="Arial"/>
          <w:b w:val="0"/>
          <w:color w:val="000000"/>
          <w:sz w:val="21"/>
          <w:szCs w:val="21"/>
        </w:rPr>
        <w:t>&gt; Retrieving values is as easy as reading from an object property in your JavaScript code</w:t>
      </w:r>
    </w:p>
    <w:p w:rsidR="00FC24C0" w:rsidRDefault="00FC24C0" w:rsidP="00FC24C0">
      <w:pPr>
        <w:pStyle w:val="Heading1"/>
        <w:shd w:val="clear" w:color="auto" w:fill="FFFFFF"/>
        <w:spacing w:line="375" w:lineRule="atLeast"/>
        <w:ind w:left="720"/>
        <w:rPr>
          <w:rFonts w:asciiTheme="minorHAnsi" w:hAnsiTheme="minorHAnsi" w:cs="Arial"/>
          <w:b w:val="0"/>
          <w:color w:val="000000"/>
          <w:sz w:val="21"/>
          <w:szCs w:val="21"/>
        </w:rPr>
      </w:pP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Pr>
          <w:rFonts w:asciiTheme="minorHAnsi" w:hAnsiTheme="minorHAnsi" w:cs="Arial" w:hint="eastAsia"/>
          <w:b w:val="0"/>
          <w:color w:val="000000"/>
          <w:sz w:val="21"/>
          <w:szCs w:val="21"/>
        </w:rPr>
        <w:t>(4)</w:t>
      </w:r>
      <w:r w:rsidRPr="00651E12">
        <w:rPr>
          <w:rFonts w:asciiTheme="minorHAnsi" w:hAnsiTheme="minorHAnsi" w:cs="Arial"/>
          <w:b w:val="0"/>
          <w:color w:val="000000"/>
          <w:sz w:val="21"/>
          <w:szCs w:val="21"/>
        </w:rPr>
        <w:t>Explain JSON Structures.</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b w:val="0"/>
          <w:color w:val="000000"/>
          <w:sz w:val="21"/>
          <w:szCs w:val="21"/>
        </w:rPr>
        <w:t xml:space="preserve">• </w:t>
      </w:r>
      <w:r w:rsidRPr="00BF7B1D">
        <w:rPr>
          <w:rFonts w:asciiTheme="minorHAnsi" w:hAnsiTheme="minorHAnsi" w:cs="Arial"/>
          <w:b w:val="0"/>
          <w:color w:val="000000"/>
          <w:sz w:val="21"/>
          <w:szCs w:val="21"/>
          <w:highlight w:val="yellow"/>
        </w:rPr>
        <w:t>A collection of name/value pairs</w:t>
      </w:r>
      <w:r w:rsidRPr="00651E12">
        <w:rPr>
          <w:rFonts w:asciiTheme="minorHAnsi" w:hAnsiTheme="minorHAnsi" w:cs="Arial"/>
          <w:b w:val="0"/>
          <w:color w:val="000000"/>
          <w:sz w:val="21"/>
          <w:szCs w:val="21"/>
        </w:rPr>
        <w:t xml:space="preserve"> </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b w:val="0"/>
          <w:color w:val="000000"/>
          <w:sz w:val="21"/>
          <w:szCs w:val="21"/>
        </w:rPr>
        <w:t>&gt; In various languages, this is realized as an object, record, struct, dictionary, hash table, keyed list, or associative array</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hint="eastAsia"/>
          <w:b w:val="0"/>
          <w:color w:val="000000"/>
          <w:sz w:val="21"/>
          <w:szCs w:val="21"/>
        </w:rPr>
        <w:t>•</w:t>
      </w:r>
      <w:r w:rsidRPr="00651E12">
        <w:rPr>
          <w:rFonts w:asciiTheme="minorHAnsi" w:hAnsiTheme="minorHAnsi" w:cs="Arial"/>
          <w:b w:val="0"/>
          <w:color w:val="000000"/>
          <w:sz w:val="21"/>
          <w:szCs w:val="21"/>
        </w:rPr>
        <w:t xml:space="preserve"> </w:t>
      </w:r>
      <w:r w:rsidRPr="00BF7B1D">
        <w:rPr>
          <w:rFonts w:asciiTheme="minorHAnsi" w:hAnsiTheme="minorHAnsi" w:cs="Arial"/>
          <w:b w:val="0"/>
          <w:color w:val="000000"/>
          <w:sz w:val="21"/>
          <w:szCs w:val="21"/>
          <w:highlight w:val="yellow"/>
        </w:rPr>
        <w:t>An ordered list of values</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b w:val="0"/>
          <w:color w:val="000000"/>
          <w:sz w:val="21"/>
          <w:szCs w:val="21"/>
        </w:rPr>
        <w:t>&gt; In most languages, this is realized as an array, vector, list, or sequence</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hint="eastAsia"/>
          <w:b w:val="0"/>
          <w:color w:val="000000"/>
          <w:sz w:val="21"/>
          <w:szCs w:val="21"/>
        </w:rPr>
        <w:lastRenderedPageBreak/>
        <w:t>•</w:t>
      </w:r>
      <w:r w:rsidRPr="00651E12">
        <w:rPr>
          <w:rFonts w:asciiTheme="minorHAnsi" w:hAnsiTheme="minorHAnsi" w:cs="Arial"/>
          <w:b w:val="0"/>
          <w:color w:val="000000"/>
          <w:sz w:val="21"/>
          <w:szCs w:val="21"/>
        </w:rPr>
        <w:t xml:space="preserve"> These are universal data structures supported</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hint="eastAsia"/>
          <w:b w:val="0"/>
          <w:color w:val="000000"/>
          <w:sz w:val="21"/>
          <w:szCs w:val="21"/>
        </w:rPr>
        <w:t>•</w:t>
      </w:r>
      <w:r w:rsidRPr="00651E12">
        <w:rPr>
          <w:rFonts w:asciiTheme="minorHAnsi" w:hAnsiTheme="minorHAnsi" w:cs="Arial"/>
          <w:b w:val="0"/>
          <w:color w:val="000000"/>
          <w:sz w:val="21"/>
          <w:szCs w:val="21"/>
        </w:rPr>
        <w:t xml:space="preserve"> A JSON object is an unordered set of name/value pairs</w:t>
      </w:r>
    </w:p>
    <w:p w:rsidR="00651E12" w:rsidRPr="00651E12" w:rsidRDefault="00651E12" w:rsidP="00651E12">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hint="eastAsia"/>
          <w:b w:val="0"/>
          <w:color w:val="000000"/>
          <w:sz w:val="21"/>
          <w:szCs w:val="21"/>
        </w:rPr>
        <w:t>•</w:t>
      </w:r>
      <w:r w:rsidRPr="00651E12">
        <w:rPr>
          <w:rFonts w:asciiTheme="minorHAnsi" w:hAnsiTheme="minorHAnsi" w:cs="Arial"/>
          <w:b w:val="0"/>
          <w:color w:val="000000"/>
          <w:sz w:val="21"/>
          <w:szCs w:val="21"/>
        </w:rPr>
        <w:t xml:space="preserve"> </w:t>
      </w:r>
      <w:r w:rsidRPr="00BF7B1D">
        <w:rPr>
          <w:rFonts w:asciiTheme="minorHAnsi" w:hAnsiTheme="minorHAnsi" w:cs="Arial"/>
          <w:b w:val="0"/>
          <w:color w:val="000000"/>
          <w:sz w:val="21"/>
          <w:szCs w:val="21"/>
          <w:highlight w:val="yellow"/>
        </w:rPr>
        <w:t>A JSON object begins with { (left brace) and ends with } (right brace)</w:t>
      </w:r>
    </w:p>
    <w:p w:rsidR="00BF7B1D" w:rsidRDefault="00651E12" w:rsidP="00C31239">
      <w:pPr>
        <w:pStyle w:val="Heading1"/>
        <w:shd w:val="clear" w:color="auto" w:fill="FFFFFF"/>
        <w:spacing w:line="375" w:lineRule="atLeast"/>
        <w:ind w:left="720"/>
        <w:rPr>
          <w:rFonts w:asciiTheme="minorHAnsi" w:hAnsiTheme="minorHAnsi" w:cs="Arial"/>
          <w:b w:val="0"/>
          <w:color w:val="000000"/>
          <w:sz w:val="21"/>
          <w:szCs w:val="21"/>
        </w:rPr>
      </w:pPr>
      <w:r w:rsidRPr="00651E12">
        <w:rPr>
          <w:rFonts w:asciiTheme="minorHAnsi" w:hAnsiTheme="minorHAnsi" w:cs="Arial" w:hint="eastAsia"/>
          <w:b w:val="0"/>
          <w:color w:val="000000"/>
          <w:sz w:val="21"/>
          <w:szCs w:val="21"/>
        </w:rPr>
        <w:t>•</w:t>
      </w:r>
      <w:r w:rsidRPr="00651E12">
        <w:rPr>
          <w:rFonts w:asciiTheme="minorHAnsi" w:hAnsiTheme="minorHAnsi" w:cs="Arial"/>
          <w:b w:val="0"/>
          <w:color w:val="000000"/>
          <w:sz w:val="21"/>
          <w:szCs w:val="21"/>
        </w:rPr>
        <w:t xml:space="preserve"> Each name is followed by : (colon) and the name/value pairs are separated by , (comma)</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p>
    <w:p w:rsidR="00BF7B1D" w:rsidRPr="00BF7B1D" w:rsidRDefault="00BF7B1D" w:rsidP="00BF7B1D">
      <w:pPr>
        <w:pStyle w:val="Heading1"/>
        <w:shd w:val="clear" w:color="auto" w:fill="FFFFFF"/>
        <w:spacing w:line="375" w:lineRule="atLeast"/>
        <w:rPr>
          <w:rFonts w:asciiTheme="minorHAnsi" w:hAnsiTheme="minorHAnsi" w:cs="Arial"/>
          <w:b w:val="0"/>
          <w:color w:val="000000"/>
          <w:sz w:val="21"/>
          <w:szCs w:val="21"/>
        </w:rPr>
      </w:pPr>
      <w:r>
        <w:rPr>
          <w:rFonts w:asciiTheme="minorHAnsi" w:hAnsiTheme="minorHAnsi" w:cs="Arial" w:hint="eastAsia"/>
          <w:b w:val="0"/>
          <w:color w:val="000000"/>
          <w:sz w:val="21"/>
          <w:szCs w:val="21"/>
        </w:rPr>
        <w:tab/>
        <w:t xml:space="preserve">   (5)</w:t>
      </w:r>
      <w:r w:rsidRPr="00BF7B1D">
        <w:rPr>
          <w:rFonts w:asciiTheme="minorHAnsi" w:hAnsiTheme="minorHAnsi" w:cs="Arial"/>
          <w:b w:val="0"/>
          <w:color w:val="000000"/>
          <w:sz w:val="21"/>
          <w:szCs w:val="21"/>
        </w:rPr>
        <w:t>How to Generate or Send JSON Data at the Server Side?</w:t>
      </w:r>
    </w:p>
    <w:p w:rsidR="00BF7B1D" w:rsidRPr="00BF7B1D" w:rsidRDefault="00BF7B1D" w:rsidP="00BF7B1D">
      <w:pPr>
        <w:pStyle w:val="Heading1"/>
        <w:shd w:val="clear" w:color="auto" w:fill="FFFFFF"/>
        <w:spacing w:line="375" w:lineRule="atLeast"/>
        <w:ind w:left="420" w:firstLine="420"/>
        <w:rPr>
          <w:rFonts w:asciiTheme="minorHAnsi" w:hAnsiTheme="minorHAnsi" w:cs="Arial"/>
          <w:b w:val="0"/>
          <w:color w:val="000000"/>
          <w:sz w:val="21"/>
          <w:szCs w:val="21"/>
        </w:rPr>
      </w:pPr>
      <w:r w:rsidRPr="00BF7B1D">
        <w:rPr>
          <w:rFonts w:asciiTheme="minorHAnsi" w:hAnsiTheme="minorHAnsi" w:cs="Arial"/>
          <w:b w:val="0"/>
          <w:color w:val="000000"/>
          <w:sz w:val="21"/>
          <w:szCs w:val="21"/>
        </w:rPr>
        <w:t xml:space="preserve"> </w:t>
      </w:r>
      <w:r w:rsidRPr="00BF7B1D">
        <w:rPr>
          <w:rFonts w:asciiTheme="minorHAnsi" w:hAnsiTheme="minorHAnsi" w:cs="Arial"/>
          <w:b w:val="0"/>
          <w:color w:val="000000"/>
          <w:sz w:val="21"/>
          <w:szCs w:val="21"/>
          <w:highlight w:val="yellow"/>
        </w:rPr>
        <w:t>• Create JSON Java object</w:t>
      </w:r>
    </w:p>
    <w:p w:rsidR="00BF7B1D" w:rsidRPr="00BF7B1D" w:rsidRDefault="00BF7B1D" w:rsidP="00BF7B1D">
      <w:pPr>
        <w:pStyle w:val="Heading1"/>
        <w:shd w:val="clear" w:color="auto" w:fill="FFFFFF"/>
        <w:spacing w:line="375" w:lineRule="atLeast"/>
        <w:ind w:leftChars="400" w:left="840" w:firstLineChars="100" w:firstLine="210"/>
        <w:rPr>
          <w:rFonts w:asciiTheme="minorHAnsi" w:hAnsiTheme="minorHAnsi" w:cs="Arial"/>
          <w:b w:val="0"/>
          <w:color w:val="000000"/>
          <w:sz w:val="21"/>
          <w:szCs w:val="21"/>
        </w:rPr>
      </w:pPr>
      <w:r w:rsidRPr="00BF7B1D">
        <w:rPr>
          <w:rFonts w:asciiTheme="minorHAnsi" w:hAnsiTheme="minorHAnsi" w:cs="Arial" w:hint="eastAsia"/>
          <w:b w:val="0"/>
          <w:color w:val="000000"/>
          <w:sz w:val="21"/>
          <w:szCs w:val="21"/>
          <w:highlight w:val="yellow"/>
        </w:rPr>
        <w:t>•</w:t>
      </w:r>
      <w:r w:rsidRPr="00BF7B1D">
        <w:rPr>
          <w:rFonts w:asciiTheme="minorHAnsi" w:hAnsiTheme="minorHAnsi" w:cs="Arial"/>
          <w:b w:val="0"/>
          <w:color w:val="000000"/>
          <w:sz w:val="21"/>
          <w:szCs w:val="21"/>
          <w:highlight w:val="yellow"/>
        </w:rPr>
        <w:t xml:space="preserve"> Add name and value pairs using put method</w:t>
      </w:r>
    </w:p>
    <w:p w:rsidR="00BF7B1D" w:rsidRPr="00BF7B1D" w:rsidRDefault="00BF7B1D" w:rsidP="00BF7B1D">
      <w:pPr>
        <w:pStyle w:val="Heading1"/>
        <w:shd w:val="clear" w:color="auto" w:fill="FFFFFF"/>
        <w:spacing w:line="375" w:lineRule="atLeast"/>
        <w:ind w:leftChars="500" w:left="1260" w:hangingChars="100" w:hanging="210"/>
        <w:rPr>
          <w:rFonts w:asciiTheme="minorHAnsi" w:hAnsiTheme="minorHAnsi" w:cs="Arial"/>
          <w:b w:val="0"/>
          <w:color w:val="000000"/>
          <w:sz w:val="21"/>
          <w:szCs w:val="21"/>
        </w:rPr>
      </w:pPr>
      <w:r w:rsidRPr="00BF7B1D">
        <w:rPr>
          <w:rFonts w:asciiTheme="minorHAnsi" w:hAnsiTheme="minorHAnsi" w:cs="Arial" w:hint="eastAsia"/>
          <w:b w:val="0"/>
          <w:color w:val="000000"/>
          <w:sz w:val="21"/>
          <w:szCs w:val="21"/>
          <w:highlight w:val="yellow"/>
        </w:rPr>
        <w:t>•</w:t>
      </w:r>
      <w:r w:rsidRPr="00BF7B1D">
        <w:rPr>
          <w:rFonts w:asciiTheme="minorHAnsi" w:hAnsiTheme="minorHAnsi" w:cs="Arial"/>
          <w:b w:val="0"/>
          <w:color w:val="000000"/>
          <w:sz w:val="21"/>
          <w:szCs w:val="21"/>
          <w:highlight w:val="yellow"/>
        </w:rPr>
        <w:t xml:space="preserve"> Convert it to String type using toString method and send it to the client with content-type as \"text/xml\" or \"text/plain\"</w:t>
      </w:r>
    </w:p>
    <w:p w:rsidR="00BF7B1D" w:rsidRPr="00BF7B1D" w:rsidRDefault="00BF7B1D" w:rsidP="00BF7B1D">
      <w:pPr>
        <w:pStyle w:val="Heading1"/>
        <w:shd w:val="clear" w:color="auto" w:fill="FFFFFF"/>
        <w:spacing w:line="375" w:lineRule="atLeast"/>
        <w:ind w:left="840" w:firstLine="420"/>
        <w:rPr>
          <w:rFonts w:asciiTheme="minorHAnsi" w:hAnsiTheme="minorHAnsi" w:cs="Arial"/>
          <w:b w:val="0"/>
          <w:color w:val="000000"/>
          <w:sz w:val="21"/>
          <w:szCs w:val="21"/>
        </w:rPr>
      </w:pPr>
      <w:r w:rsidRPr="00BF7B1D">
        <w:rPr>
          <w:rFonts w:asciiTheme="minorHAnsi" w:hAnsiTheme="minorHAnsi" w:cs="Arial"/>
          <w:b w:val="0"/>
          <w:color w:val="000000"/>
          <w:sz w:val="21"/>
          <w:szCs w:val="21"/>
        </w:rPr>
        <w:t xml:space="preserve">myString = </w:t>
      </w:r>
      <w:r w:rsidRPr="00BF7B1D">
        <w:rPr>
          <w:rFonts w:asciiTheme="minorHAnsi" w:hAnsiTheme="minorHAnsi" w:cs="Arial"/>
          <w:b w:val="0"/>
          <w:color w:val="000000"/>
          <w:sz w:val="21"/>
          <w:szCs w:val="21"/>
          <w:highlight w:val="yellow"/>
        </w:rPr>
        <w:t>new JSONObject()</w:t>
      </w:r>
      <w:r w:rsidRPr="00BF7B1D">
        <w:rPr>
          <w:rFonts w:asciiTheme="minorHAnsi" w:hAnsiTheme="minorHAnsi" w:cs="Arial"/>
          <w:b w:val="0"/>
          <w:color w:val="000000"/>
          <w:sz w:val="21"/>
          <w:szCs w:val="21"/>
        </w:rPr>
        <w:t>.</w:t>
      </w:r>
      <w:r w:rsidRPr="00BF7B1D">
        <w:rPr>
          <w:rFonts w:asciiTheme="minorHAnsi" w:hAnsiTheme="minorHAnsi" w:cs="Arial"/>
          <w:b w:val="0"/>
          <w:color w:val="000000"/>
          <w:sz w:val="21"/>
          <w:szCs w:val="21"/>
          <w:highlight w:val="yellow"/>
        </w:rPr>
        <w:t>put</w:t>
      </w:r>
      <w:r w:rsidRPr="00BF7B1D">
        <w:rPr>
          <w:rFonts w:asciiTheme="minorHAnsi" w:hAnsiTheme="minorHAnsi" w:cs="Arial"/>
          <w:b w:val="0"/>
          <w:color w:val="000000"/>
          <w:sz w:val="21"/>
          <w:szCs w:val="21"/>
        </w:rPr>
        <w:t>(\"JSON\", \"Hello, World!\").</w:t>
      </w:r>
      <w:r w:rsidRPr="00BF7B1D">
        <w:rPr>
          <w:rFonts w:asciiTheme="minorHAnsi" w:hAnsiTheme="minorHAnsi" w:cs="Arial"/>
          <w:b w:val="0"/>
          <w:color w:val="000000"/>
          <w:sz w:val="21"/>
          <w:szCs w:val="21"/>
          <w:highlight w:val="yellow"/>
        </w:rPr>
        <w:t>toString</w:t>
      </w:r>
      <w:r w:rsidRPr="00BF7B1D">
        <w:rPr>
          <w:rFonts w:asciiTheme="minorHAnsi" w:hAnsiTheme="minorHAnsi" w:cs="Arial"/>
          <w:b w:val="0"/>
          <w:color w:val="000000"/>
          <w:sz w:val="21"/>
          <w:szCs w:val="21"/>
        </w:rPr>
        <w:t>();</w:t>
      </w:r>
    </w:p>
    <w:p w:rsidR="00BF7B1D" w:rsidRDefault="00BF7B1D" w:rsidP="00BF7B1D">
      <w:pPr>
        <w:pStyle w:val="Heading1"/>
        <w:shd w:val="clear" w:color="auto" w:fill="FFFFFF"/>
        <w:spacing w:line="375" w:lineRule="atLeast"/>
        <w:ind w:left="840" w:firstLine="420"/>
        <w:rPr>
          <w:rFonts w:asciiTheme="minorHAnsi" w:hAnsiTheme="minorHAnsi" w:cs="Arial"/>
          <w:b w:val="0"/>
          <w:color w:val="000000"/>
          <w:sz w:val="21"/>
          <w:szCs w:val="21"/>
        </w:rPr>
      </w:pPr>
      <w:r w:rsidRPr="00BF7B1D">
        <w:rPr>
          <w:rFonts w:asciiTheme="minorHAnsi" w:hAnsiTheme="minorHAnsi" w:cs="Arial"/>
          <w:b w:val="0"/>
          <w:color w:val="000000"/>
          <w:sz w:val="21"/>
          <w:szCs w:val="21"/>
        </w:rPr>
        <w:t>// myString is {\"JSON\": \"Hello, World\"}</w:t>
      </w:r>
    </w:p>
    <w:p w:rsidR="00C31239" w:rsidRDefault="00C31239" w:rsidP="00BF7B1D">
      <w:pPr>
        <w:pStyle w:val="Heading1"/>
        <w:shd w:val="clear" w:color="auto" w:fill="FFFFFF"/>
        <w:spacing w:line="375" w:lineRule="atLeast"/>
        <w:ind w:left="840" w:firstLine="420"/>
        <w:rPr>
          <w:rFonts w:asciiTheme="minorHAnsi" w:hAnsiTheme="minorHAnsi" w:cs="Arial"/>
          <w:b w:val="0"/>
          <w:color w:val="000000"/>
          <w:sz w:val="21"/>
          <w:szCs w:val="21"/>
        </w:rPr>
      </w:pP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Pr>
          <w:rFonts w:asciiTheme="minorHAnsi" w:hAnsiTheme="minorHAnsi" w:cs="Arial" w:hint="eastAsia"/>
          <w:b w:val="0"/>
          <w:color w:val="000000"/>
          <w:sz w:val="21"/>
          <w:szCs w:val="21"/>
        </w:rPr>
        <w:t>(6)</w:t>
      </w:r>
      <w:r w:rsidRPr="00C31239">
        <w:t xml:space="preserve"> </w:t>
      </w:r>
      <w:r w:rsidRPr="00C31239">
        <w:rPr>
          <w:rFonts w:asciiTheme="minorHAnsi" w:hAnsiTheme="minorHAnsi" w:cs="Arial"/>
          <w:b w:val="0"/>
          <w:color w:val="000000"/>
          <w:sz w:val="21"/>
          <w:szCs w:val="21"/>
        </w:rPr>
        <w:t>How to receive JSON Data at the Client Side?</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b w:val="0"/>
          <w:color w:val="000000"/>
          <w:sz w:val="21"/>
          <w:szCs w:val="21"/>
        </w:rPr>
        <w:t xml:space="preserve">• </w:t>
      </w:r>
      <w:r w:rsidRPr="00C31239">
        <w:rPr>
          <w:rFonts w:asciiTheme="minorHAnsi" w:hAnsiTheme="minorHAnsi" w:cs="Arial"/>
          <w:b w:val="0"/>
          <w:color w:val="000000"/>
          <w:sz w:val="21"/>
          <w:szCs w:val="21"/>
          <w:highlight w:val="yellow"/>
        </w:rPr>
        <w:t>JSON data is received as a string</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hint="eastAsia"/>
          <w:b w:val="0"/>
          <w:color w:val="000000"/>
          <w:sz w:val="21"/>
          <w:szCs w:val="21"/>
        </w:rPr>
        <w:t>•</w:t>
      </w:r>
      <w:r w:rsidRPr="00C31239">
        <w:rPr>
          <w:rFonts w:asciiTheme="minorHAnsi" w:hAnsiTheme="minorHAnsi" w:cs="Arial"/>
          <w:b w:val="0"/>
          <w:color w:val="000000"/>
          <w:sz w:val="21"/>
          <w:szCs w:val="21"/>
        </w:rPr>
        <w:t xml:space="preserve"> </w:t>
      </w:r>
      <w:r w:rsidRPr="00443E5D">
        <w:rPr>
          <w:rFonts w:asciiTheme="minorHAnsi" w:hAnsiTheme="minorHAnsi" w:cs="Arial"/>
          <w:b w:val="0"/>
          <w:color w:val="000000"/>
          <w:sz w:val="21"/>
          <w:szCs w:val="21"/>
          <w:highlight w:val="yellow"/>
        </w:rPr>
        <w:t>Calling eval() will generate JSON object in JavaScript code</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b w:val="0"/>
          <w:color w:val="000000"/>
          <w:sz w:val="21"/>
          <w:szCs w:val="21"/>
        </w:rPr>
        <w:t>var JSONdata = eval(req.responseText);</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hint="eastAsia"/>
          <w:b w:val="0"/>
          <w:color w:val="000000"/>
          <w:sz w:val="21"/>
          <w:szCs w:val="21"/>
        </w:rPr>
        <w:t>•</w:t>
      </w:r>
      <w:r w:rsidRPr="00C31239">
        <w:rPr>
          <w:rFonts w:asciiTheme="minorHAnsi" w:hAnsiTheme="minorHAnsi" w:cs="Arial"/>
          <w:b w:val="0"/>
          <w:color w:val="000000"/>
          <w:sz w:val="21"/>
          <w:szCs w:val="21"/>
        </w:rPr>
        <w:t xml:space="preserve"> Once you have JSON object, you can use . notation to access its properties</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b w:val="0"/>
          <w:color w:val="000000"/>
          <w:sz w:val="21"/>
          <w:szCs w:val="21"/>
        </w:rPr>
        <w:t>var name = JSONdata.name;</w:t>
      </w:r>
    </w:p>
    <w:p w:rsidR="00C31239" w:rsidRPr="00C31239"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b w:val="0"/>
          <w:color w:val="000000"/>
          <w:sz w:val="21"/>
          <w:szCs w:val="21"/>
        </w:rPr>
        <w:t>var address = JSONdata.addresses[3];</w:t>
      </w:r>
    </w:p>
    <w:p w:rsidR="00BF7B1D" w:rsidRDefault="00C31239" w:rsidP="00C31239">
      <w:pPr>
        <w:pStyle w:val="Heading1"/>
        <w:shd w:val="clear" w:color="auto" w:fill="FFFFFF"/>
        <w:spacing w:line="375" w:lineRule="atLeast"/>
        <w:ind w:left="720"/>
        <w:rPr>
          <w:rFonts w:asciiTheme="minorHAnsi" w:hAnsiTheme="minorHAnsi" w:cs="Arial"/>
          <w:b w:val="0"/>
          <w:color w:val="000000"/>
          <w:sz w:val="21"/>
          <w:szCs w:val="21"/>
        </w:rPr>
      </w:pPr>
      <w:r w:rsidRPr="00C31239">
        <w:rPr>
          <w:rFonts w:asciiTheme="minorHAnsi" w:hAnsiTheme="minorHAnsi" w:cs="Arial"/>
          <w:b w:val="0"/>
          <w:color w:val="000000"/>
          <w:sz w:val="21"/>
          <w:szCs w:val="21"/>
        </w:rPr>
        <w:t>var streetname = JSONdata.addresses[3].street;</w:t>
      </w:r>
    </w:p>
    <w:p w:rsidR="00443E5D" w:rsidRDefault="00443E5D" w:rsidP="00C31239">
      <w:pPr>
        <w:pStyle w:val="Heading1"/>
        <w:shd w:val="clear" w:color="auto" w:fill="FFFFFF"/>
        <w:spacing w:line="375" w:lineRule="atLeast"/>
        <w:ind w:left="720"/>
        <w:rPr>
          <w:rFonts w:asciiTheme="minorHAnsi" w:hAnsiTheme="minorHAnsi" w:cs="Arial"/>
          <w:b w:val="0"/>
          <w:color w:val="000000"/>
          <w:sz w:val="21"/>
          <w:szCs w:val="21"/>
        </w:rPr>
      </w:pP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Pr>
          <w:rFonts w:asciiTheme="minorHAnsi" w:hAnsiTheme="minorHAnsi" w:cs="Arial" w:hint="eastAsia"/>
          <w:b w:val="0"/>
          <w:color w:val="000000"/>
          <w:sz w:val="21"/>
          <w:szCs w:val="21"/>
        </w:rPr>
        <w:t>(7)</w:t>
      </w:r>
      <w:r w:rsidRPr="00443E5D">
        <w:rPr>
          <w:rFonts w:asciiTheme="minorHAnsi" w:hAnsiTheme="minorHAnsi" w:cs="Arial"/>
          <w:b w:val="0"/>
          <w:color w:val="000000"/>
          <w:sz w:val="21"/>
          <w:szCs w:val="21"/>
        </w:rPr>
        <w:t xml:space="preserve"> How to receive JSON Data at the Server Side?</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 xml:space="preserve">• </w:t>
      </w:r>
      <w:r w:rsidRPr="00202839">
        <w:rPr>
          <w:rFonts w:asciiTheme="minorHAnsi" w:hAnsiTheme="minorHAnsi" w:cs="Arial"/>
          <w:b w:val="0"/>
          <w:color w:val="000000"/>
          <w:sz w:val="21"/>
          <w:szCs w:val="21"/>
          <w:highlight w:val="yellow"/>
        </w:rPr>
        <w:t>Read the JSON data as a String type</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hint="eastAsia"/>
          <w:b w:val="0"/>
          <w:color w:val="000000"/>
          <w:sz w:val="21"/>
          <w:szCs w:val="21"/>
        </w:rPr>
        <w:t>•</w:t>
      </w:r>
      <w:r w:rsidRPr="00443E5D">
        <w:rPr>
          <w:rFonts w:asciiTheme="minorHAnsi" w:hAnsiTheme="minorHAnsi" w:cs="Arial"/>
          <w:b w:val="0"/>
          <w:color w:val="000000"/>
          <w:sz w:val="21"/>
          <w:szCs w:val="21"/>
        </w:rPr>
        <w:t xml:space="preserve"> </w:t>
      </w:r>
      <w:r w:rsidRPr="00202839">
        <w:rPr>
          <w:rFonts w:asciiTheme="minorHAnsi" w:hAnsiTheme="minorHAnsi" w:cs="Arial"/>
          <w:b w:val="0"/>
          <w:color w:val="000000"/>
          <w:sz w:val="21"/>
          <w:szCs w:val="21"/>
          <w:highlight w:val="yellow"/>
        </w:rPr>
        <w:t>Create JSONObject Java object from the string String json = readJSONStringFromRequestBody(request);</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//Use the JSON-Java binding library to create a JSON object in Java JSONObject jsonObject = null;</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try {</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jsonObject = new JSONObject(json);</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w:t>
      </w:r>
    </w:p>
    <w:p w:rsidR="00443E5D" w:rsidRPr="00443E5D" w:rsidRDefault="00443E5D" w:rsidP="00443E5D">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catch(ParseException pe) {</w:t>
      </w:r>
    </w:p>
    <w:p w:rsidR="00443E5D" w:rsidRPr="00C31239" w:rsidRDefault="00443E5D" w:rsidP="002E7191">
      <w:pPr>
        <w:pStyle w:val="Heading1"/>
        <w:shd w:val="clear" w:color="auto" w:fill="FFFFFF"/>
        <w:spacing w:line="375" w:lineRule="atLeast"/>
        <w:ind w:left="720"/>
        <w:rPr>
          <w:rFonts w:asciiTheme="minorHAnsi" w:hAnsiTheme="minorHAnsi" w:cs="Arial"/>
          <w:b w:val="0"/>
          <w:color w:val="000000"/>
          <w:sz w:val="21"/>
          <w:szCs w:val="21"/>
        </w:rPr>
      </w:pPr>
      <w:r w:rsidRPr="00443E5D">
        <w:rPr>
          <w:rFonts w:asciiTheme="minorHAnsi" w:hAnsiTheme="minorHAnsi" w:cs="Arial"/>
          <w:b w:val="0"/>
          <w:color w:val="000000"/>
          <w:sz w:val="21"/>
          <w:szCs w:val="21"/>
        </w:rPr>
        <w:t>}</w:t>
      </w:r>
    </w:p>
    <w:p w:rsidR="002E7191" w:rsidRPr="00E04F14" w:rsidRDefault="00E04F14" w:rsidP="00E04F14">
      <w:pPr>
        <w:pStyle w:val="Heading1"/>
        <w:shd w:val="clear" w:color="auto" w:fill="FFFFFF"/>
        <w:spacing w:line="375" w:lineRule="atLeast"/>
        <w:rPr>
          <w:rFonts w:asciiTheme="minorHAnsi" w:hAnsiTheme="minorHAnsi" w:cs="Arial"/>
          <w:color w:val="FF0000"/>
          <w:sz w:val="24"/>
          <w:szCs w:val="24"/>
        </w:rPr>
      </w:pPr>
      <w:r w:rsidRPr="00E04F14">
        <w:rPr>
          <w:rFonts w:asciiTheme="minorHAnsi" w:hAnsiTheme="minorHAnsi" w:cs="Arial" w:hint="eastAsia"/>
          <w:color w:val="FF0000"/>
          <w:sz w:val="24"/>
          <w:szCs w:val="24"/>
        </w:rPr>
        <w:t>Other Java Questions</w:t>
      </w:r>
    </w:p>
    <w:p w:rsidR="00E04F14" w:rsidRDefault="00E04F14" w:rsidP="00AC22DE">
      <w:pPr>
        <w:pStyle w:val="ListParagraph"/>
        <w:numPr>
          <w:ilvl w:val="0"/>
          <w:numId w:val="41"/>
        </w:numPr>
        <w:ind w:firstLineChars="0"/>
      </w:pPr>
      <w:r>
        <w:rPr>
          <w:rFonts w:hint="eastAsia"/>
        </w:rPr>
        <w:t xml:space="preserve">Use iterate and recursive way to conculate </w:t>
      </w:r>
      <w:r>
        <w:t>factorial</w:t>
      </w:r>
      <w:r>
        <w:rPr>
          <w:rFonts w:hint="eastAsia"/>
        </w:rPr>
        <w:t xml:space="preserve"> ?</w:t>
      </w:r>
    </w:p>
    <w:p w:rsidR="00E04F14" w:rsidRDefault="00BA47EA" w:rsidP="00AC22DE">
      <w:hyperlink r:id="rId197" w:history="1">
        <w:r w:rsidR="008E3126" w:rsidRPr="008E4099">
          <w:rPr>
            <w:rStyle w:val="Hyperlink"/>
          </w:rPr>
          <w:t>http://www.programmerinterview.com/index.php/general-miscellaneous/java-method-calculate-factorial/</w:t>
        </w:r>
      </w:hyperlink>
      <w:r w:rsidR="008E3126">
        <w:rPr>
          <w:rFonts w:hint="eastAsia"/>
        </w:rPr>
        <w:t xml:space="preserve"> </w:t>
      </w:r>
    </w:p>
    <w:p w:rsidR="008E3126" w:rsidRDefault="00930740" w:rsidP="008E3126">
      <w:r w:rsidRPr="00B75645">
        <w:rPr>
          <w:rFonts w:hint="eastAsia"/>
          <w:highlight w:val="yellow"/>
        </w:rPr>
        <w:t>Solution 1: Recursive</w:t>
      </w:r>
    </w:p>
    <w:p w:rsidR="006F3067" w:rsidRPr="006F3067" w:rsidRDefault="006F3067" w:rsidP="006F3067">
      <w:pPr>
        <w:pStyle w:val="NoSpacing"/>
      </w:pPr>
      <w:r w:rsidRPr="0000003A">
        <w:rPr>
          <w:highlight w:val="magenta"/>
        </w:rPr>
        <w:t>Boundary conditions in recursion prevent infinite function calls</w:t>
      </w:r>
    </w:p>
    <w:p w:rsidR="006F3067" w:rsidRPr="006F3067" w:rsidRDefault="006F3067" w:rsidP="006F3067">
      <w:pPr>
        <w:pStyle w:val="NoSpacing"/>
      </w:pPr>
      <w:r>
        <w:t>One thing is obviously missing from the code above. If we were to pass in a number, then the function simply will not stop executing! We need to add a boundary condition, but what should it be? Because factorials are only defined for non negative integers, it makes sense to use 0 as our boundary case. So, if ‘n’ (the number passed in to the function) ever equals 0 then we will return a 1, because the factorial of 0 is 1</w:t>
      </w:r>
      <w:r>
        <w:rPr>
          <w:rFonts w:hint="eastAsia"/>
        </w:rPr>
        <w:t>.</w:t>
      </w:r>
    </w:p>
    <w:p w:rsidR="00DF471F" w:rsidRDefault="00B33FB9" w:rsidP="008E3126">
      <w:r>
        <w:t xml:space="preserve">public </w:t>
      </w:r>
      <w:r>
        <w:rPr>
          <w:rFonts w:hint="eastAsia"/>
        </w:rPr>
        <w:t xml:space="preserve">int Factorial(int </w:t>
      </w:r>
      <w:r w:rsidR="00DF471F">
        <w:rPr>
          <w:rFonts w:hint="eastAsia"/>
        </w:rPr>
        <w:t>n</w:t>
      </w:r>
      <w:r>
        <w:rPr>
          <w:rFonts w:hint="eastAsia"/>
        </w:rPr>
        <w:t>)</w:t>
      </w:r>
      <w:r w:rsidR="00DF471F">
        <w:rPr>
          <w:rFonts w:hint="eastAsia"/>
        </w:rPr>
        <w:t xml:space="preserve"> {</w:t>
      </w:r>
    </w:p>
    <w:p w:rsidR="00DF471F" w:rsidRDefault="00DF471F" w:rsidP="00DF471F">
      <w:pPr>
        <w:ind w:firstLine="420"/>
      </w:pPr>
      <w:r>
        <w:rPr>
          <w:rFonts w:hint="eastAsia"/>
        </w:rPr>
        <w:t>if(n == 0) {</w:t>
      </w:r>
    </w:p>
    <w:p w:rsidR="00DF471F" w:rsidRDefault="00DF471F" w:rsidP="00DF471F">
      <w:pPr>
        <w:ind w:firstLine="420"/>
      </w:pPr>
      <w:r>
        <w:rPr>
          <w:rFonts w:hint="eastAsia"/>
        </w:rPr>
        <w:t xml:space="preserve">  return 1;</w:t>
      </w:r>
    </w:p>
    <w:p w:rsidR="00DF471F" w:rsidRDefault="00DF471F" w:rsidP="00DF471F">
      <w:pPr>
        <w:ind w:firstLine="420"/>
      </w:pPr>
      <w:r>
        <w:rPr>
          <w:rFonts w:hint="eastAsia"/>
        </w:rPr>
        <w:t>} else {</w:t>
      </w:r>
    </w:p>
    <w:p w:rsidR="00DF471F" w:rsidRDefault="00DF471F" w:rsidP="00DF471F">
      <w:pPr>
        <w:ind w:firstLine="420"/>
      </w:pPr>
      <w:r>
        <w:rPr>
          <w:rFonts w:hint="eastAsia"/>
        </w:rPr>
        <w:t xml:space="preserve">  return n * Factorial(n - 1);</w:t>
      </w:r>
    </w:p>
    <w:p w:rsidR="00DF471F" w:rsidRDefault="00DF471F" w:rsidP="00DF471F">
      <w:pPr>
        <w:ind w:firstLine="420"/>
      </w:pPr>
      <w:r>
        <w:rPr>
          <w:rFonts w:hint="eastAsia"/>
        </w:rPr>
        <w:t>}</w:t>
      </w:r>
    </w:p>
    <w:p w:rsidR="00930740" w:rsidRDefault="00DF471F" w:rsidP="008E3126">
      <w:r>
        <w:rPr>
          <w:rFonts w:hint="eastAsia"/>
        </w:rPr>
        <w:t>}</w:t>
      </w:r>
    </w:p>
    <w:p w:rsidR="00930740" w:rsidRDefault="00930740" w:rsidP="008E3126"/>
    <w:p w:rsidR="00930740" w:rsidRDefault="0000003A" w:rsidP="008E3126">
      <w:r>
        <w:rPr>
          <w:rFonts w:hint="eastAsia"/>
          <w:highlight w:val="yellow"/>
        </w:rPr>
        <w:t>Solution 2: Iterate for loop</w:t>
      </w:r>
    </w:p>
    <w:p w:rsidR="00D72DA6" w:rsidRDefault="00D72DA6" w:rsidP="008E3126">
      <w:r w:rsidRPr="00D72DA6">
        <w:rPr>
          <w:rFonts w:hint="eastAsia"/>
          <w:highlight w:val="magenta"/>
        </w:rPr>
        <w:lastRenderedPageBreak/>
        <w:t>Short Coming of recursive method</w:t>
      </w:r>
    </w:p>
    <w:p w:rsidR="00B75645" w:rsidRDefault="0000003A" w:rsidP="008E3126">
      <w:r w:rsidRPr="0000003A">
        <w:t>Although we presented the recursive answer to the question above, using recursion is not the best solution to the problem – especially when you are dealing with very large numbers. For instance, if you are trying to calculate the factorial of a large number like 1,000,000 then you could very well end up with a stack overflow issue – because of the large amount of memory required by too many recursive calls</w:t>
      </w:r>
    </w:p>
    <w:p w:rsidR="00D72DA6" w:rsidRDefault="00D72DA6" w:rsidP="008E3126">
      <w:r>
        <w:rPr>
          <w:rFonts w:hint="eastAsia"/>
        </w:rPr>
        <w:t>public int Factorial(int n) {</w:t>
      </w:r>
    </w:p>
    <w:p w:rsidR="00D72DA6" w:rsidRDefault="00D72DA6" w:rsidP="00D72DA6">
      <w:pPr>
        <w:ind w:firstLineChars="200" w:firstLine="420"/>
      </w:pPr>
      <w:r>
        <w:rPr>
          <w:rFonts w:hint="eastAsia"/>
        </w:rPr>
        <w:t>int X, Fact = 1;</w:t>
      </w:r>
    </w:p>
    <w:p w:rsidR="00D72DA6" w:rsidRDefault="00D72DA6" w:rsidP="00D72DA6">
      <w:pPr>
        <w:ind w:firstLine="420"/>
      </w:pPr>
      <w:r>
        <w:rPr>
          <w:rFonts w:hint="eastAsia"/>
        </w:rPr>
        <w:t>for(int x = n; x &gt; 1; x--) {</w:t>
      </w:r>
    </w:p>
    <w:p w:rsidR="00D72DA6" w:rsidRDefault="00D72DA6" w:rsidP="00D72DA6">
      <w:pPr>
        <w:ind w:firstLine="420"/>
      </w:pPr>
      <w:r>
        <w:rPr>
          <w:rFonts w:hint="eastAsia"/>
        </w:rPr>
        <w:tab/>
        <w:t>fact * x = fact;</w:t>
      </w:r>
    </w:p>
    <w:p w:rsidR="00D72DA6" w:rsidRDefault="00D72DA6" w:rsidP="00D72DA6">
      <w:pPr>
        <w:ind w:firstLine="420"/>
      </w:pPr>
      <w:r>
        <w:rPr>
          <w:rFonts w:hint="eastAsia"/>
        </w:rPr>
        <w:t>}</w:t>
      </w:r>
    </w:p>
    <w:p w:rsidR="00D72DA6" w:rsidRDefault="00D72DA6" w:rsidP="00D72DA6">
      <w:pPr>
        <w:ind w:firstLine="420"/>
      </w:pPr>
      <w:r>
        <w:t>return fact;</w:t>
      </w:r>
    </w:p>
    <w:p w:rsidR="00D72DA6" w:rsidRDefault="00D72DA6" w:rsidP="008E3126">
      <w:r>
        <w:rPr>
          <w:rFonts w:hint="eastAsia"/>
        </w:rPr>
        <w:t>}</w:t>
      </w:r>
    </w:p>
    <w:p w:rsidR="005A2E9B" w:rsidRDefault="005A2E9B" w:rsidP="008E3126"/>
    <w:p w:rsidR="005A2E9B" w:rsidRDefault="0070152D" w:rsidP="005A2E9B">
      <w:pPr>
        <w:pStyle w:val="ListParagraph"/>
        <w:numPr>
          <w:ilvl w:val="0"/>
          <w:numId w:val="41"/>
        </w:numPr>
        <w:ind w:firstLineChars="0"/>
      </w:pPr>
      <w:r>
        <w:rPr>
          <w:rFonts w:hint="eastAsia"/>
        </w:rPr>
        <w:t>Sorting Array in O(n) time</w:t>
      </w:r>
    </w:p>
    <w:p w:rsidR="0070152D" w:rsidRDefault="00BA47EA" w:rsidP="0070152D">
      <w:pPr>
        <w:pStyle w:val="ListParagraph"/>
        <w:ind w:left="420" w:firstLineChars="0" w:firstLine="0"/>
      </w:pPr>
      <w:hyperlink r:id="rId198" w:history="1">
        <w:r w:rsidR="0088743D" w:rsidRPr="008E4099">
          <w:rPr>
            <w:rStyle w:val="Hyperlink"/>
          </w:rPr>
          <w:t>http://stackoverflow.com/questions/12240997/sorting-array-in-on-run-time</w:t>
        </w:r>
      </w:hyperlink>
      <w:r w:rsidR="0088743D">
        <w:rPr>
          <w:rFonts w:hint="eastAsia"/>
        </w:rPr>
        <w:t xml:space="preserve"> </w:t>
      </w:r>
    </w:p>
    <w:p w:rsidR="00F653E2" w:rsidRDefault="00F653E2" w:rsidP="0070152D">
      <w:pPr>
        <w:pStyle w:val="ListParagraph"/>
        <w:ind w:left="420" w:firstLineChars="0" w:firstLine="0"/>
      </w:pPr>
    </w:p>
    <w:p w:rsidR="0070152D" w:rsidRDefault="0070152D" w:rsidP="0070152D">
      <w:pPr>
        <w:pStyle w:val="ListParagraph"/>
        <w:ind w:left="420" w:firstLineChars="0" w:firstLine="0"/>
      </w:pPr>
    </w:p>
    <w:p w:rsidR="0070152D" w:rsidRDefault="0070152D" w:rsidP="0070152D">
      <w:pPr>
        <w:pStyle w:val="ListParagraph"/>
        <w:ind w:left="420" w:firstLineChars="0" w:firstLine="0"/>
      </w:pPr>
    </w:p>
    <w:p w:rsidR="0070152D" w:rsidRDefault="00801123" w:rsidP="00801123">
      <w:r>
        <w:rPr>
          <w:rFonts w:hint="eastAsia"/>
        </w:rPr>
        <w:t>3.</w:t>
      </w:r>
    </w:p>
    <w:p w:rsidR="00801123" w:rsidRDefault="00801123" w:rsidP="00801123"/>
    <w:p w:rsidR="00801123" w:rsidRDefault="00801123" w:rsidP="00801123"/>
    <w:p w:rsidR="00801123" w:rsidRDefault="00801123" w:rsidP="00801123"/>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(1)What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Test138</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stringReplace (String text)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text = text.replace (</w:t>
      </w:r>
      <w:r w:rsidRPr="009D0F99">
        <w:rPr>
          <w:rFonts w:eastAsia="SimSun" w:cs="Courier New"/>
          <w:color w:val="EE3B3B"/>
          <w:kern w:val="0"/>
          <w:szCs w:val="21"/>
        </w:rPr>
        <w:t>'j'</w:t>
      </w:r>
      <w:r w:rsidRPr="009D0F99">
        <w:rPr>
          <w:rFonts w:eastAsia="SimSun" w:cs="Courier New"/>
          <w:color w:val="000000"/>
          <w:kern w:val="0"/>
          <w:szCs w:val="21"/>
        </w:rPr>
        <w:t xml:space="preserve"> , </w:t>
      </w:r>
      <w:r w:rsidRPr="009D0F99">
        <w:rPr>
          <w:rFonts w:eastAsia="SimSun" w:cs="Courier New"/>
          <w:color w:val="EE3B3B"/>
          <w:kern w:val="0"/>
          <w:szCs w:val="21"/>
        </w:rPr>
        <w:t>'c'</w:t>
      </w:r>
      <w:r w:rsidRPr="009D0F99">
        <w:rPr>
          <w:rFonts w:eastAsia="SimSun" w:cs="Courier New"/>
          <w:color w:val="000000"/>
          <w:kern w:val="0"/>
          <w:szCs w:val="21"/>
        </w:rPr>
        <w:t xml:space="preserve">); </w:t>
      </w:r>
      <w:r w:rsidRPr="009D0F99">
        <w:rPr>
          <w:rFonts w:eastAsia="SimSun" w:cs="Courier New"/>
          <w:color w:val="009900"/>
          <w:kern w:val="0"/>
          <w:szCs w:val="21"/>
        </w:rPr>
        <w:t>/* Line 5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bufferReplace (StringBuffer text)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text = text.append (</w:t>
      </w:r>
      <w:r w:rsidRPr="009D0F99">
        <w:rPr>
          <w:rFonts w:eastAsia="SimSun" w:cs="Courier New"/>
          <w:color w:val="EE3B3B"/>
          <w:kern w:val="0"/>
          <w:szCs w:val="21"/>
        </w:rPr>
        <w:t>"c"</w:t>
      </w:r>
      <w:r w:rsidRPr="009D0F99">
        <w:rPr>
          <w:rFonts w:eastAsia="SimSun" w:cs="Courier New"/>
          <w:color w:val="000000"/>
          <w:kern w:val="0"/>
          <w:szCs w:val="21"/>
        </w:rPr>
        <w:t xml:space="preserve">);  </w:t>
      </w:r>
      <w:r w:rsidRPr="009D0F99">
        <w:rPr>
          <w:rFonts w:eastAsia="SimSun" w:cs="Courier New"/>
          <w:color w:val="009900"/>
          <w:kern w:val="0"/>
          <w:szCs w:val="21"/>
        </w:rPr>
        <w:t>/* Line 9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 (String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String textString = </w:t>
      </w:r>
      <w:r w:rsidRPr="009D0F99">
        <w:rPr>
          <w:rFonts w:eastAsia="SimSun" w:cs="Courier New"/>
          <w:color w:val="0000FF"/>
          <w:kern w:val="0"/>
          <w:szCs w:val="21"/>
        </w:rPr>
        <w:t>new</w:t>
      </w:r>
      <w:r w:rsidRPr="009D0F99">
        <w:rPr>
          <w:rFonts w:eastAsia="SimSun" w:cs="Courier New"/>
          <w:color w:val="000000"/>
          <w:kern w:val="0"/>
          <w:szCs w:val="21"/>
        </w:rPr>
        <w:t xml:space="preserve"> String (</w:t>
      </w:r>
      <w:r w:rsidRPr="009D0F99">
        <w:rPr>
          <w:rFonts w:eastAsia="SimSun" w:cs="Courier New"/>
          <w:color w:val="EE3B3B"/>
          <w:kern w:val="0"/>
          <w:szCs w:val="21"/>
        </w:rPr>
        <w:t>"java"</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StringBuffer textBuffer = </w:t>
      </w:r>
      <w:r w:rsidRPr="009D0F99">
        <w:rPr>
          <w:rFonts w:eastAsia="SimSun" w:cs="Courier New"/>
          <w:color w:val="0000FF"/>
          <w:kern w:val="0"/>
          <w:szCs w:val="21"/>
        </w:rPr>
        <w:t>new</w:t>
      </w:r>
      <w:r w:rsidRPr="009D0F99">
        <w:rPr>
          <w:rFonts w:eastAsia="SimSun" w:cs="Courier New"/>
          <w:color w:val="000000"/>
          <w:kern w:val="0"/>
          <w:szCs w:val="21"/>
        </w:rPr>
        <w:t xml:space="preserve"> StringBuffer (</w:t>
      </w:r>
      <w:r w:rsidRPr="009D0F99">
        <w:rPr>
          <w:rFonts w:eastAsia="SimSun" w:cs="Courier New"/>
          <w:color w:val="EE3B3B"/>
          <w:kern w:val="0"/>
          <w:szCs w:val="21"/>
        </w:rPr>
        <w:t>"java"</w:t>
      </w:r>
      <w:r w:rsidRPr="009D0F99">
        <w:rPr>
          <w:rFonts w:eastAsia="SimSun" w:cs="Courier New"/>
          <w:color w:val="000000"/>
          <w:kern w:val="0"/>
          <w:szCs w:val="21"/>
        </w:rPr>
        <w:t xml:space="preserve">); </w:t>
      </w:r>
      <w:r w:rsidRPr="009D0F99">
        <w:rPr>
          <w:rFonts w:eastAsia="SimSun" w:cs="Courier New"/>
          <w:color w:val="009900"/>
          <w:kern w:val="0"/>
          <w:szCs w:val="21"/>
        </w:rPr>
        <w:t>/* Line 14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stringReplace(textString);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bufferReplace(textBuffer);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System.out.println (textString + textBuffer);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lastRenderedPageBreak/>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string is immutable, it cannot be changed, that's the reason for the </w:t>
      </w:r>
      <w:r w:rsidRPr="009D0F99">
        <w:rPr>
          <w:rFonts w:eastAsia="SimSun" w:cs="Courier New"/>
          <w:color w:val="DD0000"/>
          <w:kern w:val="0"/>
          <w:szCs w:val="21"/>
        </w:rPr>
        <w:t>StringBuffer</w:t>
      </w:r>
      <w:r w:rsidRPr="009D0F99">
        <w:rPr>
          <w:rFonts w:eastAsia="SimSun" w:cs="SimSun"/>
          <w:color w:val="000000"/>
          <w:kern w:val="0"/>
          <w:szCs w:val="21"/>
        </w:rPr>
        <w:t> class. The </w:t>
      </w:r>
      <w:r w:rsidRPr="009D0F99">
        <w:rPr>
          <w:rFonts w:eastAsia="SimSun" w:cs="Courier New"/>
          <w:color w:val="DD0000"/>
          <w:kern w:val="0"/>
          <w:szCs w:val="21"/>
        </w:rPr>
        <w:t>stringReplace</w:t>
      </w:r>
      <w:r w:rsidRPr="009D0F99">
        <w:rPr>
          <w:rFonts w:eastAsia="SimSun" w:cs="SimSun"/>
          <w:color w:val="000000"/>
          <w:kern w:val="0"/>
          <w:szCs w:val="21"/>
        </w:rPr>
        <w:t> method does not change the string declared on line 14, so this remains set to "</w:t>
      </w:r>
      <w:r w:rsidRPr="009D0F99">
        <w:rPr>
          <w:rFonts w:eastAsia="SimSun" w:cs="Courier New"/>
          <w:color w:val="DD0000"/>
          <w:kern w:val="0"/>
          <w:szCs w:val="21"/>
        </w:rPr>
        <w:t>java</w:t>
      </w:r>
      <w:r w:rsidRPr="009D0F99">
        <w:rPr>
          <w:rFonts w:eastAsia="SimSun" w:cs="SimSun"/>
          <w:color w:val="000000"/>
          <w:kern w:val="0"/>
          <w:szCs w:val="21"/>
        </w:rPr>
        <w:t>".</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Method parameters are always passed by value - a copy is passed into the method - if the copy changes, the original remains intact, line 5 changes the reference i.e. text points to a new </w:t>
      </w:r>
      <w:r w:rsidRPr="009D0F99">
        <w:rPr>
          <w:rFonts w:eastAsia="SimSun" w:cs="Courier New"/>
          <w:color w:val="DD0000"/>
          <w:kern w:val="0"/>
          <w:szCs w:val="21"/>
        </w:rPr>
        <w:t>String</w:t>
      </w:r>
      <w:r w:rsidRPr="009D0F99">
        <w:rPr>
          <w:rFonts w:eastAsia="SimSun" w:cs="SimSun"/>
          <w:color w:val="000000"/>
          <w:kern w:val="0"/>
          <w:szCs w:val="21"/>
        </w:rPr>
        <w:t> object, however this is lost when the method completes. The </w:t>
      </w:r>
      <w:r w:rsidRPr="009D0F99">
        <w:rPr>
          <w:rFonts w:eastAsia="SimSun" w:cs="Courier New"/>
          <w:color w:val="DD0000"/>
          <w:kern w:val="0"/>
          <w:szCs w:val="21"/>
        </w:rPr>
        <w:t>textBuffer</w:t>
      </w:r>
      <w:r w:rsidRPr="009D0F99">
        <w:rPr>
          <w:rFonts w:eastAsia="SimSun" w:cs="SimSun"/>
          <w:color w:val="000000"/>
          <w:kern w:val="0"/>
          <w:szCs w:val="21"/>
        </w:rPr>
        <w:t xml:space="preserve"> is a </w:t>
      </w:r>
      <w:r w:rsidRPr="009D0F99">
        <w:rPr>
          <w:rFonts w:eastAsia="SimSun" w:cs="Courier New"/>
          <w:color w:val="DD0000"/>
          <w:kern w:val="0"/>
          <w:szCs w:val="21"/>
        </w:rPr>
        <w:t>StringBuffer</w:t>
      </w:r>
      <w:r w:rsidRPr="009D0F99">
        <w:rPr>
          <w:rFonts w:eastAsia="SimSun" w:cs="SimSun"/>
          <w:color w:val="000000"/>
          <w:kern w:val="0"/>
          <w:szCs w:val="21"/>
        </w:rPr>
        <w:t> so it can be changed.</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This change is carried out on line 9, so "</w:t>
      </w:r>
      <w:r w:rsidRPr="009D0F99">
        <w:rPr>
          <w:rFonts w:eastAsia="SimSun" w:cs="Courier New"/>
          <w:color w:val="DD0000"/>
          <w:kern w:val="0"/>
          <w:szCs w:val="21"/>
        </w:rPr>
        <w:t>java</w:t>
      </w:r>
      <w:r w:rsidRPr="009D0F99">
        <w:rPr>
          <w:rFonts w:eastAsia="SimSun" w:cs="SimSun"/>
          <w:color w:val="000000"/>
          <w:kern w:val="0"/>
          <w:szCs w:val="21"/>
        </w:rPr>
        <w:t>" becomes "</w:t>
      </w:r>
      <w:r w:rsidRPr="009D0F99">
        <w:rPr>
          <w:rFonts w:eastAsia="SimSun" w:cs="Courier New"/>
          <w:color w:val="DD0000"/>
          <w:kern w:val="0"/>
          <w:szCs w:val="21"/>
        </w:rPr>
        <w:t>javac</w:t>
      </w:r>
      <w:r w:rsidRPr="009D0F99">
        <w:rPr>
          <w:rFonts w:eastAsia="SimSun" w:cs="SimSun"/>
          <w:color w:val="000000"/>
          <w:kern w:val="0"/>
          <w:szCs w:val="21"/>
        </w:rPr>
        <w:t>", the text reference on line 9 remains unchanged. This gives us the output of "</w:t>
      </w:r>
      <w:r w:rsidRPr="009D0F99">
        <w:rPr>
          <w:rFonts w:eastAsia="SimSun" w:cs="Courier New"/>
          <w:color w:val="DD0000"/>
          <w:kern w:val="0"/>
          <w:szCs w:val="21"/>
        </w:rPr>
        <w:t>javajavac</w:t>
      </w:r>
      <w:r w:rsidRPr="009D0F99">
        <w:rPr>
          <w:rFonts w:eastAsia="SimSun" w:cs="SimSun"/>
          <w:color w:val="000000"/>
          <w:kern w:val="0"/>
          <w:szCs w:val="21"/>
        </w:rPr>
        <w:t>"</w:t>
      </w:r>
    </w:p>
    <w:p w:rsidR="00801123" w:rsidRPr="009D0F99" w:rsidRDefault="00BA47EA"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hyperlink r:id="rId199" w:history="1">
        <w:r w:rsidR="00801123" w:rsidRPr="009D0F99">
          <w:rPr>
            <w:rStyle w:val="Hyperlink"/>
            <w:rFonts w:asciiTheme="minorHAnsi" w:hAnsiTheme="minorHAnsi" w:cs="Arial"/>
            <w:sz w:val="21"/>
            <w:szCs w:val="21"/>
          </w:rPr>
          <w:t>http://www.indiabix.com/online-test/java-programming-test/61</w:t>
        </w:r>
      </w:hyperlink>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r w:rsidRPr="009D0F99">
        <w:rPr>
          <w:rFonts w:asciiTheme="minorHAnsi" w:hAnsiTheme="minorHAnsi"/>
          <w:color w:val="000000"/>
          <w:sz w:val="21"/>
          <w:szCs w:val="21"/>
          <w:shd w:val="clear" w:color="auto" w:fill="FFFFFF"/>
        </w:rPr>
        <w:t>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String a = </w:t>
      </w:r>
      <w:r w:rsidRPr="009D0F99">
        <w:rPr>
          <w:rFonts w:eastAsia="SimSun" w:cs="Courier New"/>
          <w:color w:val="EE3B3B"/>
          <w:kern w:val="0"/>
          <w:szCs w:val="21"/>
        </w:rPr>
        <w:t>"ABCD"</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String b = a.toLowerCase();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b.replace(</w:t>
      </w:r>
      <w:r w:rsidRPr="009D0F99">
        <w:rPr>
          <w:rFonts w:eastAsia="SimSun" w:cs="Courier New"/>
          <w:color w:val="EE3B3B"/>
          <w:kern w:val="0"/>
          <w:szCs w:val="21"/>
        </w:rPr>
        <w:t>'a'</w:t>
      </w:r>
      <w:r w:rsidRPr="009D0F99">
        <w:rPr>
          <w:rFonts w:eastAsia="SimSun" w:cs="Courier New"/>
          <w:color w:val="000000"/>
          <w:kern w:val="0"/>
          <w:szCs w:val="21"/>
        </w:rPr>
        <w:t>,</w:t>
      </w:r>
      <w:r w:rsidRPr="009D0F99">
        <w:rPr>
          <w:rFonts w:eastAsia="SimSun" w:cs="Courier New"/>
          <w:color w:val="EE3B3B"/>
          <w:kern w:val="0"/>
          <w:szCs w:val="21"/>
        </w:rPr>
        <w:t>'d'</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b.replace(</w:t>
      </w:r>
      <w:r w:rsidRPr="009D0F99">
        <w:rPr>
          <w:rFonts w:eastAsia="SimSun" w:cs="Courier New"/>
          <w:color w:val="EE3B3B"/>
          <w:kern w:val="0"/>
          <w:szCs w:val="21"/>
        </w:rPr>
        <w:t>'b'</w:t>
      </w:r>
      <w:r w:rsidRPr="009D0F99">
        <w:rPr>
          <w:rFonts w:eastAsia="SimSun" w:cs="Courier New"/>
          <w:color w:val="000000"/>
          <w:kern w:val="0"/>
          <w:szCs w:val="21"/>
        </w:rPr>
        <w:t>,</w:t>
      </w:r>
      <w:r w:rsidRPr="009D0F99">
        <w:rPr>
          <w:rFonts w:eastAsia="SimSun" w:cs="Courier New"/>
          <w:color w:val="EE3B3B"/>
          <w:kern w:val="0"/>
          <w:szCs w:val="21"/>
        </w:rPr>
        <w:t>'c'</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System.out.println(b);</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Courier New"/>
          <w:color w:val="DD0000"/>
          <w:kern w:val="0"/>
          <w:szCs w:val="21"/>
        </w:rPr>
        <w:t>String</w:t>
      </w:r>
      <w:r w:rsidRPr="009D0F99">
        <w:rPr>
          <w:rFonts w:eastAsia="SimSun" w:cs="SimSun"/>
          <w:color w:val="000000"/>
          <w:kern w:val="0"/>
          <w:szCs w:val="21"/>
        </w:rPr>
        <w:t> objects are immutable, they cannot be changed, in this case we are talking about the replace method which returns a new </w:t>
      </w:r>
      <w:r w:rsidRPr="009D0F99">
        <w:rPr>
          <w:rFonts w:eastAsia="SimSun" w:cs="Courier New"/>
          <w:color w:val="DD0000"/>
          <w:kern w:val="0"/>
          <w:szCs w:val="21"/>
        </w:rPr>
        <w:t>String</w:t>
      </w:r>
      <w:r w:rsidRPr="009D0F99">
        <w:rPr>
          <w:rFonts w:eastAsia="SimSun" w:cs="SimSun"/>
          <w:color w:val="000000"/>
          <w:kern w:val="0"/>
          <w:szCs w:val="21"/>
        </w:rPr>
        <w:t> object resulting from replacing all occurrences of </w:t>
      </w:r>
      <w:r w:rsidRPr="009D0F99">
        <w:rPr>
          <w:rFonts w:eastAsia="SimSun" w:cs="Courier New"/>
          <w:color w:val="DD0000"/>
          <w:kern w:val="0"/>
          <w:szCs w:val="21"/>
        </w:rPr>
        <w:t>oldChar</w:t>
      </w:r>
      <w:r w:rsidRPr="009D0F99">
        <w:rPr>
          <w:rFonts w:eastAsia="SimSun" w:cs="SimSun"/>
          <w:color w:val="000000"/>
          <w:kern w:val="0"/>
          <w:szCs w:val="21"/>
        </w:rPr>
        <w:t> in this string with </w:t>
      </w:r>
      <w:r w:rsidRPr="009D0F99">
        <w:rPr>
          <w:rFonts w:eastAsia="SimSun" w:cs="Courier New"/>
          <w:color w:val="DD0000"/>
          <w:kern w:val="0"/>
          <w:szCs w:val="21"/>
        </w:rPr>
        <w:t>newChar</w:t>
      </w:r>
      <w:r w:rsidRPr="009D0F99">
        <w:rPr>
          <w:rFonts w:eastAsia="SimSun" w:cs="SimSun"/>
          <w:color w:val="000000"/>
          <w:kern w:val="0"/>
          <w:szCs w:val="21"/>
        </w:rPr>
        <w:t>.</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Courier New"/>
          <w:color w:val="DD0000"/>
          <w:kern w:val="0"/>
          <w:szCs w:val="21"/>
        </w:rPr>
        <w:t>b.replace(char oldChar, char newChar);</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But since this is only a temporary </w:t>
      </w:r>
      <w:r w:rsidRPr="009D0F99">
        <w:rPr>
          <w:rFonts w:eastAsia="SimSun" w:cs="Courier New"/>
          <w:color w:val="DD0000"/>
          <w:kern w:val="0"/>
          <w:szCs w:val="21"/>
        </w:rPr>
        <w:t>String</w:t>
      </w:r>
      <w:r w:rsidRPr="009D0F99">
        <w:rPr>
          <w:rFonts w:eastAsia="SimSun" w:cs="SimSun"/>
          <w:color w:val="000000"/>
          <w:kern w:val="0"/>
          <w:szCs w:val="21"/>
        </w:rPr>
        <w:t> it must either be put to use straight away i.e.</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Courier New"/>
          <w:color w:val="DD0000"/>
          <w:kern w:val="0"/>
          <w:szCs w:val="21"/>
        </w:rPr>
        <w:t>System.out.println(b.replace('a','d'));</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Or a new variable must be assigned its value i.e.</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Courier New"/>
          <w:color w:val="DD0000"/>
          <w:kern w:val="0"/>
          <w:szCs w:val="21"/>
        </w:rPr>
        <w:t>String c = b.replace('a','d');</w:t>
      </w:r>
    </w:p>
    <w:p w:rsidR="00801123" w:rsidRPr="009D0F99" w:rsidRDefault="00BA47EA"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hyperlink r:id="rId200" w:history="1">
        <w:r w:rsidR="00801123" w:rsidRPr="009D0F99">
          <w:rPr>
            <w:rStyle w:val="Hyperlink"/>
            <w:rFonts w:asciiTheme="minorHAnsi" w:hAnsiTheme="minorHAnsi" w:cs="Arial"/>
            <w:sz w:val="21"/>
            <w:szCs w:val="21"/>
          </w:rPr>
          <w:t>http://www.indiabix.com/online-test/java-programming-test/63</w:t>
        </w:r>
      </w:hyperlink>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(2)</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9900"/>
          <w:kern w:val="0"/>
          <w:szCs w:val="21"/>
        </w:rPr>
        <w:lastRenderedPageBreak/>
        <w:t>/* Missing statements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NewTreeSet</w:t>
      </w:r>
      <w:r w:rsidRPr="009D0F99">
        <w:rPr>
          <w:rFonts w:eastAsia="SimSun" w:cs="Courier New"/>
          <w:color w:val="000000"/>
          <w:kern w:val="0"/>
          <w:szCs w:val="21"/>
        </w:rPr>
        <w:t xml:space="preserve"> </w:t>
      </w:r>
      <w:r w:rsidRPr="009D0F99">
        <w:rPr>
          <w:rFonts w:eastAsia="SimSun" w:cs="Courier New"/>
          <w:color w:val="0000FF"/>
          <w:kern w:val="0"/>
          <w:szCs w:val="21"/>
        </w:rPr>
        <w:t>extends</w:t>
      </w:r>
      <w:r w:rsidRPr="009D0F99">
        <w:rPr>
          <w:rFonts w:eastAsia="SimSun" w:cs="Courier New"/>
          <w:color w:val="000000"/>
          <w:kern w:val="0"/>
          <w:szCs w:val="21"/>
        </w:rPr>
        <w:t xml:space="preserve"> </w:t>
      </w:r>
      <w:r w:rsidRPr="009D0F99">
        <w:rPr>
          <w:rFonts w:eastAsia="SimSun" w:cs="Courier New"/>
          <w:color w:val="EE3B3B"/>
          <w:kern w:val="0"/>
          <w:szCs w:val="21"/>
        </w:rPr>
        <w:t>java</w:t>
      </w:r>
      <w:r w:rsidRPr="009D0F99">
        <w:rPr>
          <w:rFonts w:eastAsia="SimSun" w:cs="Courier New"/>
          <w:color w:val="000000"/>
          <w:kern w:val="0"/>
          <w:szCs w:val="21"/>
        </w:rPr>
        <w:t>.</w:t>
      </w:r>
      <w:r w:rsidRPr="009D0F99">
        <w:rPr>
          <w:rFonts w:eastAsia="SimSun" w:cs="Courier New"/>
          <w:color w:val="EE3B3B"/>
          <w:kern w:val="0"/>
          <w:szCs w:val="21"/>
        </w:rPr>
        <w:t>util</w:t>
      </w:r>
      <w:r w:rsidRPr="009D0F99">
        <w:rPr>
          <w:rFonts w:eastAsia="SimSun" w:cs="Courier New"/>
          <w:color w:val="000000"/>
          <w:kern w:val="0"/>
          <w:szCs w:val="21"/>
        </w:rPr>
        <w:t>.</w:t>
      </w:r>
      <w:r w:rsidRPr="009D0F99">
        <w:rPr>
          <w:rFonts w:eastAsia="SimSun" w:cs="Courier New"/>
          <w:color w:val="EE3B3B"/>
          <w:kern w:val="0"/>
          <w:szCs w:val="21"/>
        </w:rPr>
        <w:t>TreeSet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java.util.TreeSet t = </w:t>
      </w:r>
      <w:r w:rsidRPr="009D0F99">
        <w:rPr>
          <w:rFonts w:eastAsia="SimSun" w:cs="Courier New"/>
          <w:color w:val="0000FF"/>
          <w:kern w:val="0"/>
          <w:szCs w:val="21"/>
        </w:rPr>
        <w:t>new</w:t>
      </w:r>
      <w:r w:rsidRPr="009D0F99">
        <w:rPr>
          <w:rFonts w:eastAsia="SimSun" w:cs="Courier New"/>
          <w:color w:val="000000"/>
          <w:kern w:val="0"/>
          <w:szCs w:val="21"/>
        </w:rPr>
        <w:t xml:space="preserve"> java.util.TreeSet();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t.clear();</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clear()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TreeMap m = </w:t>
      </w:r>
      <w:r w:rsidRPr="009D0F99">
        <w:rPr>
          <w:rFonts w:eastAsia="SimSun" w:cs="Courier New"/>
          <w:color w:val="0000FF"/>
          <w:kern w:val="0"/>
          <w:szCs w:val="21"/>
        </w:rPr>
        <w:t>new</w:t>
      </w:r>
      <w:r w:rsidRPr="009D0F99">
        <w:rPr>
          <w:rFonts w:eastAsia="SimSun" w:cs="Courier New"/>
          <w:color w:val="000000"/>
          <w:kern w:val="0"/>
          <w:szCs w:val="21"/>
        </w:rPr>
        <w:t xml:space="preserve"> TreeMap();</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m.clear();</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ind w:leftChars="200" w:left="420"/>
        <w:jc w:val="left"/>
        <w:rPr>
          <w:rFonts w:eastAsia="SimSun" w:cs="SimSun"/>
          <w:kern w:val="0"/>
          <w:szCs w:val="21"/>
        </w:rPr>
      </w:pPr>
      <w:r w:rsidRPr="009D0F99">
        <w:rPr>
          <w:rFonts w:eastAsia="SimSun" w:cs="SimSun"/>
          <w:color w:val="000000"/>
          <w:kern w:val="0"/>
          <w:szCs w:val="21"/>
          <w:shd w:val="clear" w:color="auto" w:fill="FFFFFF"/>
        </w:rPr>
        <w:t>which two statements, added independently at beginning of the program, allow the code to compile?</w:t>
      </w:r>
    </w:p>
    <w:p w:rsidR="00801123" w:rsidRPr="009D0F99" w:rsidRDefault="00801123" w:rsidP="00801123">
      <w:pPr>
        <w:widowControl/>
        <w:numPr>
          <w:ilvl w:val="0"/>
          <w:numId w:val="7"/>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SimSun"/>
          <w:color w:val="000000"/>
          <w:kern w:val="0"/>
          <w:szCs w:val="21"/>
        </w:rPr>
        <w:t>No statement is required</w:t>
      </w:r>
    </w:p>
    <w:p w:rsidR="00801123" w:rsidRPr="009D0F99" w:rsidRDefault="00801123" w:rsidP="00801123">
      <w:pPr>
        <w:widowControl/>
        <w:numPr>
          <w:ilvl w:val="0"/>
          <w:numId w:val="7"/>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import java.util.*;</w:t>
      </w:r>
    </w:p>
    <w:p w:rsidR="00801123" w:rsidRPr="009D0F99" w:rsidRDefault="00801123" w:rsidP="00801123">
      <w:pPr>
        <w:widowControl/>
        <w:numPr>
          <w:ilvl w:val="0"/>
          <w:numId w:val="7"/>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import.java.util.Tree*;</w:t>
      </w:r>
    </w:p>
    <w:p w:rsidR="00801123" w:rsidRPr="009D0F99" w:rsidRDefault="00801123" w:rsidP="00801123">
      <w:pPr>
        <w:widowControl/>
        <w:numPr>
          <w:ilvl w:val="0"/>
          <w:numId w:val="7"/>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import java.util.TreeSet;</w:t>
      </w:r>
    </w:p>
    <w:p w:rsidR="00801123" w:rsidRPr="009D0F99" w:rsidRDefault="00801123" w:rsidP="00801123">
      <w:pPr>
        <w:widowControl/>
        <w:numPr>
          <w:ilvl w:val="0"/>
          <w:numId w:val="7"/>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import java.util.TreeMap;</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color w:val="FF0000"/>
          <w:szCs w:val="21"/>
          <w:shd w:val="clear" w:color="auto" w:fill="FFFFFF"/>
        </w:rPr>
      </w:pPr>
      <w:r w:rsidRPr="009D0F99">
        <w:rPr>
          <w:color w:val="000000"/>
          <w:szCs w:val="21"/>
          <w:shd w:val="clear" w:color="auto" w:fill="FFFFFF"/>
        </w:rPr>
        <w:t>(2) and (5).</w:t>
      </w:r>
      <w:r w:rsidRPr="009D0F99">
        <w:rPr>
          <w:rStyle w:val="apple-converted-space"/>
          <w:color w:val="000000"/>
          <w:szCs w:val="21"/>
          <w:shd w:val="clear" w:color="auto" w:fill="FFFFFF"/>
        </w:rPr>
        <w:t> </w:t>
      </w:r>
      <w:r w:rsidRPr="009D0F99">
        <w:rPr>
          <w:rFonts w:cs="Courier New"/>
          <w:color w:val="DD0000"/>
          <w:szCs w:val="21"/>
          <w:shd w:val="clear" w:color="auto" w:fill="FFFFFF"/>
        </w:rPr>
        <w:t>TreeMap</w:t>
      </w:r>
      <w:r w:rsidRPr="009D0F99">
        <w:rPr>
          <w:rStyle w:val="apple-converted-space"/>
          <w:color w:val="000000"/>
          <w:szCs w:val="21"/>
          <w:shd w:val="clear" w:color="auto" w:fill="FFFFFF"/>
        </w:rPr>
        <w:t> </w:t>
      </w:r>
      <w:r w:rsidRPr="009D0F99">
        <w:rPr>
          <w:color w:val="000000"/>
          <w:szCs w:val="21"/>
          <w:shd w:val="clear" w:color="auto" w:fill="FFFFFF"/>
        </w:rPr>
        <w:t>is the only class that must be imported.</w:t>
      </w:r>
      <w:r w:rsidRPr="009D0F99">
        <w:rPr>
          <w:rStyle w:val="apple-converted-space"/>
          <w:color w:val="000000"/>
          <w:szCs w:val="21"/>
          <w:shd w:val="clear" w:color="auto" w:fill="FFFFFF"/>
        </w:rPr>
        <w:t> </w:t>
      </w:r>
      <w:r w:rsidRPr="009D0F99">
        <w:rPr>
          <w:rFonts w:cs="Courier New"/>
          <w:color w:val="DD0000"/>
          <w:szCs w:val="21"/>
          <w:shd w:val="clear" w:color="auto" w:fill="FFFFFF"/>
        </w:rPr>
        <w:t>TreeSet</w:t>
      </w:r>
      <w:r w:rsidRPr="009D0F99">
        <w:rPr>
          <w:rStyle w:val="apple-converted-space"/>
          <w:color w:val="000000"/>
          <w:szCs w:val="21"/>
          <w:shd w:val="clear" w:color="auto" w:fill="FFFFFF"/>
        </w:rPr>
        <w:t> </w:t>
      </w:r>
      <w:r w:rsidRPr="009D0F99">
        <w:rPr>
          <w:color w:val="000000"/>
          <w:szCs w:val="21"/>
          <w:shd w:val="clear" w:color="auto" w:fill="FFFFFF"/>
        </w:rPr>
        <w:t xml:space="preserve">does not need an import statement </w:t>
      </w:r>
      <w:r w:rsidRPr="009D0F99">
        <w:rPr>
          <w:color w:val="FF0000"/>
          <w:szCs w:val="21"/>
          <w:shd w:val="clear" w:color="auto" w:fill="FFFFFF"/>
        </w:rPr>
        <w:t>because it is described with a fully qualified name.</w:t>
      </w:r>
    </w:p>
    <w:p w:rsidR="00801123" w:rsidRPr="009D0F99" w:rsidRDefault="00BA47EA" w:rsidP="00801123">
      <w:pPr>
        <w:widowControl/>
        <w:shd w:val="clear" w:color="auto" w:fill="FFFFFF"/>
        <w:spacing w:before="100" w:beforeAutospacing="1" w:after="100" w:afterAutospacing="1" w:line="255" w:lineRule="atLeast"/>
        <w:ind w:leftChars="200" w:left="420"/>
        <w:jc w:val="left"/>
        <w:rPr>
          <w:rFonts w:eastAsia="SimSun" w:cs="SimSun"/>
          <w:color w:val="FF0000"/>
          <w:kern w:val="0"/>
          <w:szCs w:val="21"/>
        </w:rPr>
      </w:pPr>
      <w:hyperlink r:id="rId201" w:history="1">
        <w:r w:rsidR="00801123" w:rsidRPr="009D0F99">
          <w:rPr>
            <w:rStyle w:val="Hyperlink"/>
            <w:rFonts w:eastAsia="SimSun" w:cs="SimSun"/>
            <w:kern w:val="0"/>
            <w:szCs w:val="21"/>
          </w:rPr>
          <w:t>http://www.indiabix.com/online-test/java-programming-test/62</w:t>
        </w:r>
      </w:hyperlink>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(3) Difference between Null and “”  &amp;  Difference between == and equals()</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A. </w:t>
      </w:r>
      <w:r w:rsidRPr="009D0F99">
        <w:rPr>
          <w:rFonts w:cs="Consolas"/>
          <w:color w:val="000000"/>
          <w:kern w:val="0"/>
          <w:szCs w:val="21"/>
        </w:rPr>
        <w:t xml:space="preserve">String a1 = </w:t>
      </w:r>
      <w:r w:rsidRPr="009D0F99">
        <w:rPr>
          <w:rFonts w:cs="Consolas"/>
          <w:b/>
          <w:bCs/>
          <w:color w:val="7F0055"/>
          <w:kern w:val="0"/>
          <w:szCs w:val="21"/>
        </w:rPr>
        <w:t>null</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b1 = </w:t>
      </w:r>
      <w:r w:rsidRPr="009D0F99">
        <w:rPr>
          <w:rFonts w:cs="Consolas"/>
          <w:b/>
          <w:bCs/>
          <w:color w:val="7F0055"/>
          <w:kern w:val="0"/>
          <w:szCs w:val="21"/>
        </w:rPr>
        <w:t>null</w:t>
      </w:r>
      <w:r w:rsidRPr="009D0F99">
        <w:rPr>
          <w:rFonts w:cs="Consolas"/>
          <w:color w:val="000000"/>
          <w:kern w:val="0"/>
          <w:szCs w:val="21"/>
        </w:rPr>
        <w:t>;</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Consolas"/>
          <w:color w:val="000000"/>
          <w:kern w:val="0"/>
          <w:sz w:val="21"/>
          <w:szCs w:val="21"/>
        </w:rPr>
      </w:pPr>
      <w:r w:rsidRPr="009D0F99">
        <w:rPr>
          <w:rFonts w:asciiTheme="minorHAnsi" w:hAnsiTheme="minorHAnsi" w:cs="Consolas"/>
          <w:color w:val="000000"/>
          <w:kern w:val="0"/>
          <w:sz w:val="21"/>
          <w:szCs w:val="21"/>
        </w:rPr>
        <w:t xml:space="preserve">  System.</w:t>
      </w:r>
      <w:r w:rsidRPr="009D0F99">
        <w:rPr>
          <w:rFonts w:asciiTheme="minorHAnsi" w:hAnsiTheme="minorHAnsi" w:cs="Consolas"/>
          <w:i/>
          <w:iCs/>
          <w:color w:val="0000C0"/>
          <w:kern w:val="0"/>
          <w:sz w:val="21"/>
          <w:szCs w:val="21"/>
        </w:rPr>
        <w:t>out</w:t>
      </w:r>
      <w:r w:rsidRPr="009D0F99">
        <w:rPr>
          <w:rFonts w:asciiTheme="minorHAnsi" w:hAnsiTheme="minorHAnsi" w:cs="Consolas"/>
          <w:color w:val="000000"/>
          <w:kern w:val="0"/>
          <w:sz w:val="21"/>
          <w:szCs w:val="21"/>
        </w:rPr>
        <w:t>.println(</w:t>
      </w:r>
      <w:r w:rsidRPr="009D0F99">
        <w:rPr>
          <w:rFonts w:asciiTheme="minorHAnsi" w:hAnsiTheme="minorHAnsi" w:cs="Consolas"/>
          <w:color w:val="2A00FF"/>
          <w:kern w:val="0"/>
          <w:sz w:val="21"/>
          <w:szCs w:val="21"/>
        </w:rPr>
        <w:t>"a1.equals(b1) is "</w:t>
      </w:r>
      <w:r w:rsidRPr="009D0F99">
        <w:rPr>
          <w:rFonts w:asciiTheme="minorHAnsi" w:hAnsiTheme="minorHAnsi" w:cs="Consolas"/>
          <w:color w:val="000000"/>
          <w:kern w:val="0"/>
          <w:sz w:val="21"/>
          <w:szCs w:val="21"/>
        </w:rPr>
        <w:t xml:space="preserve"> + </w:t>
      </w:r>
      <w:r w:rsidRPr="009D0F99">
        <w:rPr>
          <w:rFonts w:asciiTheme="minorHAnsi" w:hAnsiTheme="minorHAnsi" w:cs="Consolas"/>
          <w:color w:val="000000"/>
          <w:kern w:val="0"/>
          <w:sz w:val="21"/>
          <w:szCs w:val="21"/>
          <w:u w:val="single"/>
        </w:rPr>
        <w:t>a1</w:t>
      </w:r>
      <w:r w:rsidRPr="009D0F99">
        <w:rPr>
          <w:rFonts w:asciiTheme="minorHAnsi" w:hAnsiTheme="minorHAnsi" w:cs="Consolas"/>
          <w:color w:val="000000"/>
          <w:kern w:val="0"/>
          <w:sz w:val="21"/>
          <w:szCs w:val="21"/>
        </w:rPr>
        <w:t>.equals(b1));</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Return: </w:t>
      </w:r>
      <w:r w:rsidRPr="009D0F99">
        <w:rPr>
          <w:rFonts w:cs="Consolas"/>
          <w:color w:val="FF0000"/>
          <w:kern w:val="0"/>
          <w:szCs w:val="21"/>
        </w:rPr>
        <w:t xml:space="preserve">Exception in thread "main" </w:t>
      </w:r>
      <w:r w:rsidRPr="009D0F99">
        <w:rPr>
          <w:rFonts w:cs="Consolas"/>
          <w:color w:val="0066CC"/>
          <w:kern w:val="0"/>
          <w:szCs w:val="21"/>
          <w:u w:val="single"/>
        </w:rPr>
        <w:t>java.lang.NullPointerException</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Consolas"/>
          <w:color w:val="FF0000"/>
          <w:kern w:val="0"/>
          <w:sz w:val="21"/>
          <w:szCs w:val="21"/>
        </w:rPr>
      </w:pPr>
      <w:r w:rsidRPr="009D0F99">
        <w:rPr>
          <w:rFonts w:asciiTheme="minorHAnsi" w:hAnsiTheme="minorHAnsi" w:cs="Consolas"/>
          <w:color w:val="FF0000"/>
          <w:kern w:val="0"/>
          <w:sz w:val="21"/>
          <w:szCs w:val="21"/>
        </w:rPr>
        <w:tab/>
        <w:t>at Test.main(</w:t>
      </w:r>
      <w:r w:rsidRPr="009D0F99">
        <w:rPr>
          <w:rFonts w:asciiTheme="minorHAnsi" w:hAnsiTheme="minorHAnsi" w:cs="Consolas"/>
          <w:color w:val="0066CC"/>
          <w:kern w:val="0"/>
          <w:sz w:val="21"/>
          <w:szCs w:val="21"/>
          <w:u w:val="single"/>
        </w:rPr>
        <w:t>Test.java:7</w:t>
      </w:r>
      <w:r w:rsidRPr="009D0F99">
        <w:rPr>
          <w:rFonts w:asciiTheme="minorHAnsi" w:hAnsiTheme="minorHAnsi" w:cs="Consolas"/>
          <w:color w:val="FF0000"/>
          <w:kern w:val="0"/>
          <w:sz w:val="21"/>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B. </w:t>
      </w:r>
      <w:r w:rsidRPr="009D0F99">
        <w:rPr>
          <w:rFonts w:cs="Consolas"/>
          <w:color w:val="000000"/>
          <w:kern w:val="0"/>
          <w:szCs w:val="21"/>
        </w:rPr>
        <w:t xml:space="preserve">String a1 = </w:t>
      </w:r>
      <w:r w:rsidRPr="009D0F99">
        <w:rPr>
          <w:rFonts w:cs="Consolas"/>
          <w:b/>
          <w:bCs/>
          <w:color w:val="7F0055"/>
          <w:kern w:val="0"/>
          <w:szCs w:val="21"/>
        </w:rPr>
        <w:t>null</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b1 = </w:t>
      </w:r>
      <w:r w:rsidRPr="009D0F99">
        <w:rPr>
          <w:rFonts w:cs="Consolas"/>
          <w:b/>
          <w:bCs/>
          <w:color w:val="7F0055"/>
          <w:kern w:val="0"/>
          <w:szCs w:val="21"/>
        </w:rPr>
        <w:t>null</w:t>
      </w:r>
      <w:r w:rsidRPr="009D0F99">
        <w:rPr>
          <w:rFonts w:cs="Consolas"/>
          <w:color w:val="000000"/>
          <w:kern w:val="0"/>
          <w:szCs w:val="21"/>
        </w:rPr>
        <w:t>;</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Consolas"/>
          <w:color w:val="000000"/>
          <w:kern w:val="0"/>
          <w:sz w:val="21"/>
          <w:szCs w:val="21"/>
        </w:rPr>
      </w:pPr>
      <w:r w:rsidRPr="009D0F99">
        <w:rPr>
          <w:rFonts w:asciiTheme="minorHAnsi" w:hAnsiTheme="minorHAnsi" w:cs="Consolas"/>
          <w:color w:val="000000"/>
          <w:kern w:val="0"/>
          <w:sz w:val="21"/>
          <w:szCs w:val="21"/>
        </w:rPr>
        <w:t xml:space="preserve">  System.</w:t>
      </w:r>
      <w:r w:rsidRPr="009D0F99">
        <w:rPr>
          <w:rFonts w:asciiTheme="minorHAnsi" w:hAnsiTheme="minorHAnsi" w:cs="Consolas"/>
          <w:i/>
          <w:iCs/>
          <w:color w:val="0000C0"/>
          <w:kern w:val="0"/>
          <w:sz w:val="21"/>
          <w:szCs w:val="21"/>
        </w:rPr>
        <w:t>out</w:t>
      </w:r>
      <w:r w:rsidRPr="009D0F99">
        <w:rPr>
          <w:rFonts w:asciiTheme="minorHAnsi" w:hAnsiTheme="minorHAnsi" w:cs="Consolas"/>
          <w:color w:val="000000"/>
          <w:kern w:val="0"/>
          <w:sz w:val="21"/>
          <w:szCs w:val="21"/>
        </w:rPr>
        <w:t>.println(</w:t>
      </w:r>
      <w:r w:rsidRPr="009D0F99">
        <w:rPr>
          <w:rFonts w:asciiTheme="minorHAnsi" w:hAnsiTheme="minorHAnsi" w:cs="Consolas"/>
          <w:color w:val="2A00FF"/>
          <w:kern w:val="0"/>
          <w:sz w:val="21"/>
          <w:szCs w:val="21"/>
        </w:rPr>
        <w:t>"a1 == b1 is "</w:t>
      </w:r>
      <w:r w:rsidRPr="009D0F99">
        <w:rPr>
          <w:rFonts w:asciiTheme="minorHAnsi" w:hAnsiTheme="minorHAnsi" w:cs="Consolas"/>
          <w:color w:val="000000"/>
          <w:kern w:val="0"/>
          <w:sz w:val="21"/>
          <w:szCs w:val="21"/>
        </w:rPr>
        <w:t xml:space="preserve"> + (a1 == b1));</w:t>
      </w:r>
    </w:p>
    <w:p w:rsidR="00801123" w:rsidRPr="009D0F99" w:rsidRDefault="00801123" w:rsidP="00801123">
      <w:pPr>
        <w:autoSpaceDE w:val="0"/>
        <w:autoSpaceDN w:val="0"/>
        <w:adjustRightInd w:val="0"/>
        <w:ind w:leftChars="200" w:left="420"/>
        <w:jc w:val="left"/>
        <w:rPr>
          <w:rFonts w:cs="Consolas"/>
          <w:color w:val="FF0000"/>
          <w:kern w:val="0"/>
          <w:szCs w:val="21"/>
        </w:rPr>
      </w:pPr>
      <w:r w:rsidRPr="009D0F99">
        <w:rPr>
          <w:rFonts w:cs="Consolas"/>
          <w:color w:val="000000"/>
          <w:kern w:val="0"/>
          <w:szCs w:val="21"/>
        </w:rPr>
        <w:t xml:space="preserve">  Return: </w:t>
      </w:r>
      <w:r w:rsidRPr="009D0F99">
        <w:rPr>
          <w:rFonts w:cs="Consolas"/>
          <w:color w:val="FF0000"/>
          <w:kern w:val="0"/>
          <w:szCs w:val="21"/>
        </w:rPr>
        <w:t>a1 == b1 is true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C. </w:t>
      </w:r>
      <w:r w:rsidRPr="009D0F99">
        <w:rPr>
          <w:rFonts w:cs="Consolas"/>
          <w:color w:val="000000"/>
          <w:kern w:val="0"/>
          <w:szCs w:val="21"/>
        </w:rPr>
        <w:t xml:space="preserve">String a2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b2 = </w:t>
      </w:r>
      <w:r w:rsidRPr="009D0F99">
        <w:rPr>
          <w:rFonts w:cs="Consolas"/>
          <w:b/>
          <w:bCs/>
          <w:color w:val="7F0055"/>
          <w:kern w:val="0"/>
          <w:szCs w:val="21"/>
        </w:rPr>
        <w:t>null</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"a2.equals(b2) is "</w:t>
      </w:r>
      <w:r w:rsidRPr="009D0F99">
        <w:rPr>
          <w:rFonts w:cs="Consolas"/>
          <w:color w:val="000000"/>
          <w:kern w:val="0"/>
          <w:szCs w:val="21"/>
        </w:rPr>
        <w:t xml:space="preserve"> + a2.equals(b2));</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Return: </w:t>
      </w:r>
      <w:r w:rsidRPr="009D0F99">
        <w:rPr>
          <w:rFonts w:cs="Consolas"/>
          <w:color w:val="FF0000"/>
          <w:kern w:val="0"/>
          <w:szCs w:val="21"/>
        </w:rPr>
        <w:t>a2.equals(b2) is false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D. </w:t>
      </w:r>
      <w:r w:rsidRPr="009D0F99">
        <w:rPr>
          <w:rFonts w:cs="Consolas"/>
          <w:color w:val="000000"/>
          <w:kern w:val="0"/>
          <w:szCs w:val="21"/>
        </w:rPr>
        <w:t xml:space="preserve">String a2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lastRenderedPageBreak/>
        <w:t xml:space="preserve">  String b2 = </w:t>
      </w:r>
      <w:r w:rsidRPr="009D0F99">
        <w:rPr>
          <w:rFonts w:cs="Consolas"/>
          <w:b/>
          <w:bCs/>
          <w:color w:val="7F0055"/>
          <w:kern w:val="0"/>
          <w:szCs w:val="21"/>
        </w:rPr>
        <w:t>null</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"a2 == b2 is "</w:t>
      </w:r>
      <w:r w:rsidRPr="009D0F99">
        <w:rPr>
          <w:rFonts w:cs="Consolas"/>
          <w:color w:val="000000"/>
          <w:kern w:val="0"/>
          <w:szCs w:val="21"/>
        </w:rPr>
        <w:t xml:space="preserve"> + (a2 == b2));</w:t>
      </w:r>
    </w:p>
    <w:p w:rsidR="00801123" w:rsidRPr="009D0F99" w:rsidRDefault="00801123" w:rsidP="00801123">
      <w:pPr>
        <w:autoSpaceDE w:val="0"/>
        <w:autoSpaceDN w:val="0"/>
        <w:adjustRightInd w:val="0"/>
        <w:ind w:leftChars="200" w:left="420"/>
        <w:jc w:val="left"/>
        <w:rPr>
          <w:rFonts w:cs="Consolas"/>
          <w:color w:val="FF0000"/>
          <w:kern w:val="0"/>
          <w:szCs w:val="21"/>
        </w:rPr>
      </w:pPr>
      <w:r w:rsidRPr="009D0F99">
        <w:rPr>
          <w:rFonts w:cs="Consolas"/>
          <w:color w:val="000000"/>
          <w:kern w:val="0"/>
          <w:szCs w:val="21"/>
        </w:rPr>
        <w:t xml:space="preserve">  Return: </w:t>
      </w:r>
      <w:r w:rsidRPr="009D0F99">
        <w:rPr>
          <w:rFonts w:cs="Consolas"/>
          <w:color w:val="FF0000"/>
          <w:kern w:val="0"/>
          <w:szCs w:val="21"/>
        </w:rPr>
        <w:t>a2 == b2 is false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E. </w:t>
      </w:r>
      <w:r w:rsidRPr="009D0F99">
        <w:rPr>
          <w:rFonts w:cs="Consolas"/>
          <w:color w:val="000000"/>
          <w:kern w:val="0"/>
          <w:szCs w:val="21"/>
        </w:rPr>
        <w:t xml:space="preserve">String a3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b3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"a3.equals(b3) is "</w:t>
      </w:r>
      <w:r w:rsidRPr="009D0F99">
        <w:rPr>
          <w:rFonts w:cs="Consolas"/>
          <w:color w:val="000000"/>
          <w:kern w:val="0"/>
          <w:szCs w:val="21"/>
        </w:rPr>
        <w:t xml:space="preserve"> + a3.equals(b3));</w:t>
      </w:r>
    </w:p>
    <w:p w:rsidR="00801123" w:rsidRPr="009D0F99" w:rsidRDefault="00801123" w:rsidP="00801123">
      <w:pPr>
        <w:autoSpaceDE w:val="0"/>
        <w:autoSpaceDN w:val="0"/>
        <w:adjustRightInd w:val="0"/>
        <w:ind w:leftChars="200" w:left="420"/>
        <w:jc w:val="left"/>
        <w:rPr>
          <w:rFonts w:cs="Consolas"/>
          <w:color w:val="FF0000"/>
          <w:kern w:val="0"/>
          <w:szCs w:val="21"/>
        </w:rPr>
      </w:pPr>
      <w:r w:rsidRPr="009D0F99">
        <w:rPr>
          <w:rFonts w:cs="Consolas"/>
          <w:color w:val="000000"/>
          <w:kern w:val="0"/>
          <w:szCs w:val="21"/>
        </w:rPr>
        <w:t xml:space="preserve">  Return: </w:t>
      </w:r>
      <w:r w:rsidRPr="009D0F99">
        <w:rPr>
          <w:rFonts w:cs="Consolas"/>
          <w:color w:val="FF0000"/>
          <w:kern w:val="0"/>
          <w:szCs w:val="21"/>
        </w:rPr>
        <w:t>a3.equals(b3) is true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F. </w:t>
      </w:r>
      <w:r w:rsidRPr="009D0F99">
        <w:rPr>
          <w:rFonts w:cs="Consolas"/>
          <w:color w:val="000000"/>
          <w:kern w:val="0"/>
          <w:szCs w:val="21"/>
        </w:rPr>
        <w:t xml:space="preserve">String a3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b3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"a3 == b3 is "</w:t>
      </w:r>
      <w:r w:rsidRPr="009D0F99">
        <w:rPr>
          <w:rFonts w:cs="Consolas"/>
          <w:color w:val="000000"/>
          <w:kern w:val="0"/>
          <w:szCs w:val="21"/>
        </w:rPr>
        <w:t xml:space="preserve"> + (a3 == b3));</w:t>
      </w:r>
    </w:p>
    <w:p w:rsidR="00801123" w:rsidRPr="009D0F99" w:rsidRDefault="00801123" w:rsidP="00801123">
      <w:pPr>
        <w:autoSpaceDE w:val="0"/>
        <w:autoSpaceDN w:val="0"/>
        <w:adjustRightInd w:val="0"/>
        <w:ind w:leftChars="200" w:left="420"/>
        <w:jc w:val="left"/>
        <w:rPr>
          <w:rFonts w:cs="Consolas"/>
          <w:color w:val="FF0000"/>
          <w:kern w:val="0"/>
          <w:szCs w:val="21"/>
        </w:rPr>
      </w:pPr>
      <w:r w:rsidRPr="009D0F99">
        <w:rPr>
          <w:rFonts w:cs="Consolas"/>
          <w:color w:val="000000"/>
          <w:kern w:val="0"/>
          <w:szCs w:val="21"/>
        </w:rPr>
        <w:t xml:space="preserve">  Return: </w:t>
      </w:r>
      <w:r w:rsidRPr="009D0F99">
        <w:rPr>
          <w:rFonts w:cs="Consolas"/>
          <w:color w:val="FF0000"/>
          <w:kern w:val="0"/>
          <w:szCs w:val="21"/>
        </w:rPr>
        <w:t>a3 == b3 is true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Arial"/>
          <w:color w:val="000000"/>
          <w:szCs w:val="21"/>
        </w:rPr>
        <w:t xml:space="preserve">G. </w:t>
      </w:r>
      <w:r w:rsidRPr="009D0F99">
        <w:rPr>
          <w:rFonts w:cs="Consolas"/>
          <w:color w:val="000000"/>
          <w:kern w:val="0"/>
          <w:szCs w:val="21"/>
        </w:rPr>
        <w:t xml:space="preserve">String a4 = </w:t>
      </w:r>
      <w:r w:rsidRPr="009D0F99">
        <w:rPr>
          <w:rFonts w:cs="Consolas"/>
          <w:color w:val="2A00FF"/>
          <w:kern w:val="0"/>
          <w:szCs w:val="21"/>
        </w:rPr>
        <w:t>"abc"</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b4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"a4.equals(b4) is "</w:t>
      </w:r>
      <w:r w:rsidRPr="009D0F99">
        <w:rPr>
          <w:rFonts w:cs="Consolas"/>
          <w:color w:val="000000"/>
          <w:kern w:val="0"/>
          <w:szCs w:val="21"/>
        </w:rPr>
        <w:t xml:space="preserve"> + a4.equals(b4));</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Return: </w:t>
      </w:r>
      <w:r w:rsidRPr="009D0F99">
        <w:rPr>
          <w:rFonts w:cs="Consolas"/>
          <w:color w:val="FF0000"/>
          <w:kern w:val="0"/>
          <w:szCs w:val="21"/>
        </w:rPr>
        <w:t>a4.equals(b4) is false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H. String a4 = </w:t>
      </w:r>
      <w:r w:rsidRPr="009D0F99">
        <w:rPr>
          <w:rFonts w:cs="Consolas"/>
          <w:color w:val="2A00FF"/>
          <w:kern w:val="0"/>
          <w:szCs w:val="21"/>
        </w:rPr>
        <w:t>"abc"</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b4 = </w:t>
      </w:r>
      <w:r w:rsidRPr="009D0F99">
        <w:rPr>
          <w:rFonts w:cs="Consolas"/>
          <w:color w:val="2A00FF"/>
          <w:kern w:val="0"/>
          <w:szCs w:val="21"/>
        </w:rPr>
        <w:t>""</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"a4 == b4 is "</w:t>
      </w:r>
      <w:r w:rsidRPr="009D0F99">
        <w:rPr>
          <w:rFonts w:cs="Consolas"/>
          <w:color w:val="000000"/>
          <w:kern w:val="0"/>
          <w:szCs w:val="21"/>
        </w:rPr>
        <w:t xml:space="preserve"> + (a4 == b4));</w:t>
      </w:r>
    </w:p>
    <w:p w:rsidR="00801123" w:rsidRPr="009D0F99" w:rsidRDefault="00801123" w:rsidP="00801123">
      <w:pPr>
        <w:autoSpaceDE w:val="0"/>
        <w:autoSpaceDN w:val="0"/>
        <w:adjustRightInd w:val="0"/>
        <w:ind w:leftChars="200" w:left="420"/>
        <w:jc w:val="left"/>
        <w:rPr>
          <w:rFonts w:cs="Consolas"/>
          <w:color w:val="FF0000"/>
          <w:kern w:val="0"/>
          <w:szCs w:val="21"/>
        </w:rPr>
      </w:pPr>
      <w:r w:rsidRPr="009D0F99">
        <w:rPr>
          <w:rFonts w:cs="Consolas"/>
          <w:color w:val="000000"/>
          <w:kern w:val="0"/>
          <w:szCs w:val="21"/>
        </w:rPr>
        <w:t xml:space="preserve">   Return: </w:t>
      </w:r>
      <w:r w:rsidRPr="009D0F99">
        <w:rPr>
          <w:rFonts w:cs="Consolas"/>
          <w:color w:val="FF0000"/>
          <w:kern w:val="0"/>
          <w:szCs w:val="21"/>
        </w:rPr>
        <w:t>a4 == b4 is false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I. String a5 = </w:t>
      </w:r>
      <w:r w:rsidRPr="009D0F99">
        <w:rPr>
          <w:rFonts w:cs="Consolas"/>
          <w:color w:val="2A00FF"/>
          <w:kern w:val="0"/>
          <w:szCs w:val="21"/>
        </w:rPr>
        <w:t>"abc"</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b5 = </w:t>
      </w:r>
      <w:r w:rsidRPr="009D0F99">
        <w:rPr>
          <w:rFonts w:cs="Consolas"/>
          <w:color w:val="2A00FF"/>
          <w:kern w:val="0"/>
          <w:szCs w:val="21"/>
        </w:rPr>
        <w:t>"abc"</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"a5.equals(b5) is "</w:t>
      </w:r>
      <w:r w:rsidRPr="009D0F99">
        <w:rPr>
          <w:rFonts w:cs="Consolas"/>
          <w:color w:val="000000"/>
          <w:kern w:val="0"/>
          <w:szCs w:val="21"/>
        </w:rPr>
        <w:t xml:space="preserve"> + a5.equals(b5));</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Return: </w:t>
      </w:r>
      <w:r w:rsidRPr="009D0F99">
        <w:rPr>
          <w:rFonts w:cs="Consolas"/>
          <w:color w:val="FF0000"/>
          <w:kern w:val="0"/>
          <w:szCs w:val="21"/>
        </w:rPr>
        <w:t>a5.equals(b5) is true</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J. String a5 = </w:t>
      </w:r>
      <w:r w:rsidRPr="009D0F99">
        <w:rPr>
          <w:rFonts w:cs="Consolas"/>
          <w:color w:val="2A00FF"/>
          <w:kern w:val="0"/>
          <w:szCs w:val="21"/>
        </w:rPr>
        <w:t>"abc"</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String b5 = </w:t>
      </w:r>
      <w:r w:rsidRPr="009D0F99">
        <w:rPr>
          <w:rFonts w:cs="Consolas"/>
          <w:color w:val="2A00FF"/>
          <w:kern w:val="0"/>
          <w:szCs w:val="21"/>
        </w:rPr>
        <w:t>"abc"</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color w:val="000000"/>
          <w:kern w:val="0"/>
          <w:szCs w:val="21"/>
        </w:rPr>
      </w:pPr>
      <w:r w:rsidRPr="009D0F99">
        <w:rPr>
          <w:rFonts w:cs="Consolas"/>
          <w:color w:val="000000"/>
          <w:kern w:val="0"/>
          <w:szCs w:val="21"/>
        </w:rPr>
        <w:t xml:space="preserve">   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"a5 == b5 is "</w:t>
      </w:r>
      <w:r w:rsidRPr="009D0F99">
        <w:rPr>
          <w:rFonts w:cs="Consolas"/>
          <w:color w:val="000000"/>
          <w:kern w:val="0"/>
          <w:szCs w:val="21"/>
        </w:rPr>
        <w:t xml:space="preserve"> + (a5 == b5));</w:t>
      </w:r>
    </w:p>
    <w:p w:rsidR="00801123" w:rsidRPr="009D0F99" w:rsidRDefault="00801123" w:rsidP="00801123">
      <w:pPr>
        <w:autoSpaceDE w:val="0"/>
        <w:autoSpaceDN w:val="0"/>
        <w:adjustRightInd w:val="0"/>
        <w:ind w:leftChars="200" w:left="420"/>
        <w:jc w:val="left"/>
        <w:rPr>
          <w:rFonts w:cs="Consolas"/>
          <w:color w:val="FF0000"/>
          <w:kern w:val="0"/>
          <w:szCs w:val="21"/>
        </w:rPr>
      </w:pPr>
      <w:r w:rsidRPr="009D0F99">
        <w:rPr>
          <w:rFonts w:cs="Consolas"/>
          <w:color w:val="000000"/>
          <w:kern w:val="0"/>
          <w:szCs w:val="21"/>
        </w:rPr>
        <w:t xml:space="preserve">   Return:</w:t>
      </w:r>
      <w:r w:rsidRPr="009D0F99">
        <w:rPr>
          <w:rFonts w:cs="Consolas"/>
          <w:color w:val="FF0000"/>
          <w:kern w:val="0"/>
          <w:szCs w:val="21"/>
        </w:rPr>
        <w:t xml:space="preserve"> a5 == b5 is true</w:t>
      </w:r>
    </w:p>
    <w:p w:rsidR="00801123" w:rsidRPr="009D0F99" w:rsidRDefault="00801123" w:rsidP="00801123">
      <w:pPr>
        <w:autoSpaceDE w:val="0"/>
        <w:autoSpaceDN w:val="0"/>
        <w:adjustRightInd w:val="0"/>
        <w:ind w:leftChars="200" w:left="420"/>
        <w:jc w:val="left"/>
        <w:rPr>
          <w:rFonts w:cs="Consolas"/>
          <w:color w:val="FF0000"/>
          <w:kern w:val="0"/>
          <w:szCs w:val="21"/>
        </w:rPr>
      </w:pPr>
    </w:p>
    <w:p w:rsidR="00801123" w:rsidRPr="009D0F99" w:rsidRDefault="00801123" w:rsidP="00801123">
      <w:pPr>
        <w:pStyle w:val="NormalWeb"/>
        <w:shd w:val="clear" w:color="auto" w:fill="FFFFFF"/>
        <w:spacing w:before="0" w:beforeAutospacing="0" w:after="240" w:afterAutospacing="0" w:line="267" w:lineRule="atLeast"/>
        <w:ind w:leftChars="200" w:left="420"/>
        <w:textAlignment w:val="baseline"/>
        <w:rPr>
          <w:rFonts w:asciiTheme="minorHAnsi" w:hAnsiTheme="minorHAnsi" w:cs="Arial"/>
          <w:b/>
          <w:color w:val="FF0000"/>
          <w:sz w:val="21"/>
          <w:szCs w:val="21"/>
        </w:rPr>
      </w:pPr>
      <w:r w:rsidRPr="009D0F99">
        <w:rPr>
          <w:rFonts w:asciiTheme="minorHAnsi" w:hAnsiTheme="minorHAnsi" w:cs="Arial"/>
          <w:b/>
          <w:color w:val="FF0000"/>
          <w:sz w:val="21"/>
          <w:szCs w:val="21"/>
        </w:rPr>
        <w:t>"" is an actual string, albeit an empty one.</w:t>
      </w:r>
    </w:p>
    <w:p w:rsidR="00801123" w:rsidRPr="009D0F99" w:rsidRDefault="00801123" w:rsidP="00801123">
      <w:pPr>
        <w:pStyle w:val="NormalWeb"/>
        <w:shd w:val="clear" w:color="auto" w:fill="FFFFFF"/>
        <w:spacing w:before="0" w:beforeAutospacing="0" w:after="240" w:afterAutospacing="0" w:line="267" w:lineRule="atLeast"/>
        <w:ind w:leftChars="200" w:left="420"/>
        <w:textAlignment w:val="baseline"/>
        <w:rPr>
          <w:rFonts w:asciiTheme="minorHAnsi" w:hAnsiTheme="minorHAnsi" w:cs="Arial"/>
          <w:b/>
          <w:color w:val="FF0000"/>
          <w:sz w:val="21"/>
          <w:szCs w:val="21"/>
        </w:rPr>
      </w:pPr>
      <w:r w:rsidRPr="009D0F99">
        <w:rPr>
          <w:rFonts w:asciiTheme="minorHAnsi" w:hAnsiTheme="minorHAnsi" w:cs="Arial"/>
          <w:b/>
          <w:color w:val="FF0000"/>
          <w:sz w:val="21"/>
          <w:szCs w:val="21"/>
        </w:rPr>
        <w:t>Null, however, means that the String variable points to nothing.</w:t>
      </w:r>
    </w:p>
    <w:p w:rsidR="00801123" w:rsidRPr="009D0F99" w:rsidRDefault="00801123" w:rsidP="00801123">
      <w:pPr>
        <w:autoSpaceDE w:val="0"/>
        <w:autoSpaceDN w:val="0"/>
        <w:adjustRightInd w:val="0"/>
        <w:ind w:leftChars="200" w:left="420"/>
        <w:jc w:val="left"/>
        <w:rPr>
          <w:rStyle w:val="HTMLCode"/>
          <w:rFonts w:asciiTheme="minorHAnsi" w:eastAsiaTheme="minorEastAsia" w:hAnsiTheme="minorHAnsi" w:cs="Consolas" w:hint="default"/>
          <w:kern w:val="0"/>
          <w:sz w:val="21"/>
          <w:szCs w:val="21"/>
        </w:rPr>
      </w:pPr>
      <w:r w:rsidRPr="009D0F99">
        <w:rPr>
          <w:rFonts w:cs="Consolas"/>
          <w:color w:val="FF0000"/>
          <w:kern w:val="0"/>
          <w:szCs w:val="21"/>
        </w:rPr>
        <w:t>For Case D.</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r w:rsidRPr="009D0F99">
        <w:rPr>
          <w:rStyle w:val="HTMLCode"/>
          <w:rFonts w:asciiTheme="minorHAnsi" w:hAnsiTheme="minorHAnsi" w:cs="Consolas" w:hint="default"/>
          <w:color w:val="000000"/>
          <w:sz w:val="21"/>
          <w:szCs w:val="21"/>
          <w:bdr w:val="none" w:sz="0" w:space="0" w:color="auto" w:frame="1"/>
          <w:shd w:val="clear" w:color="auto" w:fill="EEEEEE"/>
        </w:rPr>
        <w:t>a==b</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 xml:space="preserve">returns false because </w:t>
      </w:r>
      <w:r w:rsidRPr="009D0F99">
        <w:rPr>
          <w:rFonts w:asciiTheme="minorHAnsi" w:hAnsiTheme="minorHAnsi" w:cs="Arial"/>
          <w:color w:val="FF0000"/>
          <w:sz w:val="21"/>
          <w:szCs w:val="21"/>
        </w:rPr>
        <w:t>"" and null do not occupy the same space in memory</w:t>
      </w:r>
      <w:r w:rsidRPr="009D0F99">
        <w:rPr>
          <w:rFonts w:asciiTheme="minorHAnsi" w:hAnsiTheme="minorHAnsi" w:cs="Arial"/>
          <w:color w:val="000000"/>
          <w:sz w:val="21"/>
          <w:szCs w:val="21"/>
        </w:rPr>
        <w:t>--in other words, their variables don't point to the same objects.</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FF0000"/>
          <w:kern w:val="0"/>
          <w:szCs w:val="21"/>
        </w:rPr>
        <w:t>For Case C.</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r w:rsidRPr="009D0F99">
        <w:rPr>
          <w:rStyle w:val="HTMLCode"/>
          <w:rFonts w:asciiTheme="minorHAnsi" w:hAnsiTheme="minorHAnsi" w:cs="Consolas" w:hint="default"/>
          <w:color w:val="000000"/>
          <w:sz w:val="21"/>
          <w:szCs w:val="21"/>
          <w:bdr w:val="none" w:sz="0" w:space="0" w:color="auto" w:frame="1"/>
          <w:shd w:val="clear" w:color="auto" w:fill="EEEEEE"/>
        </w:rPr>
        <w:t>a.equals(b)</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returns false because "" does not equal null, obviously.</w:t>
      </w:r>
    </w:p>
    <w:p w:rsidR="00801123" w:rsidRPr="009D0F99" w:rsidRDefault="00801123" w:rsidP="00801123">
      <w:pPr>
        <w:pStyle w:val="NormalWeb"/>
        <w:shd w:val="clear" w:color="auto" w:fill="FFFFFF"/>
        <w:spacing w:before="0" w:beforeAutospacing="0" w:after="240" w:afterAutospacing="0" w:line="267" w:lineRule="atLeast"/>
        <w:ind w:leftChars="200" w:left="420"/>
        <w:textAlignment w:val="baseline"/>
        <w:rPr>
          <w:rFonts w:asciiTheme="minorHAnsi" w:hAnsiTheme="minorHAnsi" w:cs="Arial"/>
          <w:color w:val="FF0000"/>
          <w:sz w:val="21"/>
          <w:szCs w:val="21"/>
        </w:rPr>
      </w:pPr>
      <w:r w:rsidRPr="009D0F99">
        <w:rPr>
          <w:rFonts w:asciiTheme="minorHAnsi" w:hAnsiTheme="minorHAnsi" w:cs="Arial"/>
          <w:color w:val="FF0000"/>
          <w:sz w:val="21"/>
          <w:szCs w:val="21"/>
        </w:rPr>
        <w:t xml:space="preserve">The difference is though that since "" is an actual string, you can still invoke methods or functions on it like </w:t>
      </w:r>
      <w:r w:rsidRPr="009D0F99">
        <w:rPr>
          <w:rStyle w:val="HTMLCode"/>
          <w:rFonts w:asciiTheme="minorHAnsi" w:hAnsiTheme="minorHAnsi" w:cs="Consolas" w:hint="default"/>
          <w:color w:val="FF0000"/>
          <w:sz w:val="21"/>
          <w:szCs w:val="21"/>
          <w:bdr w:val="none" w:sz="0" w:space="0" w:color="auto" w:frame="1"/>
          <w:shd w:val="clear" w:color="auto" w:fill="EEEEEE"/>
        </w:rPr>
        <w:t>a.length()</w:t>
      </w:r>
      <w:r w:rsidRPr="009D0F99">
        <w:rPr>
          <w:rFonts w:asciiTheme="minorHAnsi" w:hAnsiTheme="minorHAnsi" w:cs="Arial"/>
          <w:color w:val="FF0000"/>
          <w:sz w:val="21"/>
          <w:szCs w:val="21"/>
        </w:rPr>
        <w:t xml:space="preserve">, </w:t>
      </w:r>
      <w:r w:rsidRPr="009D0F99">
        <w:rPr>
          <w:rStyle w:val="HTMLCode"/>
          <w:rFonts w:asciiTheme="minorHAnsi" w:hAnsiTheme="minorHAnsi" w:cs="Consolas" w:hint="default"/>
          <w:color w:val="FF0000"/>
          <w:sz w:val="21"/>
          <w:szCs w:val="21"/>
          <w:bdr w:val="none" w:sz="0" w:space="0" w:color="auto" w:frame="1"/>
          <w:shd w:val="clear" w:color="auto" w:fill="EEEEEE"/>
        </w:rPr>
        <w:t>a.substring(0, 1)</w:t>
      </w:r>
      <w:r w:rsidRPr="009D0F99">
        <w:rPr>
          <w:rFonts w:asciiTheme="minorHAnsi" w:hAnsiTheme="minorHAnsi" w:cs="Arial"/>
          <w:color w:val="FF0000"/>
          <w:sz w:val="21"/>
          <w:szCs w:val="21"/>
        </w:rPr>
        <w:t xml:space="preserve"> and so on.</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FF0000"/>
          <w:sz w:val="21"/>
          <w:szCs w:val="21"/>
        </w:rPr>
      </w:pPr>
      <w:r w:rsidRPr="009D0F99">
        <w:rPr>
          <w:rFonts w:asciiTheme="minorHAnsi" w:hAnsiTheme="minorHAnsi" w:cs="Arial"/>
          <w:color w:val="FF0000"/>
          <w:sz w:val="21"/>
          <w:szCs w:val="21"/>
        </w:rPr>
        <w:t>If the String equals null, like b, Java would throw a</w:t>
      </w:r>
      <w:r w:rsidRPr="009D0F99">
        <w:rPr>
          <w:rStyle w:val="apple-converted-space"/>
          <w:rFonts w:asciiTheme="minorHAnsi" w:hAnsiTheme="minorHAnsi" w:cs="Arial"/>
          <w:color w:val="FF0000"/>
          <w:sz w:val="21"/>
          <w:szCs w:val="21"/>
        </w:rPr>
        <w:t> </w:t>
      </w:r>
      <w:r w:rsidRPr="009D0F99">
        <w:rPr>
          <w:rStyle w:val="HTMLCode"/>
          <w:rFonts w:asciiTheme="minorHAnsi" w:hAnsiTheme="minorHAnsi" w:cs="Consolas" w:hint="default"/>
          <w:color w:val="FF0000"/>
          <w:sz w:val="21"/>
          <w:szCs w:val="21"/>
          <w:bdr w:val="none" w:sz="0" w:space="0" w:color="auto" w:frame="1"/>
          <w:shd w:val="clear" w:color="auto" w:fill="EEEEEE"/>
        </w:rPr>
        <w:t>NullPointerException</w:t>
      </w:r>
      <w:r w:rsidRPr="009D0F99">
        <w:rPr>
          <w:rStyle w:val="apple-converted-space"/>
          <w:rFonts w:asciiTheme="minorHAnsi" w:hAnsiTheme="minorHAnsi" w:cs="Arial"/>
          <w:color w:val="FF0000"/>
          <w:sz w:val="21"/>
          <w:szCs w:val="21"/>
        </w:rPr>
        <w:t> </w:t>
      </w:r>
      <w:r w:rsidRPr="009D0F99">
        <w:rPr>
          <w:rFonts w:asciiTheme="minorHAnsi" w:hAnsiTheme="minorHAnsi" w:cs="Arial"/>
          <w:color w:val="FF0000"/>
          <w:sz w:val="21"/>
          <w:szCs w:val="21"/>
        </w:rPr>
        <w:t xml:space="preserve">if you tried invoking, say: </w:t>
      </w:r>
      <w:r w:rsidRPr="009D0F99">
        <w:rPr>
          <w:rStyle w:val="HTMLCode"/>
          <w:rFonts w:asciiTheme="minorHAnsi" w:hAnsiTheme="minorHAnsi" w:cs="Consolas" w:hint="default"/>
          <w:color w:val="FF0000"/>
          <w:sz w:val="21"/>
          <w:szCs w:val="21"/>
          <w:bdr w:val="none" w:sz="0" w:space="0" w:color="auto" w:frame="1"/>
          <w:shd w:val="clear" w:color="auto" w:fill="EEEEEE"/>
        </w:rPr>
        <w:t>b.length()</w:t>
      </w:r>
    </w:p>
    <w:p w:rsidR="00801123" w:rsidRPr="009D0F99" w:rsidRDefault="00BA47EA" w:rsidP="00801123">
      <w:pPr>
        <w:spacing w:after="300"/>
        <w:ind w:leftChars="200" w:left="420"/>
        <w:rPr>
          <w:rFonts w:cs="Arial"/>
          <w:color w:val="000000"/>
          <w:szCs w:val="21"/>
        </w:rPr>
      </w:pPr>
      <w:r>
        <w:rPr>
          <w:szCs w:val="21"/>
        </w:rPr>
        <w:pict>
          <v:rect id="_x0000_i1027" style="width:0;height:.75pt" o:hrstd="t" o:hrnoshade="t" o:hr="t" fillcolor="#ddd" stroked="f"/>
        </w:pict>
      </w:r>
      <w:r w:rsidR="00801123" w:rsidRPr="009D0F99">
        <w:rPr>
          <w:rFonts w:cs="Arial"/>
          <w:color w:val="000000"/>
          <w:szCs w:val="21"/>
        </w:rPr>
        <w:t>If the difference you are wondering about is == versus equals, it's this:</w:t>
      </w:r>
    </w:p>
    <w:p w:rsidR="00801123" w:rsidRPr="009D0F99" w:rsidRDefault="00801123" w:rsidP="00801123">
      <w:pPr>
        <w:spacing w:after="300"/>
        <w:ind w:leftChars="200" w:left="420"/>
        <w:rPr>
          <w:rFonts w:cs="SimSun"/>
          <w:szCs w:val="21"/>
        </w:rPr>
      </w:pPr>
      <w:r w:rsidRPr="009D0F99">
        <w:rPr>
          <w:rFonts w:cs="Arial"/>
          <w:color w:val="FF0000"/>
          <w:szCs w:val="21"/>
        </w:rPr>
        <w:lastRenderedPageBreak/>
        <w:t>== compares references</w:t>
      </w:r>
      <w:r w:rsidRPr="009D0F99">
        <w:rPr>
          <w:rFonts w:cs="Arial"/>
          <w:color w:val="000000"/>
          <w:szCs w:val="21"/>
        </w:rPr>
        <w:t>, like if I went</w:t>
      </w:r>
    </w:p>
    <w:p w:rsidR="00801123" w:rsidRPr="009D0F99" w:rsidRDefault="00801123" w:rsidP="00801123">
      <w:pPr>
        <w:pStyle w:val="HTMLPreformatted"/>
        <w:shd w:val="clear" w:color="auto" w:fill="EEEEEE"/>
        <w:spacing w:line="267" w:lineRule="atLeast"/>
        <w:ind w:leftChars="200" w:left="420"/>
        <w:textAlignment w:val="baseline"/>
        <w:rPr>
          <w:rStyle w:val="pln"/>
          <w:rFonts w:asciiTheme="minorHAnsi" w:hAnsiTheme="minorHAnsi" w:cs="Consolas"/>
          <w:color w:val="000000"/>
          <w:sz w:val="21"/>
          <w:szCs w:val="21"/>
          <w:bdr w:val="none" w:sz="0" w:space="0" w:color="auto" w:frame="1"/>
        </w:rPr>
      </w:pPr>
      <w:r w:rsidRPr="009D0F99">
        <w:rPr>
          <w:rStyle w:val="typ"/>
          <w:rFonts w:asciiTheme="minorHAnsi" w:hAnsiTheme="minorHAnsi" w:cs="Consolas"/>
          <w:color w:val="2B91AF"/>
          <w:sz w:val="21"/>
          <w:szCs w:val="21"/>
          <w:bdr w:val="none" w:sz="0" w:space="0" w:color="auto" w:frame="1"/>
        </w:rPr>
        <w:t>String</w:t>
      </w:r>
      <w:r w:rsidRPr="009D0F99">
        <w:rPr>
          <w:rStyle w:val="pln"/>
          <w:rFonts w:asciiTheme="minorHAnsi" w:hAnsiTheme="minorHAnsi" w:cs="Consolas"/>
          <w:color w:val="000000"/>
          <w:sz w:val="21"/>
          <w:szCs w:val="21"/>
          <w:bdr w:val="none" w:sz="0" w:space="0" w:color="auto" w:frame="1"/>
        </w:rPr>
        <w:t xml:space="preserve"> a </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 xml:space="preserve"> </w:t>
      </w:r>
      <w:r w:rsidRPr="009D0F99">
        <w:rPr>
          <w:rStyle w:val="kwd"/>
          <w:rFonts w:asciiTheme="minorHAnsi" w:hAnsiTheme="minorHAnsi" w:cs="Consolas"/>
          <w:color w:val="00008B"/>
          <w:sz w:val="21"/>
          <w:szCs w:val="21"/>
          <w:bdr w:val="none" w:sz="0" w:space="0" w:color="auto" w:frame="1"/>
        </w:rPr>
        <w:t>new</w:t>
      </w:r>
      <w:r w:rsidRPr="009D0F99">
        <w:rPr>
          <w:rStyle w:val="pln"/>
          <w:rFonts w:asciiTheme="minorHAnsi" w:hAnsiTheme="minorHAnsi" w:cs="Consolas"/>
          <w:color w:val="000000"/>
          <w:sz w:val="21"/>
          <w:szCs w:val="21"/>
          <w:bdr w:val="none" w:sz="0" w:space="0" w:color="auto" w:frame="1"/>
        </w:rPr>
        <w:t xml:space="preserve"> </w:t>
      </w:r>
      <w:r w:rsidRPr="009D0F99">
        <w:rPr>
          <w:rStyle w:val="typ"/>
          <w:rFonts w:asciiTheme="minorHAnsi" w:hAnsiTheme="minorHAnsi" w:cs="Consolas"/>
          <w:color w:val="2B91AF"/>
          <w:sz w:val="21"/>
          <w:szCs w:val="21"/>
          <w:bdr w:val="none" w:sz="0" w:space="0" w:color="auto" w:frame="1"/>
        </w:rPr>
        <w:t>String</w:t>
      </w:r>
      <w:r w:rsidRPr="009D0F99">
        <w:rPr>
          <w:rStyle w:val="pun"/>
          <w:rFonts w:asciiTheme="minorHAnsi" w:hAnsiTheme="minorHAnsi" w:cs="Consolas"/>
          <w:color w:val="000000"/>
          <w:sz w:val="21"/>
          <w:szCs w:val="21"/>
          <w:bdr w:val="none" w:sz="0" w:space="0" w:color="auto" w:frame="1"/>
        </w:rPr>
        <w:t>(</w:t>
      </w:r>
      <w:r w:rsidRPr="009D0F99">
        <w:rPr>
          <w:rStyle w:val="str"/>
          <w:rFonts w:asciiTheme="minorHAnsi" w:hAnsiTheme="minorHAnsi" w:cs="Consolas"/>
          <w:color w:val="800000"/>
          <w:sz w:val="21"/>
          <w:szCs w:val="21"/>
          <w:bdr w:val="none" w:sz="0" w:space="0" w:color="auto" w:frame="1"/>
        </w:rPr>
        <w:t>""</w:t>
      </w:r>
      <w:r w:rsidRPr="009D0F99">
        <w:rPr>
          <w:rStyle w:val="pun"/>
          <w:rFonts w:asciiTheme="minorHAnsi" w:hAnsiTheme="minorHAnsi" w:cs="Consolas"/>
          <w:color w:val="000000"/>
          <w:sz w:val="21"/>
          <w:szCs w:val="21"/>
          <w:bdr w:val="none" w:sz="0" w:space="0" w:color="auto" w:frame="1"/>
        </w:rPr>
        <w:t>);</w:t>
      </w:r>
    </w:p>
    <w:p w:rsidR="00801123" w:rsidRPr="009D0F99" w:rsidRDefault="00801123" w:rsidP="00801123">
      <w:pPr>
        <w:pStyle w:val="HTMLPreformatted"/>
        <w:shd w:val="clear" w:color="auto" w:fill="EEEEEE"/>
        <w:spacing w:line="267" w:lineRule="atLeast"/>
        <w:ind w:leftChars="200" w:left="420"/>
        <w:textAlignment w:val="baseline"/>
        <w:rPr>
          <w:rStyle w:val="pln"/>
          <w:rFonts w:asciiTheme="minorHAnsi" w:hAnsiTheme="minorHAnsi" w:cs="Consolas"/>
          <w:color w:val="000000"/>
          <w:sz w:val="21"/>
          <w:szCs w:val="21"/>
          <w:bdr w:val="none" w:sz="0" w:space="0" w:color="auto" w:frame="1"/>
        </w:rPr>
      </w:pPr>
      <w:r w:rsidRPr="009D0F99">
        <w:rPr>
          <w:rStyle w:val="typ"/>
          <w:rFonts w:asciiTheme="minorHAnsi" w:hAnsiTheme="minorHAnsi" w:cs="Consolas"/>
          <w:color w:val="2B91AF"/>
          <w:sz w:val="21"/>
          <w:szCs w:val="21"/>
          <w:bdr w:val="none" w:sz="0" w:space="0" w:color="auto" w:frame="1"/>
        </w:rPr>
        <w:t>String</w:t>
      </w:r>
      <w:r w:rsidRPr="009D0F99">
        <w:rPr>
          <w:rStyle w:val="pln"/>
          <w:rFonts w:asciiTheme="minorHAnsi" w:hAnsiTheme="minorHAnsi" w:cs="Consolas"/>
          <w:color w:val="000000"/>
          <w:sz w:val="21"/>
          <w:szCs w:val="21"/>
          <w:bdr w:val="none" w:sz="0" w:space="0" w:color="auto" w:frame="1"/>
        </w:rPr>
        <w:t xml:space="preserve"> b </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 xml:space="preserve"> </w:t>
      </w:r>
      <w:r w:rsidRPr="009D0F99">
        <w:rPr>
          <w:rStyle w:val="kwd"/>
          <w:rFonts w:asciiTheme="minorHAnsi" w:hAnsiTheme="minorHAnsi" w:cs="Consolas"/>
          <w:color w:val="00008B"/>
          <w:sz w:val="21"/>
          <w:szCs w:val="21"/>
          <w:bdr w:val="none" w:sz="0" w:space="0" w:color="auto" w:frame="1"/>
        </w:rPr>
        <w:t>new</w:t>
      </w:r>
      <w:r w:rsidRPr="009D0F99">
        <w:rPr>
          <w:rStyle w:val="pln"/>
          <w:rFonts w:asciiTheme="minorHAnsi" w:hAnsiTheme="minorHAnsi" w:cs="Consolas"/>
          <w:color w:val="000000"/>
          <w:sz w:val="21"/>
          <w:szCs w:val="21"/>
          <w:bdr w:val="none" w:sz="0" w:space="0" w:color="auto" w:frame="1"/>
        </w:rPr>
        <w:t xml:space="preserve"> </w:t>
      </w:r>
      <w:r w:rsidRPr="009D0F99">
        <w:rPr>
          <w:rStyle w:val="typ"/>
          <w:rFonts w:asciiTheme="minorHAnsi" w:hAnsiTheme="minorHAnsi" w:cs="Consolas"/>
          <w:color w:val="2B91AF"/>
          <w:sz w:val="21"/>
          <w:szCs w:val="21"/>
          <w:bdr w:val="none" w:sz="0" w:space="0" w:color="auto" w:frame="1"/>
        </w:rPr>
        <w:t>String</w:t>
      </w:r>
      <w:r w:rsidRPr="009D0F99">
        <w:rPr>
          <w:rStyle w:val="pun"/>
          <w:rFonts w:asciiTheme="minorHAnsi" w:hAnsiTheme="minorHAnsi" w:cs="Consolas"/>
          <w:color w:val="000000"/>
          <w:sz w:val="21"/>
          <w:szCs w:val="21"/>
          <w:bdr w:val="none" w:sz="0" w:space="0" w:color="auto" w:frame="1"/>
        </w:rPr>
        <w:t>(</w:t>
      </w:r>
      <w:r w:rsidRPr="009D0F99">
        <w:rPr>
          <w:rStyle w:val="str"/>
          <w:rFonts w:asciiTheme="minorHAnsi" w:hAnsiTheme="minorHAnsi" w:cs="Consolas"/>
          <w:color w:val="800000"/>
          <w:sz w:val="21"/>
          <w:szCs w:val="21"/>
          <w:bdr w:val="none" w:sz="0" w:space="0" w:color="auto" w:frame="1"/>
        </w:rPr>
        <w:t>""</w:t>
      </w:r>
      <w:r w:rsidRPr="009D0F99">
        <w:rPr>
          <w:rStyle w:val="pun"/>
          <w:rFonts w:asciiTheme="minorHAnsi" w:hAnsiTheme="minorHAnsi" w:cs="Consolas"/>
          <w:color w:val="000000"/>
          <w:sz w:val="21"/>
          <w:szCs w:val="21"/>
          <w:bdr w:val="none" w:sz="0" w:space="0" w:color="auto" w:frame="1"/>
        </w:rPr>
        <w:t>);</w:t>
      </w:r>
    </w:p>
    <w:p w:rsidR="00801123" w:rsidRPr="009D0F99" w:rsidRDefault="00801123" w:rsidP="00801123">
      <w:pPr>
        <w:pStyle w:val="HTMLPreformatted"/>
        <w:shd w:val="clear" w:color="auto" w:fill="EEEEEE"/>
        <w:spacing w:line="267" w:lineRule="atLeast"/>
        <w:ind w:leftChars="200" w:left="420"/>
        <w:textAlignment w:val="baseline"/>
        <w:rPr>
          <w:rFonts w:asciiTheme="minorHAnsi" w:hAnsiTheme="minorHAnsi" w:cs="Consolas"/>
          <w:color w:val="000000"/>
          <w:sz w:val="21"/>
          <w:szCs w:val="21"/>
        </w:rPr>
      </w:pPr>
      <w:r w:rsidRPr="009D0F99">
        <w:rPr>
          <w:rStyle w:val="typ"/>
          <w:rFonts w:asciiTheme="minorHAnsi" w:hAnsiTheme="minorHAnsi" w:cs="Consolas"/>
          <w:color w:val="2B91AF"/>
          <w:sz w:val="21"/>
          <w:szCs w:val="21"/>
          <w:bdr w:val="none" w:sz="0" w:space="0" w:color="auto" w:frame="1"/>
        </w:rPr>
        <w:t>System</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out</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println</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a</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b</w:t>
      </w:r>
      <w:r w:rsidRPr="009D0F99">
        <w:rPr>
          <w:rStyle w:val="pun"/>
          <w:rFonts w:asciiTheme="minorHAnsi" w:hAnsiTheme="minorHAnsi" w:cs="Consolas"/>
          <w:color w:val="000000"/>
          <w:sz w:val="21"/>
          <w:szCs w:val="21"/>
          <w:bdr w:val="none" w:sz="0" w:space="0" w:color="auto" w:frame="1"/>
        </w:rPr>
        <w:t>);</w:t>
      </w:r>
    </w:p>
    <w:p w:rsidR="00801123" w:rsidRPr="009D0F99" w:rsidRDefault="00801123" w:rsidP="00801123">
      <w:pPr>
        <w:pStyle w:val="NormalWeb"/>
        <w:shd w:val="clear" w:color="auto" w:fill="FFFFFF"/>
        <w:spacing w:before="0" w:beforeAutospacing="0" w:after="240" w:afterAutospacing="0" w:line="267" w:lineRule="atLeast"/>
        <w:ind w:leftChars="200" w:left="420"/>
        <w:textAlignment w:val="baseline"/>
        <w:rPr>
          <w:rFonts w:asciiTheme="minorHAnsi" w:hAnsiTheme="minorHAnsi" w:cs="Arial"/>
          <w:b/>
          <w:color w:val="FF0000"/>
          <w:sz w:val="21"/>
          <w:szCs w:val="21"/>
        </w:rPr>
      </w:pPr>
      <w:r w:rsidRPr="009D0F99">
        <w:rPr>
          <w:rFonts w:asciiTheme="minorHAnsi" w:hAnsiTheme="minorHAnsi" w:cs="Arial"/>
          <w:color w:val="000000"/>
          <w:sz w:val="21"/>
          <w:szCs w:val="21"/>
        </w:rPr>
        <w:t xml:space="preserve">That would output false because I allocated two different objects, and a and b point to different objects. </w:t>
      </w:r>
      <w:r w:rsidRPr="009D0F99">
        <w:rPr>
          <w:rFonts w:asciiTheme="minorHAnsi" w:hAnsiTheme="minorHAnsi" w:cs="Arial"/>
          <w:b/>
          <w:color w:val="FF0000"/>
          <w:sz w:val="21"/>
          <w:szCs w:val="21"/>
        </w:rPr>
        <w:t>Here we use String a = new String(“”) method, not use String a = “”, their results are different, because, in special cas, String a = “” and String b = “”, when compare use == , it is true like F. Because when we don’t use “new String()”, we are using string pool mechanism, this will first check whether you have new an object like “” here in our string pool, if it is like String a = ””,  then the next object which also be “” create by String b = “” will still use the same object in string pool, so when we use == to check a and b, they are exactly the same object, and return true.</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FF0000"/>
          <w:sz w:val="21"/>
          <w:szCs w:val="21"/>
        </w:rPr>
      </w:pPr>
      <w:r w:rsidRPr="009D0F99">
        <w:rPr>
          <w:rFonts w:asciiTheme="minorHAnsi" w:hAnsiTheme="minorHAnsi" w:cs="Arial"/>
          <w:color w:val="000000"/>
          <w:sz w:val="21"/>
          <w:szCs w:val="21"/>
        </w:rPr>
        <w:t>However,</w:t>
      </w:r>
      <w:r w:rsidRPr="009D0F99">
        <w:rPr>
          <w:rStyle w:val="apple-converted-space"/>
          <w:rFonts w:asciiTheme="minorHAnsi" w:hAnsiTheme="minorHAnsi" w:cs="Arial"/>
          <w:color w:val="000000"/>
          <w:sz w:val="21"/>
          <w:szCs w:val="21"/>
        </w:rPr>
        <w:t> </w:t>
      </w:r>
      <w:r w:rsidRPr="009D0F99">
        <w:rPr>
          <w:rStyle w:val="HTMLCode"/>
          <w:rFonts w:asciiTheme="minorHAnsi" w:hAnsiTheme="minorHAnsi" w:cs="Consolas" w:hint="default"/>
          <w:color w:val="000000"/>
          <w:sz w:val="21"/>
          <w:szCs w:val="21"/>
          <w:bdr w:val="none" w:sz="0" w:space="0" w:color="auto" w:frame="1"/>
          <w:shd w:val="clear" w:color="auto" w:fill="EEEEEE"/>
        </w:rPr>
        <w:t>a.equals(b)</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in this case would return true, because</w:t>
      </w:r>
      <w:r w:rsidRPr="009D0F99">
        <w:rPr>
          <w:rStyle w:val="apple-converted-space"/>
          <w:rFonts w:asciiTheme="minorHAnsi" w:hAnsiTheme="minorHAnsi" w:cs="Arial"/>
          <w:color w:val="FF0000"/>
          <w:sz w:val="21"/>
          <w:szCs w:val="21"/>
        </w:rPr>
        <w:t> </w:t>
      </w:r>
      <w:r w:rsidRPr="009D0F99">
        <w:rPr>
          <w:rStyle w:val="HTMLCode"/>
          <w:rFonts w:asciiTheme="minorHAnsi" w:hAnsiTheme="minorHAnsi" w:cs="Consolas" w:hint="default"/>
          <w:color w:val="FF0000"/>
          <w:sz w:val="21"/>
          <w:szCs w:val="21"/>
          <w:bdr w:val="none" w:sz="0" w:space="0" w:color="auto" w:frame="1"/>
          <w:shd w:val="clear" w:color="auto" w:fill="EEEEEE"/>
        </w:rPr>
        <w:t>equals</w:t>
      </w:r>
      <w:r w:rsidRPr="009D0F99">
        <w:rPr>
          <w:rStyle w:val="apple-converted-space"/>
          <w:rFonts w:asciiTheme="minorHAnsi" w:hAnsiTheme="minorHAnsi" w:cs="Arial"/>
          <w:color w:val="FF0000"/>
          <w:sz w:val="21"/>
          <w:szCs w:val="21"/>
        </w:rPr>
        <w:t> </w:t>
      </w:r>
      <w:r w:rsidRPr="009D0F99">
        <w:rPr>
          <w:rFonts w:asciiTheme="minorHAnsi" w:hAnsiTheme="minorHAnsi" w:cs="Arial"/>
          <w:color w:val="FF0000"/>
          <w:sz w:val="21"/>
          <w:szCs w:val="21"/>
        </w:rPr>
        <w:t>for Strings will return true</w:t>
      </w:r>
      <w:r w:rsidRPr="009D0F99">
        <w:rPr>
          <w:rStyle w:val="apple-converted-space"/>
          <w:rFonts w:asciiTheme="minorHAnsi" w:hAnsiTheme="minorHAnsi" w:cs="Arial"/>
          <w:color w:val="FF0000"/>
          <w:sz w:val="21"/>
          <w:szCs w:val="21"/>
        </w:rPr>
        <w:t> </w:t>
      </w:r>
      <w:hyperlink r:id="rId202" w:anchor="equals%28java.lang.Object%29" w:history="1">
        <w:r w:rsidRPr="009D0F99">
          <w:rPr>
            <w:rStyle w:val="Hyperlink"/>
            <w:rFonts w:asciiTheme="minorHAnsi" w:hAnsiTheme="minorHAnsi" w:cs="Arial"/>
            <w:color w:val="FF0000"/>
            <w:sz w:val="21"/>
            <w:szCs w:val="21"/>
            <w:bdr w:val="none" w:sz="0" w:space="0" w:color="auto" w:frame="1"/>
          </w:rPr>
          <w:t>if and only if the argument String is not null and represents the same sequence of characters.</w:t>
        </w:r>
      </w:hyperlink>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FF0000"/>
          <w:sz w:val="21"/>
          <w:szCs w:val="21"/>
        </w:rPr>
      </w:pPr>
      <w:r w:rsidRPr="009D0F99">
        <w:rPr>
          <w:rFonts w:asciiTheme="minorHAnsi" w:hAnsiTheme="minorHAnsi" w:cs="Arial"/>
          <w:color w:val="FF0000"/>
          <w:sz w:val="21"/>
          <w:szCs w:val="21"/>
        </w:rPr>
        <w:t>For Case F, J</w:t>
      </w:r>
    </w:p>
    <w:p w:rsidR="00801123" w:rsidRPr="009D0F99" w:rsidRDefault="00801123" w:rsidP="00801123">
      <w:pPr>
        <w:pStyle w:val="NormalWeb"/>
        <w:shd w:val="clear" w:color="auto" w:fill="FFFFFF"/>
        <w:spacing w:before="0" w:beforeAutospacing="0" w:after="240" w:afterAutospacing="0" w:line="267" w:lineRule="atLeast"/>
        <w:ind w:leftChars="200" w:left="420"/>
        <w:textAlignment w:val="baseline"/>
        <w:rPr>
          <w:rFonts w:asciiTheme="minorHAnsi" w:hAnsiTheme="minorHAnsi" w:cs="Arial"/>
          <w:color w:val="000000"/>
          <w:sz w:val="21"/>
          <w:szCs w:val="21"/>
        </w:rPr>
      </w:pPr>
      <w:r w:rsidRPr="009D0F99">
        <w:rPr>
          <w:rFonts w:asciiTheme="minorHAnsi" w:hAnsiTheme="minorHAnsi" w:cs="Arial"/>
          <w:color w:val="000000"/>
          <w:sz w:val="21"/>
          <w:szCs w:val="21"/>
        </w:rPr>
        <w:t xml:space="preserve">Be warned, though, that </w:t>
      </w:r>
      <w:r w:rsidRPr="009D0F99">
        <w:rPr>
          <w:rFonts w:asciiTheme="minorHAnsi" w:hAnsiTheme="minorHAnsi" w:cs="Arial"/>
          <w:color w:val="FF0000"/>
          <w:sz w:val="21"/>
          <w:szCs w:val="21"/>
        </w:rPr>
        <w:t>Java does have a special case for Strings</w:t>
      </w:r>
      <w:r w:rsidRPr="009D0F99">
        <w:rPr>
          <w:rFonts w:asciiTheme="minorHAnsi" w:hAnsiTheme="minorHAnsi" w:cs="Arial"/>
          <w:color w:val="000000"/>
          <w:sz w:val="21"/>
          <w:szCs w:val="21"/>
        </w:rPr>
        <w:t>.</w:t>
      </w:r>
    </w:p>
    <w:p w:rsidR="00801123" w:rsidRPr="009D0F99" w:rsidRDefault="00801123" w:rsidP="00801123">
      <w:pPr>
        <w:pStyle w:val="HTMLPreformatted"/>
        <w:shd w:val="clear" w:color="auto" w:fill="EEEEEE"/>
        <w:spacing w:line="267" w:lineRule="atLeast"/>
        <w:ind w:leftChars="200" w:left="420"/>
        <w:textAlignment w:val="baseline"/>
        <w:rPr>
          <w:rStyle w:val="pln"/>
          <w:rFonts w:asciiTheme="minorHAnsi" w:hAnsiTheme="minorHAnsi" w:cs="Consolas"/>
          <w:color w:val="000000"/>
          <w:sz w:val="21"/>
          <w:szCs w:val="21"/>
          <w:bdr w:val="none" w:sz="0" w:space="0" w:color="auto" w:frame="1"/>
        </w:rPr>
      </w:pPr>
      <w:r w:rsidRPr="009D0F99">
        <w:rPr>
          <w:rStyle w:val="typ"/>
          <w:rFonts w:asciiTheme="minorHAnsi" w:hAnsiTheme="minorHAnsi" w:cs="Consolas"/>
          <w:color w:val="2B91AF"/>
          <w:sz w:val="21"/>
          <w:szCs w:val="21"/>
          <w:bdr w:val="none" w:sz="0" w:space="0" w:color="auto" w:frame="1"/>
        </w:rPr>
        <w:t>String</w:t>
      </w:r>
      <w:r w:rsidRPr="009D0F99">
        <w:rPr>
          <w:rStyle w:val="pln"/>
          <w:rFonts w:asciiTheme="minorHAnsi" w:hAnsiTheme="minorHAnsi" w:cs="Consolas"/>
          <w:color w:val="000000"/>
          <w:sz w:val="21"/>
          <w:szCs w:val="21"/>
          <w:bdr w:val="none" w:sz="0" w:space="0" w:color="auto" w:frame="1"/>
        </w:rPr>
        <w:t xml:space="preserve"> a </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 xml:space="preserve"> </w:t>
      </w:r>
      <w:r w:rsidRPr="009D0F99">
        <w:rPr>
          <w:rStyle w:val="str"/>
          <w:rFonts w:asciiTheme="minorHAnsi" w:hAnsiTheme="minorHAnsi" w:cs="Consolas"/>
          <w:color w:val="800000"/>
          <w:sz w:val="21"/>
          <w:szCs w:val="21"/>
          <w:bdr w:val="none" w:sz="0" w:space="0" w:color="auto" w:frame="1"/>
        </w:rPr>
        <w:t>"abc"</w:t>
      </w:r>
      <w:r w:rsidRPr="009D0F99">
        <w:rPr>
          <w:rStyle w:val="pun"/>
          <w:rFonts w:asciiTheme="minorHAnsi" w:hAnsiTheme="minorHAnsi" w:cs="Consolas"/>
          <w:color w:val="000000"/>
          <w:sz w:val="21"/>
          <w:szCs w:val="21"/>
          <w:bdr w:val="none" w:sz="0" w:space="0" w:color="auto" w:frame="1"/>
        </w:rPr>
        <w:t>;</w:t>
      </w:r>
    </w:p>
    <w:p w:rsidR="00801123" w:rsidRPr="009D0F99" w:rsidRDefault="00801123" w:rsidP="00801123">
      <w:pPr>
        <w:pStyle w:val="HTMLPreformatted"/>
        <w:shd w:val="clear" w:color="auto" w:fill="EEEEEE"/>
        <w:spacing w:line="267" w:lineRule="atLeast"/>
        <w:ind w:leftChars="200" w:left="420"/>
        <w:textAlignment w:val="baseline"/>
        <w:rPr>
          <w:rStyle w:val="pln"/>
          <w:rFonts w:asciiTheme="minorHAnsi" w:hAnsiTheme="minorHAnsi" w:cs="Consolas"/>
          <w:color w:val="000000"/>
          <w:sz w:val="21"/>
          <w:szCs w:val="21"/>
          <w:bdr w:val="none" w:sz="0" w:space="0" w:color="auto" w:frame="1"/>
        </w:rPr>
      </w:pPr>
      <w:r w:rsidRPr="009D0F99">
        <w:rPr>
          <w:rStyle w:val="typ"/>
          <w:rFonts w:asciiTheme="minorHAnsi" w:hAnsiTheme="minorHAnsi" w:cs="Consolas"/>
          <w:color w:val="2B91AF"/>
          <w:sz w:val="21"/>
          <w:szCs w:val="21"/>
          <w:bdr w:val="none" w:sz="0" w:space="0" w:color="auto" w:frame="1"/>
        </w:rPr>
        <w:t>String</w:t>
      </w:r>
      <w:r w:rsidRPr="009D0F99">
        <w:rPr>
          <w:rStyle w:val="pln"/>
          <w:rFonts w:asciiTheme="minorHAnsi" w:hAnsiTheme="minorHAnsi" w:cs="Consolas"/>
          <w:color w:val="000000"/>
          <w:sz w:val="21"/>
          <w:szCs w:val="21"/>
          <w:bdr w:val="none" w:sz="0" w:space="0" w:color="auto" w:frame="1"/>
        </w:rPr>
        <w:t xml:space="preserve"> b </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 xml:space="preserve"> </w:t>
      </w:r>
      <w:r w:rsidRPr="009D0F99">
        <w:rPr>
          <w:rStyle w:val="str"/>
          <w:rFonts w:asciiTheme="minorHAnsi" w:hAnsiTheme="minorHAnsi" w:cs="Consolas"/>
          <w:color w:val="800000"/>
          <w:sz w:val="21"/>
          <w:szCs w:val="21"/>
          <w:bdr w:val="none" w:sz="0" w:space="0" w:color="auto" w:frame="1"/>
        </w:rPr>
        <w:t>"abc"</w:t>
      </w:r>
      <w:r w:rsidRPr="009D0F99">
        <w:rPr>
          <w:rStyle w:val="pun"/>
          <w:rFonts w:asciiTheme="minorHAnsi" w:hAnsiTheme="minorHAnsi" w:cs="Consolas"/>
          <w:color w:val="000000"/>
          <w:sz w:val="21"/>
          <w:szCs w:val="21"/>
          <w:bdr w:val="none" w:sz="0" w:space="0" w:color="auto" w:frame="1"/>
        </w:rPr>
        <w:t>;</w:t>
      </w:r>
    </w:p>
    <w:p w:rsidR="00801123" w:rsidRPr="009D0F99" w:rsidRDefault="00801123" w:rsidP="00801123">
      <w:pPr>
        <w:pStyle w:val="HTMLPreformatted"/>
        <w:shd w:val="clear" w:color="auto" w:fill="EEEEEE"/>
        <w:spacing w:line="267" w:lineRule="atLeast"/>
        <w:ind w:leftChars="200" w:left="420"/>
        <w:textAlignment w:val="baseline"/>
        <w:rPr>
          <w:rFonts w:asciiTheme="minorHAnsi" w:hAnsiTheme="minorHAnsi" w:cs="Consolas"/>
          <w:color w:val="000000"/>
          <w:sz w:val="21"/>
          <w:szCs w:val="21"/>
        </w:rPr>
      </w:pPr>
      <w:r w:rsidRPr="009D0F99">
        <w:rPr>
          <w:rStyle w:val="typ"/>
          <w:rFonts w:asciiTheme="minorHAnsi" w:hAnsiTheme="minorHAnsi" w:cs="Consolas"/>
          <w:color w:val="2B91AF"/>
          <w:sz w:val="21"/>
          <w:szCs w:val="21"/>
          <w:bdr w:val="none" w:sz="0" w:space="0" w:color="auto" w:frame="1"/>
        </w:rPr>
        <w:t>System</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out</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println</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a</w:t>
      </w:r>
      <w:r w:rsidRPr="009D0F99">
        <w:rPr>
          <w:rStyle w:val="pun"/>
          <w:rFonts w:asciiTheme="minorHAnsi" w:hAnsiTheme="minorHAnsi" w:cs="Consolas"/>
          <w:color w:val="000000"/>
          <w:sz w:val="21"/>
          <w:szCs w:val="21"/>
          <w:bdr w:val="none" w:sz="0" w:space="0" w:color="auto" w:frame="1"/>
        </w:rPr>
        <w:t>==</w:t>
      </w:r>
      <w:r w:rsidRPr="009D0F99">
        <w:rPr>
          <w:rStyle w:val="pln"/>
          <w:rFonts w:asciiTheme="minorHAnsi" w:hAnsiTheme="minorHAnsi" w:cs="Consolas"/>
          <w:color w:val="000000"/>
          <w:sz w:val="21"/>
          <w:szCs w:val="21"/>
          <w:bdr w:val="none" w:sz="0" w:space="0" w:color="auto" w:frame="1"/>
        </w:rPr>
        <w:t>b</w:t>
      </w:r>
      <w:r w:rsidRPr="009D0F99">
        <w:rPr>
          <w:rStyle w:val="pun"/>
          <w:rFonts w:asciiTheme="minorHAnsi" w:hAnsiTheme="minorHAnsi" w:cs="Consolas"/>
          <w:color w:val="000000"/>
          <w:sz w:val="21"/>
          <w:szCs w:val="21"/>
          <w:bdr w:val="none" w:sz="0" w:space="0" w:color="auto" w:frame="1"/>
        </w:rPr>
        <w:t>);</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r w:rsidRPr="009D0F99">
        <w:rPr>
          <w:rFonts w:asciiTheme="minorHAnsi" w:hAnsiTheme="minorHAnsi" w:cs="Arial"/>
          <w:color w:val="000000"/>
          <w:sz w:val="21"/>
          <w:szCs w:val="21"/>
        </w:rPr>
        <w:t>You would think that the output would be</w:t>
      </w:r>
      <w:r w:rsidRPr="009D0F99">
        <w:rPr>
          <w:rStyle w:val="apple-converted-space"/>
          <w:rFonts w:asciiTheme="minorHAnsi" w:hAnsiTheme="minorHAnsi" w:cs="Arial"/>
          <w:color w:val="000000"/>
          <w:sz w:val="21"/>
          <w:szCs w:val="21"/>
        </w:rPr>
        <w:t> </w:t>
      </w:r>
      <w:r w:rsidRPr="009D0F99">
        <w:rPr>
          <w:rStyle w:val="HTMLCode"/>
          <w:rFonts w:asciiTheme="minorHAnsi" w:hAnsiTheme="minorHAnsi" w:cs="Consolas" w:hint="default"/>
          <w:color w:val="000000"/>
          <w:sz w:val="21"/>
          <w:szCs w:val="21"/>
          <w:bdr w:val="none" w:sz="0" w:space="0" w:color="auto" w:frame="1"/>
          <w:shd w:val="clear" w:color="auto" w:fill="EEEEEE"/>
        </w:rPr>
        <w:t>false</w:t>
      </w:r>
      <w:r w:rsidRPr="009D0F99">
        <w:rPr>
          <w:rFonts w:asciiTheme="minorHAnsi" w:hAnsiTheme="minorHAnsi" w:cs="Arial"/>
          <w:color w:val="000000"/>
          <w:sz w:val="21"/>
          <w:szCs w:val="21"/>
        </w:rPr>
        <w:t>, since it should allocate two different Strings. Actually, Java will</w:t>
      </w:r>
      <w:r w:rsidRPr="009D0F99">
        <w:rPr>
          <w:rStyle w:val="apple-converted-space"/>
          <w:rFonts w:asciiTheme="minorHAnsi" w:hAnsiTheme="minorHAnsi" w:cs="Arial"/>
          <w:color w:val="000000"/>
          <w:sz w:val="21"/>
          <w:szCs w:val="21"/>
        </w:rPr>
        <w:t> </w:t>
      </w:r>
      <w:hyperlink r:id="rId203" w:anchor="intern%28%29" w:history="1">
        <w:r w:rsidRPr="009D0F99">
          <w:rPr>
            <w:rStyle w:val="Hyperlink"/>
            <w:rFonts w:asciiTheme="minorHAnsi" w:hAnsiTheme="minorHAnsi" w:cs="Arial"/>
            <w:color w:val="4A6B82"/>
            <w:sz w:val="21"/>
            <w:szCs w:val="21"/>
            <w:bdr w:val="none" w:sz="0" w:space="0" w:color="auto" w:frame="1"/>
          </w:rPr>
          <w:t>intern</w:t>
        </w:r>
      </w:hyperlink>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literal Strings (ones that are initialized like a and b in our example). So be careful, because that can give some false positives on how == works.</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FF0000"/>
          <w:sz w:val="21"/>
          <w:szCs w:val="21"/>
        </w:rPr>
      </w:pPr>
      <w:r w:rsidRPr="009D0F99">
        <w:rPr>
          <w:rFonts w:asciiTheme="minorHAnsi" w:hAnsiTheme="minorHAnsi" w:cs="Arial"/>
          <w:color w:val="FF0000"/>
          <w:sz w:val="21"/>
          <w:szCs w:val="21"/>
        </w:rPr>
        <w:t>For Case B.</w:t>
      </w: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FF0000"/>
          <w:sz w:val="21"/>
          <w:szCs w:val="21"/>
        </w:rPr>
      </w:pPr>
      <w:r w:rsidRPr="009D0F99">
        <w:rPr>
          <w:rFonts w:asciiTheme="minorHAnsi" w:hAnsiTheme="minorHAnsi" w:cs="Arial"/>
          <w:color w:val="000000"/>
          <w:sz w:val="21"/>
          <w:szCs w:val="21"/>
        </w:rPr>
        <w:t xml:space="preserve">Both a1 and b1 are null, compare them with == means compare their reference values, </w:t>
      </w:r>
      <w:r w:rsidRPr="009D0F99">
        <w:rPr>
          <w:rFonts w:asciiTheme="minorHAnsi" w:hAnsiTheme="minorHAnsi" w:cs="Arial"/>
          <w:color w:val="FF0000"/>
          <w:sz w:val="21"/>
          <w:szCs w:val="21"/>
        </w:rPr>
        <w:t>but they haven’t initialized yet, so they have same reference as 0.</w:t>
      </w:r>
    </w:p>
    <w:p w:rsidR="00801123" w:rsidRPr="009D0F99" w:rsidRDefault="00BA47EA" w:rsidP="00801123">
      <w:pPr>
        <w:pStyle w:val="NormalWeb"/>
        <w:shd w:val="clear" w:color="auto" w:fill="FFFFFF"/>
        <w:spacing w:before="0" w:beforeAutospacing="0" w:after="0" w:afterAutospacing="0" w:line="267" w:lineRule="atLeast"/>
        <w:ind w:leftChars="200" w:left="420"/>
        <w:textAlignment w:val="baseline"/>
        <w:rPr>
          <w:rStyle w:val="Hyperlink"/>
          <w:rFonts w:asciiTheme="minorHAnsi" w:hAnsiTheme="minorHAnsi" w:cs="Arial"/>
          <w:sz w:val="21"/>
          <w:szCs w:val="21"/>
        </w:rPr>
      </w:pPr>
      <w:hyperlink r:id="rId204" w:history="1">
        <w:r w:rsidR="00801123" w:rsidRPr="009D0F99">
          <w:rPr>
            <w:rStyle w:val="Hyperlink"/>
            <w:rFonts w:asciiTheme="minorHAnsi" w:hAnsiTheme="minorHAnsi" w:cs="Arial"/>
            <w:sz w:val="21"/>
            <w:szCs w:val="21"/>
          </w:rPr>
          <w:t>http://stackoverflow.com/questions/4802015/difference-between-null-and-java-string</w:t>
        </w:r>
      </w:hyperlink>
    </w:p>
    <w:p w:rsidR="00801123" w:rsidRDefault="00801123" w:rsidP="00801123">
      <w:pPr>
        <w:pStyle w:val="NormalWeb"/>
        <w:shd w:val="clear" w:color="auto" w:fill="FFFFFF"/>
        <w:spacing w:before="0" w:beforeAutospacing="0" w:after="0" w:afterAutospacing="0" w:line="267" w:lineRule="atLeast"/>
        <w:ind w:leftChars="200" w:left="420"/>
        <w:textAlignment w:val="baseline"/>
        <w:rPr>
          <w:rStyle w:val="Hyperlink"/>
          <w:rFonts w:ascii="Arial" w:hAnsi="Arial" w:cs="Arial"/>
          <w:sz w:val="20"/>
          <w:szCs w:val="20"/>
        </w:rPr>
      </w:pPr>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Style w:val="Hyperlink"/>
          <w:rFonts w:asciiTheme="minorHAnsi" w:hAnsiTheme="minorHAnsi" w:cs="Arial"/>
          <w:b/>
          <w:color w:val="FF0000"/>
          <w:sz w:val="21"/>
          <w:szCs w:val="21"/>
          <w:u w:val="none"/>
        </w:rPr>
      </w:pPr>
      <w:r w:rsidRPr="009D0F99">
        <w:rPr>
          <w:rStyle w:val="Hyperlink"/>
          <w:rFonts w:asciiTheme="minorHAnsi" w:hAnsiTheme="minorHAnsi" w:cs="Arial"/>
          <w:b/>
          <w:color w:val="FF0000"/>
          <w:sz w:val="21"/>
          <w:szCs w:val="21"/>
          <w:u w:val="none"/>
        </w:rPr>
        <w:t>Example of handling different java exceptions</w:t>
      </w:r>
    </w:p>
    <w:p w:rsidR="00801123" w:rsidRPr="009D0F99" w:rsidRDefault="00801123" w:rsidP="00801123">
      <w:pPr>
        <w:widowControl/>
        <w:shd w:val="clear" w:color="auto" w:fill="FFFFFF"/>
        <w:spacing w:after="288" w:line="337" w:lineRule="atLeast"/>
        <w:ind w:leftChars="200" w:left="420"/>
        <w:jc w:val="left"/>
        <w:rPr>
          <w:rFonts w:eastAsia="SimSun" w:cs="SimSun"/>
          <w:color w:val="3B3B3B"/>
          <w:kern w:val="0"/>
          <w:szCs w:val="21"/>
        </w:rPr>
      </w:pPr>
      <w:r w:rsidRPr="009D0F99">
        <w:rPr>
          <w:rFonts w:eastAsia="SimSun" w:cs="SimSun"/>
          <w:color w:val="3B3B3B"/>
          <w:kern w:val="0"/>
          <w:szCs w:val="21"/>
        </w:rPr>
        <w:t>Java exception handling tutorial: In this tutorial we will learn how to handle exception with the help of suitable examples.</w:t>
      </w:r>
      <w:r w:rsidRPr="009D0F99">
        <w:rPr>
          <w:rFonts w:eastAsia="SimSun" w:cs="SimSun"/>
          <w:b/>
          <w:color w:val="FF0000"/>
          <w:kern w:val="0"/>
          <w:szCs w:val="21"/>
        </w:rPr>
        <w:t xml:space="preserve"> Exceptions are errors which occur when the program is executing.</w:t>
      </w:r>
      <w:r w:rsidRPr="009D0F99">
        <w:rPr>
          <w:rFonts w:eastAsia="SimSun" w:cs="SimSun"/>
          <w:color w:val="3B3B3B"/>
          <w:kern w:val="0"/>
          <w:szCs w:val="21"/>
        </w:rPr>
        <w:t xml:space="preserve"> Consider the Java program below which divides two integers.</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b/>
          <w:bCs/>
          <w:color w:val="000000"/>
          <w:kern w:val="0"/>
          <w:szCs w:val="21"/>
        </w:rPr>
        <w:t>import</w:t>
      </w:r>
      <w:r w:rsidRPr="009D0F99">
        <w:rPr>
          <w:rFonts w:eastAsia="SimSun" w:cs="Courier New"/>
          <w:color w:val="222222"/>
          <w:kern w:val="0"/>
          <w:szCs w:val="21"/>
        </w:rPr>
        <w:t xml:space="preserve"> </w:t>
      </w:r>
      <w:r w:rsidRPr="009D0F99">
        <w:rPr>
          <w:rFonts w:eastAsia="SimSun" w:cs="Courier New"/>
          <w:color w:val="006699"/>
          <w:kern w:val="0"/>
          <w:szCs w:val="21"/>
        </w:rPr>
        <w:t>java.util.Scanner</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b/>
          <w:bCs/>
          <w:color w:val="000000"/>
          <w:kern w:val="0"/>
          <w:szCs w:val="21"/>
        </w:rPr>
        <w:t>class</w:t>
      </w:r>
      <w:r w:rsidRPr="009D0F99">
        <w:rPr>
          <w:rFonts w:eastAsia="SimSun" w:cs="Courier New"/>
          <w:color w:val="222222"/>
          <w:kern w:val="0"/>
          <w:szCs w:val="21"/>
        </w:rPr>
        <w:t xml:space="preserve"> Division </w:t>
      </w:r>
      <w:r w:rsidRPr="009D0F99">
        <w:rPr>
          <w:rFonts w:eastAsia="SimSun" w:cs="Courier New"/>
          <w:color w:val="009900"/>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w:t>
      </w:r>
      <w:r w:rsidRPr="009D0F99">
        <w:rPr>
          <w:rFonts w:eastAsia="SimSun" w:cs="Courier New"/>
          <w:b/>
          <w:bCs/>
          <w:color w:val="000000"/>
          <w:kern w:val="0"/>
          <w:szCs w:val="21"/>
        </w:rPr>
        <w:t>public</w:t>
      </w:r>
      <w:r w:rsidRPr="009D0F99">
        <w:rPr>
          <w:rFonts w:eastAsia="SimSun" w:cs="Courier New"/>
          <w:color w:val="222222"/>
          <w:kern w:val="0"/>
          <w:szCs w:val="21"/>
        </w:rPr>
        <w:t xml:space="preserve"> </w:t>
      </w:r>
      <w:r w:rsidRPr="009D0F99">
        <w:rPr>
          <w:rFonts w:eastAsia="SimSun" w:cs="Courier New"/>
          <w:b/>
          <w:bCs/>
          <w:color w:val="000000"/>
          <w:kern w:val="0"/>
          <w:szCs w:val="21"/>
        </w:rPr>
        <w:t>static</w:t>
      </w:r>
      <w:r w:rsidRPr="009D0F99">
        <w:rPr>
          <w:rFonts w:eastAsia="SimSun" w:cs="Courier New"/>
          <w:color w:val="222222"/>
          <w:kern w:val="0"/>
          <w:szCs w:val="21"/>
        </w:rPr>
        <w:t xml:space="preserve"> </w:t>
      </w:r>
      <w:r w:rsidRPr="009D0F99">
        <w:rPr>
          <w:rFonts w:eastAsia="SimSun" w:cs="Courier New"/>
          <w:b/>
          <w:bCs/>
          <w:color w:val="000066"/>
          <w:kern w:val="0"/>
          <w:szCs w:val="21"/>
        </w:rPr>
        <w:t>void</w:t>
      </w:r>
      <w:r w:rsidRPr="009D0F99">
        <w:rPr>
          <w:rFonts w:eastAsia="SimSun" w:cs="Courier New"/>
          <w:color w:val="222222"/>
          <w:kern w:val="0"/>
          <w:szCs w:val="21"/>
        </w:rPr>
        <w:t xml:space="preserve"> main</w:t>
      </w:r>
      <w:r w:rsidRPr="009D0F99">
        <w:rPr>
          <w:rFonts w:eastAsia="SimSun" w:cs="Courier New"/>
          <w:color w:val="009900"/>
          <w:kern w:val="0"/>
          <w:szCs w:val="21"/>
        </w:rPr>
        <w:t>(</w:t>
      </w:r>
      <w:r w:rsidRPr="009D0F99">
        <w:rPr>
          <w:rFonts w:eastAsia="SimSun" w:cs="Courier New"/>
          <w:color w:val="003399"/>
          <w:kern w:val="0"/>
          <w:szCs w:val="21"/>
        </w:rPr>
        <w:t>String</w:t>
      </w:r>
      <w:r w:rsidRPr="009D0F99">
        <w:rPr>
          <w:rFonts w:eastAsia="SimSun" w:cs="Courier New"/>
          <w:color w:val="009900"/>
          <w:kern w:val="0"/>
          <w:szCs w:val="21"/>
        </w:rPr>
        <w:t>[]</w:t>
      </w:r>
      <w:r w:rsidRPr="009D0F99">
        <w:rPr>
          <w:rFonts w:eastAsia="SimSun" w:cs="Courier New"/>
          <w:color w:val="222222"/>
          <w:kern w:val="0"/>
          <w:szCs w:val="21"/>
        </w:rPr>
        <w:t xml:space="preserve"> args</w:t>
      </w:r>
      <w:r w:rsidRPr="009D0F99">
        <w:rPr>
          <w:rFonts w:eastAsia="SimSun" w:cs="Courier New"/>
          <w:color w:val="009900"/>
          <w:kern w:val="0"/>
          <w:szCs w:val="21"/>
        </w:rPr>
        <w:t>)</w:t>
      </w:r>
      <w:r w:rsidRPr="009D0F99">
        <w:rPr>
          <w:rFonts w:eastAsia="SimSun" w:cs="Courier New"/>
          <w:color w:val="222222"/>
          <w:kern w:val="0"/>
          <w:szCs w:val="21"/>
        </w:rPr>
        <w:t xml:space="preserve"> </w:t>
      </w:r>
      <w:r w:rsidRPr="009D0F99">
        <w:rPr>
          <w:rFonts w:eastAsia="SimSun" w:cs="Courier New"/>
          <w:color w:val="009900"/>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w:t>
      </w:r>
      <w:r w:rsidRPr="009D0F99">
        <w:rPr>
          <w:rFonts w:eastAsia="SimSun" w:cs="Courier New"/>
          <w:b/>
          <w:bCs/>
          <w:color w:val="000066"/>
          <w:kern w:val="0"/>
          <w:szCs w:val="21"/>
        </w:rPr>
        <w:t>int</w:t>
      </w:r>
      <w:r w:rsidRPr="009D0F99">
        <w:rPr>
          <w:rFonts w:eastAsia="SimSun" w:cs="Courier New"/>
          <w:color w:val="222222"/>
          <w:kern w:val="0"/>
          <w:szCs w:val="21"/>
        </w:rPr>
        <w:t xml:space="preserve"> a, b, result</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lastRenderedPageBreak/>
        <w:t xml:space="preserve">  Scanner input </w:t>
      </w:r>
      <w:r w:rsidRPr="009D0F99">
        <w:rPr>
          <w:rFonts w:eastAsia="SimSun" w:cs="Courier New"/>
          <w:color w:val="339933"/>
          <w:kern w:val="0"/>
          <w:szCs w:val="21"/>
        </w:rPr>
        <w:t>=</w:t>
      </w:r>
      <w:r w:rsidRPr="009D0F99">
        <w:rPr>
          <w:rFonts w:eastAsia="SimSun" w:cs="Courier New"/>
          <w:color w:val="222222"/>
          <w:kern w:val="0"/>
          <w:szCs w:val="21"/>
        </w:rPr>
        <w:t xml:space="preserve"> </w:t>
      </w:r>
      <w:r w:rsidRPr="009D0F99">
        <w:rPr>
          <w:rFonts w:eastAsia="SimSun" w:cs="Courier New"/>
          <w:b/>
          <w:bCs/>
          <w:color w:val="000000"/>
          <w:kern w:val="0"/>
          <w:szCs w:val="21"/>
        </w:rPr>
        <w:t>new</w:t>
      </w:r>
      <w:r w:rsidRPr="009D0F99">
        <w:rPr>
          <w:rFonts w:eastAsia="SimSun" w:cs="Courier New"/>
          <w:color w:val="222222"/>
          <w:kern w:val="0"/>
          <w:szCs w:val="21"/>
        </w:rPr>
        <w:t xml:space="preserve"> Scanner</w:t>
      </w:r>
      <w:r w:rsidRPr="009D0F99">
        <w:rPr>
          <w:rFonts w:eastAsia="SimSun" w:cs="Courier New"/>
          <w:color w:val="009900"/>
          <w:kern w:val="0"/>
          <w:szCs w:val="21"/>
        </w:rPr>
        <w:t>(</w:t>
      </w:r>
      <w:r w:rsidRPr="009D0F99">
        <w:rPr>
          <w:rFonts w:eastAsia="SimSun" w:cs="Courier New"/>
          <w:color w:val="003399"/>
          <w:kern w:val="0"/>
          <w:szCs w:val="21"/>
        </w:rPr>
        <w:t>System</w:t>
      </w:r>
      <w:r w:rsidRPr="009D0F99">
        <w:rPr>
          <w:rFonts w:eastAsia="SimSun" w:cs="Courier New"/>
          <w:color w:val="222222"/>
          <w:kern w:val="0"/>
          <w:szCs w:val="21"/>
        </w:rPr>
        <w:t>.</w:t>
      </w:r>
      <w:r w:rsidRPr="009D0F99">
        <w:rPr>
          <w:rFonts w:eastAsia="SimSun" w:cs="Courier New"/>
          <w:color w:val="006633"/>
          <w:kern w:val="0"/>
          <w:szCs w:val="21"/>
        </w:rPr>
        <w:t>in</w:t>
      </w:r>
      <w:r w:rsidRPr="009D0F99">
        <w:rPr>
          <w:rFonts w:eastAsia="SimSun" w:cs="Courier New"/>
          <w:color w:val="009900"/>
          <w:kern w:val="0"/>
          <w:szCs w:val="21"/>
        </w:rPr>
        <w:t>)</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w:t>
      </w:r>
      <w:r w:rsidRPr="009D0F99">
        <w:rPr>
          <w:rFonts w:eastAsia="SimSun" w:cs="Courier New"/>
          <w:color w:val="003399"/>
          <w:kern w:val="0"/>
          <w:szCs w:val="21"/>
        </w:rPr>
        <w:t>System</w:t>
      </w:r>
      <w:r w:rsidRPr="009D0F99">
        <w:rPr>
          <w:rFonts w:eastAsia="SimSun" w:cs="Courier New"/>
          <w:color w:val="222222"/>
          <w:kern w:val="0"/>
          <w:szCs w:val="21"/>
        </w:rPr>
        <w:t>.</w:t>
      </w:r>
      <w:r w:rsidRPr="009D0F99">
        <w:rPr>
          <w:rFonts w:eastAsia="SimSun" w:cs="Courier New"/>
          <w:color w:val="006633"/>
          <w:kern w:val="0"/>
          <w:szCs w:val="21"/>
        </w:rPr>
        <w:t>out</w:t>
      </w:r>
      <w:r w:rsidRPr="009D0F99">
        <w:rPr>
          <w:rFonts w:eastAsia="SimSun" w:cs="Courier New"/>
          <w:color w:val="222222"/>
          <w:kern w:val="0"/>
          <w:szCs w:val="21"/>
        </w:rPr>
        <w:t>.</w:t>
      </w:r>
      <w:r w:rsidRPr="009D0F99">
        <w:rPr>
          <w:rFonts w:eastAsia="SimSun" w:cs="Courier New"/>
          <w:color w:val="006633"/>
          <w:kern w:val="0"/>
          <w:szCs w:val="21"/>
        </w:rPr>
        <w:t>println</w:t>
      </w:r>
      <w:r w:rsidRPr="009D0F99">
        <w:rPr>
          <w:rFonts w:eastAsia="SimSun" w:cs="Courier New"/>
          <w:color w:val="009900"/>
          <w:kern w:val="0"/>
          <w:szCs w:val="21"/>
        </w:rPr>
        <w:t>(</w:t>
      </w:r>
      <w:r w:rsidRPr="009D0F99">
        <w:rPr>
          <w:rFonts w:eastAsia="SimSun" w:cs="Courier New"/>
          <w:color w:val="0000FF"/>
          <w:kern w:val="0"/>
          <w:szCs w:val="21"/>
        </w:rPr>
        <w:t>"Input two integers"</w:t>
      </w:r>
      <w:r w:rsidRPr="009D0F99">
        <w:rPr>
          <w:rFonts w:eastAsia="SimSun" w:cs="Courier New"/>
          <w:color w:val="009900"/>
          <w:kern w:val="0"/>
          <w:szCs w:val="21"/>
        </w:rPr>
        <w:t>)</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a </w:t>
      </w:r>
      <w:r w:rsidRPr="009D0F99">
        <w:rPr>
          <w:rFonts w:eastAsia="SimSun" w:cs="Courier New"/>
          <w:color w:val="339933"/>
          <w:kern w:val="0"/>
          <w:szCs w:val="21"/>
        </w:rPr>
        <w:t>=</w:t>
      </w:r>
      <w:r w:rsidRPr="009D0F99">
        <w:rPr>
          <w:rFonts w:eastAsia="SimSun" w:cs="Courier New"/>
          <w:color w:val="222222"/>
          <w:kern w:val="0"/>
          <w:szCs w:val="21"/>
        </w:rPr>
        <w:t xml:space="preserve"> input.</w:t>
      </w:r>
      <w:r w:rsidRPr="009D0F99">
        <w:rPr>
          <w:rFonts w:eastAsia="SimSun" w:cs="Courier New"/>
          <w:color w:val="006633"/>
          <w:kern w:val="0"/>
          <w:szCs w:val="21"/>
        </w:rPr>
        <w:t>nextInt</w:t>
      </w:r>
      <w:r w:rsidRPr="009D0F99">
        <w:rPr>
          <w:rFonts w:eastAsia="SimSun" w:cs="Courier New"/>
          <w:color w:val="009900"/>
          <w:kern w:val="0"/>
          <w:szCs w:val="21"/>
        </w:rPr>
        <w:t>()</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b </w:t>
      </w:r>
      <w:r w:rsidRPr="009D0F99">
        <w:rPr>
          <w:rFonts w:eastAsia="SimSun" w:cs="Courier New"/>
          <w:color w:val="339933"/>
          <w:kern w:val="0"/>
          <w:szCs w:val="21"/>
        </w:rPr>
        <w:t>=</w:t>
      </w:r>
      <w:r w:rsidRPr="009D0F99">
        <w:rPr>
          <w:rFonts w:eastAsia="SimSun" w:cs="Courier New"/>
          <w:color w:val="222222"/>
          <w:kern w:val="0"/>
          <w:szCs w:val="21"/>
        </w:rPr>
        <w:t xml:space="preserve"> input.</w:t>
      </w:r>
      <w:r w:rsidRPr="009D0F99">
        <w:rPr>
          <w:rFonts w:eastAsia="SimSun" w:cs="Courier New"/>
          <w:color w:val="006633"/>
          <w:kern w:val="0"/>
          <w:szCs w:val="21"/>
        </w:rPr>
        <w:t>nextInt</w:t>
      </w:r>
      <w:r w:rsidRPr="009D0F99">
        <w:rPr>
          <w:rFonts w:eastAsia="SimSun" w:cs="Courier New"/>
          <w:color w:val="009900"/>
          <w:kern w:val="0"/>
          <w:szCs w:val="21"/>
        </w:rPr>
        <w:t>()</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result </w:t>
      </w:r>
      <w:r w:rsidRPr="009D0F99">
        <w:rPr>
          <w:rFonts w:eastAsia="SimSun" w:cs="Courier New"/>
          <w:color w:val="339933"/>
          <w:kern w:val="0"/>
          <w:szCs w:val="21"/>
        </w:rPr>
        <w:t>=</w:t>
      </w:r>
      <w:r w:rsidRPr="009D0F99">
        <w:rPr>
          <w:rFonts w:eastAsia="SimSun" w:cs="Courier New"/>
          <w:color w:val="222222"/>
          <w:kern w:val="0"/>
          <w:szCs w:val="21"/>
        </w:rPr>
        <w:t xml:space="preserve"> a </w:t>
      </w:r>
      <w:r w:rsidRPr="009D0F99">
        <w:rPr>
          <w:rFonts w:eastAsia="SimSun" w:cs="Courier New"/>
          <w:color w:val="339933"/>
          <w:kern w:val="0"/>
          <w:szCs w:val="21"/>
        </w:rPr>
        <w:t>/</w:t>
      </w:r>
      <w:r w:rsidRPr="009D0F99">
        <w:rPr>
          <w:rFonts w:eastAsia="SimSun" w:cs="Courier New"/>
          <w:color w:val="222222"/>
          <w:kern w:val="0"/>
          <w:szCs w:val="21"/>
        </w:rPr>
        <w:t xml:space="preserve"> b</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w:t>
      </w:r>
      <w:r w:rsidRPr="009D0F99">
        <w:rPr>
          <w:rFonts w:eastAsia="SimSun" w:cs="Courier New"/>
          <w:color w:val="003399"/>
          <w:kern w:val="0"/>
          <w:szCs w:val="21"/>
        </w:rPr>
        <w:t>System</w:t>
      </w:r>
      <w:r w:rsidRPr="009D0F99">
        <w:rPr>
          <w:rFonts w:eastAsia="SimSun" w:cs="Courier New"/>
          <w:color w:val="222222"/>
          <w:kern w:val="0"/>
          <w:szCs w:val="21"/>
        </w:rPr>
        <w:t>.</w:t>
      </w:r>
      <w:r w:rsidRPr="009D0F99">
        <w:rPr>
          <w:rFonts w:eastAsia="SimSun" w:cs="Courier New"/>
          <w:color w:val="006633"/>
          <w:kern w:val="0"/>
          <w:szCs w:val="21"/>
        </w:rPr>
        <w:t>out</w:t>
      </w:r>
      <w:r w:rsidRPr="009D0F99">
        <w:rPr>
          <w:rFonts w:eastAsia="SimSun" w:cs="Courier New"/>
          <w:color w:val="222222"/>
          <w:kern w:val="0"/>
          <w:szCs w:val="21"/>
        </w:rPr>
        <w:t>.</w:t>
      </w:r>
      <w:r w:rsidRPr="009D0F99">
        <w:rPr>
          <w:rFonts w:eastAsia="SimSun" w:cs="Courier New"/>
          <w:color w:val="006633"/>
          <w:kern w:val="0"/>
          <w:szCs w:val="21"/>
        </w:rPr>
        <w:t>println</w:t>
      </w:r>
      <w:r w:rsidRPr="009D0F99">
        <w:rPr>
          <w:rFonts w:eastAsia="SimSun" w:cs="Courier New"/>
          <w:color w:val="009900"/>
          <w:kern w:val="0"/>
          <w:szCs w:val="21"/>
        </w:rPr>
        <w:t>(</w:t>
      </w:r>
      <w:r w:rsidRPr="009D0F99">
        <w:rPr>
          <w:rFonts w:eastAsia="SimSun" w:cs="Courier New"/>
          <w:color w:val="0000FF"/>
          <w:kern w:val="0"/>
          <w:szCs w:val="21"/>
        </w:rPr>
        <w:t>"Result = "</w:t>
      </w:r>
      <w:r w:rsidRPr="009D0F99">
        <w:rPr>
          <w:rFonts w:eastAsia="SimSun" w:cs="Courier New"/>
          <w:color w:val="222222"/>
          <w:kern w:val="0"/>
          <w:szCs w:val="21"/>
        </w:rPr>
        <w:t xml:space="preserve"> </w:t>
      </w:r>
      <w:r w:rsidRPr="009D0F99">
        <w:rPr>
          <w:rFonts w:eastAsia="SimSun" w:cs="Courier New"/>
          <w:color w:val="339933"/>
          <w:kern w:val="0"/>
          <w:szCs w:val="21"/>
        </w:rPr>
        <w:t>+</w:t>
      </w:r>
      <w:r w:rsidRPr="009D0F99">
        <w:rPr>
          <w:rFonts w:eastAsia="SimSun" w:cs="Courier New"/>
          <w:color w:val="222222"/>
          <w:kern w:val="0"/>
          <w:szCs w:val="21"/>
        </w:rPr>
        <w:t xml:space="preserve"> result</w:t>
      </w:r>
      <w:r w:rsidRPr="009D0F99">
        <w:rPr>
          <w:rFonts w:eastAsia="SimSun" w:cs="Courier New"/>
          <w:color w:val="009900"/>
          <w:kern w:val="0"/>
          <w:szCs w:val="21"/>
        </w:rPr>
        <w:t>)</w:t>
      </w:r>
      <w:r w:rsidRPr="009D0F99">
        <w:rPr>
          <w:rFonts w:eastAsia="SimSun" w:cs="Courier New"/>
          <w:color w:val="339933"/>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222222"/>
          <w:kern w:val="0"/>
          <w:szCs w:val="21"/>
        </w:rPr>
        <w:t xml:space="preserve">  </w:t>
      </w:r>
      <w:r w:rsidRPr="009D0F99">
        <w:rPr>
          <w:rFonts w:eastAsia="SimSun" w:cs="Courier New"/>
          <w:color w:val="009900"/>
          <w:kern w:val="0"/>
          <w:szCs w:val="21"/>
        </w:rPr>
        <w:t>}</w:t>
      </w:r>
    </w:p>
    <w:p w:rsidR="00801123" w:rsidRPr="009D0F99" w:rsidRDefault="00801123" w:rsidP="008011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SimSun" w:cs="Courier New"/>
          <w:color w:val="222222"/>
          <w:kern w:val="0"/>
          <w:szCs w:val="21"/>
        </w:rPr>
      </w:pPr>
      <w:r w:rsidRPr="009D0F99">
        <w:rPr>
          <w:rFonts w:eastAsia="SimSun" w:cs="Courier New"/>
          <w:color w:val="009900"/>
          <w:kern w:val="0"/>
          <w:szCs w:val="21"/>
        </w:rPr>
        <w:t>}</w:t>
      </w:r>
    </w:p>
    <w:p w:rsidR="00801123" w:rsidRPr="009D0F99" w:rsidRDefault="00801123" w:rsidP="00801123">
      <w:pPr>
        <w:widowControl/>
        <w:shd w:val="clear" w:color="auto" w:fill="FFFFFF"/>
        <w:spacing w:after="288" w:line="337" w:lineRule="atLeast"/>
        <w:ind w:leftChars="200" w:left="420"/>
        <w:jc w:val="left"/>
        <w:rPr>
          <w:rFonts w:eastAsia="SimSun" w:cs="SimSun"/>
          <w:color w:val="3B3B3B"/>
          <w:kern w:val="0"/>
          <w:szCs w:val="21"/>
        </w:rPr>
      </w:pPr>
      <w:r w:rsidRPr="009D0F99">
        <w:rPr>
          <w:rFonts w:eastAsia="SimSun" w:cs="SimSun"/>
          <w:color w:val="3B3B3B"/>
          <w:kern w:val="0"/>
          <w:szCs w:val="21"/>
        </w:rPr>
        <w:t>Now we compile and execute the above code two times, see the output of program in two cases:</w:t>
      </w:r>
    </w:p>
    <w:p w:rsidR="00801123" w:rsidRPr="009D0F99" w:rsidRDefault="00801123" w:rsidP="00801123">
      <w:pPr>
        <w:widowControl/>
        <w:shd w:val="clear" w:color="auto" w:fill="FFFFFF"/>
        <w:spacing w:after="288" w:line="337" w:lineRule="atLeast"/>
        <w:ind w:leftChars="200" w:left="420"/>
        <w:jc w:val="left"/>
        <w:rPr>
          <w:rFonts w:eastAsia="SimSun" w:cs="SimSun"/>
          <w:color w:val="3B3B3B"/>
          <w:kern w:val="0"/>
          <w:szCs w:val="21"/>
        </w:rPr>
      </w:pPr>
      <w:r w:rsidRPr="009D0F99">
        <w:rPr>
          <w:noProof/>
          <w:szCs w:val="21"/>
        </w:rPr>
        <w:drawing>
          <wp:inline distT="0" distB="0" distL="0" distR="0" wp14:anchorId="50CF748B" wp14:editId="41B6E2BF">
            <wp:extent cx="5274310" cy="1791177"/>
            <wp:effectExtent l="0" t="0" r="2540" b="0"/>
            <wp:docPr id="3" name="图片 3" descr="Java program throwing Arithmetic exception (division by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program throwing Arithmetic exception (division by zero)."/>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274310" cy="1791177"/>
                    </a:xfrm>
                    <a:prstGeom prst="rect">
                      <a:avLst/>
                    </a:prstGeom>
                    <a:noFill/>
                    <a:ln>
                      <a:noFill/>
                    </a:ln>
                  </pic:spPr>
                </pic:pic>
              </a:graphicData>
            </a:graphic>
          </wp:inline>
        </w:drawing>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In the second case we are dividing a by zero which is not allowed in mathematics, so a run time error will occur i.e. an exception will occur. If we write programs in this way then they will be terminated abnormally and user who is executing our program or application will not be happy. This occurs because input of user is not valid so we have to take a preventive action and the best thing will be to notify the user that it is not allowed or any other meaningful message which is relevant according to context. You can see the information displayed when exception occurs it includes name of thread, file name, line of code (14 in this case) at which exception occurred, name of exception (ArithmeticException) and it's description('/ by zero'). Note that exceptions don't occur only because of invalid input only there are other reasons which are beyond of programmer control such as stack overflow exception, out of memory exception when an application requires memory larger than what is available.</w:t>
      </w:r>
    </w:p>
    <w:p w:rsidR="00801123" w:rsidRPr="009D0F99" w:rsidRDefault="00801123" w:rsidP="00801123">
      <w:pPr>
        <w:pStyle w:val="NormalWeb"/>
        <w:shd w:val="clear" w:color="auto" w:fill="FFFFFF"/>
        <w:spacing w:before="0" w:beforeAutospacing="0" w:after="0"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Java provides a powerful way to handle such exceptions which is known as exception handling. In it we write vulnerable code i.e. code which can throw exception in a separate block called as</w:t>
      </w:r>
      <w:r w:rsidRPr="009D0F99">
        <w:rPr>
          <w:rStyle w:val="apple-converted-space"/>
          <w:rFonts w:asciiTheme="minorHAnsi" w:hAnsiTheme="minorHAnsi"/>
          <w:color w:val="3B3B3B"/>
          <w:sz w:val="21"/>
          <w:szCs w:val="21"/>
        </w:rPr>
        <w:t> </w:t>
      </w:r>
      <w:r w:rsidRPr="009D0F99">
        <w:rPr>
          <w:rStyle w:val="HTMLCode"/>
          <w:rFonts w:asciiTheme="minorHAnsi" w:hAnsiTheme="minorHAnsi" w:cs="Consolas" w:hint="default"/>
          <w:b/>
          <w:bCs/>
          <w:color w:val="000000"/>
          <w:sz w:val="21"/>
          <w:szCs w:val="21"/>
          <w:bdr w:val="none" w:sz="0" w:space="0" w:color="auto" w:frame="1"/>
        </w:rPr>
        <w:t>try</w:t>
      </w:r>
      <w:r w:rsidRPr="009D0F99">
        <w:rPr>
          <w:rStyle w:val="apple-converted-space"/>
          <w:rFonts w:asciiTheme="minorHAnsi" w:hAnsiTheme="minorHAnsi"/>
          <w:color w:val="3B3B3B"/>
          <w:sz w:val="21"/>
          <w:szCs w:val="21"/>
        </w:rPr>
        <w:t> </w:t>
      </w:r>
      <w:r w:rsidRPr="009D0F99">
        <w:rPr>
          <w:rFonts w:asciiTheme="minorHAnsi" w:hAnsiTheme="minorHAnsi"/>
          <w:color w:val="3B3B3B"/>
          <w:sz w:val="21"/>
          <w:szCs w:val="21"/>
        </w:rPr>
        <w:t>block and exception handling code in another block called</w:t>
      </w:r>
      <w:r w:rsidRPr="009D0F99">
        <w:rPr>
          <w:rStyle w:val="apple-converted-space"/>
          <w:rFonts w:asciiTheme="minorHAnsi" w:hAnsiTheme="minorHAnsi"/>
          <w:color w:val="3B3B3B"/>
          <w:sz w:val="21"/>
          <w:szCs w:val="21"/>
        </w:rPr>
        <w:t> </w:t>
      </w:r>
      <w:r w:rsidRPr="009D0F99">
        <w:rPr>
          <w:rStyle w:val="HTMLCode"/>
          <w:rFonts w:asciiTheme="minorHAnsi" w:hAnsiTheme="minorHAnsi" w:cs="Consolas" w:hint="default"/>
          <w:b/>
          <w:bCs/>
          <w:color w:val="000000"/>
          <w:sz w:val="21"/>
          <w:szCs w:val="21"/>
          <w:bdr w:val="none" w:sz="0" w:space="0" w:color="auto" w:frame="1"/>
        </w:rPr>
        <w:t>catch</w:t>
      </w:r>
      <w:r w:rsidRPr="009D0F99">
        <w:rPr>
          <w:rStyle w:val="apple-converted-space"/>
          <w:rFonts w:asciiTheme="minorHAnsi" w:hAnsiTheme="minorHAnsi"/>
          <w:color w:val="3B3B3B"/>
          <w:sz w:val="21"/>
          <w:szCs w:val="21"/>
        </w:rPr>
        <w:t> </w:t>
      </w:r>
      <w:r w:rsidRPr="009D0F99">
        <w:rPr>
          <w:rFonts w:asciiTheme="minorHAnsi" w:hAnsiTheme="minorHAnsi"/>
          <w:color w:val="3B3B3B"/>
          <w:sz w:val="21"/>
          <w:szCs w:val="21"/>
        </w:rPr>
        <w:t>block. Following modified code handles the exception.</w:t>
      </w:r>
    </w:p>
    <w:p w:rsidR="00801123" w:rsidRPr="009D0F99" w:rsidRDefault="00801123" w:rsidP="00801123">
      <w:pPr>
        <w:pStyle w:val="Heading2"/>
        <w:shd w:val="clear" w:color="auto" w:fill="FFFFFF"/>
        <w:spacing w:before="240" w:after="30"/>
        <w:ind w:leftChars="200" w:left="420"/>
        <w:rPr>
          <w:rFonts w:asciiTheme="minorHAnsi" w:hAnsiTheme="minorHAnsi"/>
          <w:color w:val="3B3B3B"/>
          <w:sz w:val="21"/>
          <w:szCs w:val="21"/>
        </w:rPr>
      </w:pPr>
      <w:r w:rsidRPr="009D0F99">
        <w:rPr>
          <w:rFonts w:asciiTheme="minorHAnsi" w:hAnsiTheme="minorHAnsi"/>
          <w:color w:val="3B3B3B"/>
          <w:sz w:val="21"/>
          <w:szCs w:val="21"/>
        </w:rPr>
        <w:lastRenderedPageBreak/>
        <w:t>Java exception handling example</w:t>
      </w:r>
    </w:p>
    <w:p w:rsidR="00801123" w:rsidRPr="009D0F99" w:rsidRDefault="00801123" w:rsidP="00801123">
      <w:pPr>
        <w:pStyle w:val="HTMLPreformatted"/>
        <w:shd w:val="clear" w:color="auto" w:fill="F8F8F8"/>
        <w:ind w:leftChars="200" w:left="420" w:firstLine="422"/>
        <w:rPr>
          <w:rFonts w:asciiTheme="minorHAnsi" w:hAnsiTheme="minorHAnsi" w:cs="Courier New"/>
          <w:color w:val="222222"/>
          <w:sz w:val="21"/>
          <w:szCs w:val="21"/>
        </w:rPr>
      </w:pPr>
      <w:r w:rsidRPr="009D0F99">
        <w:rPr>
          <w:rFonts w:asciiTheme="minorHAnsi" w:hAnsiTheme="minorHAnsi" w:cs="Courier New"/>
          <w:b/>
          <w:bCs/>
          <w:color w:val="000000"/>
          <w:sz w:val="21"/>
          <w:szCs w:val="21"/>
        </w:rPr>
        <w:t>class</w:t>
      </w:r>
      <w:r w:rsidRPr="009D0F99">
        <w:rPr>
          <w:rFonts w:asciiTheme="minorHAnsi" w:hAnsiTheme="minorHAnsi" w:cs="Courier New"/>
          <w:color w:val="222222"/>
          <w:sz w:val="21"/>
          <w:szCs w:val="21"/>
        </w:rPr>
        <w:t xml:space="preserve"> Division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public</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static</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66"/>
          <w:sz w:val="21"/>
          <w:szCs w:val="21"/>
        </w:rPr>
        <w:t>void</w:t>
      </w:r>
      <w:r w:rsidRPr="009D0F99">
        <w:rPr>
          <w:rFonts w:asciiTheme="minorHAnsi" w:hAnsiTheme="minorHAnsi" w:cs="Courier New"/>
          <w:color w:val="222222"/>
          <w:sz w:val="21"/>
          <w:szCs w:val="21"/>
        </w:rPr>
        <w:t xml:space="preserve"> main</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String</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args</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66"/>
          <w:sz w:val="21"/>
          <w:szCs w:val="21"/>
        </w:rPr>
        <w:t>int</w:t>
      </w:r>
      <w:r w:rsidRPr="009D0F99">
        <w:rPr>
          <w:rFonts w:asciiTheme="minorHAnsi" w:hAnsiTheme="minorHAnsi" w:cs="Courier New"/>
          <w:color w:val="222222"/>
          <w:sz w:val="21"/>
          <w:szCs w:val="21"/>
        </w:rPr>
        <w:t xml:space="preserve"> a, b, result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Scanner input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new</w:t>
      </w:r>
      <w:r w:rsidRPr="009D0F99">
        <w:rPr>
          <w:rFonts w:asciiTheme="minorHAnsi" w:hAnsiTheme="minorHAnsi" w:cs="Courier New"/>
          <w:color w:val="222222"/>
          <w:sz w:val="21"/>
          <w:szCs w:val="21"/>
        </w:rPr>
        <w:t xml:space="preserve"> Scanner</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in</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0000FF"/>
          <w:sz w:val="21"/>
          <w:szCs w:val="21"/>
        </w:rPr>
        <w:t>"Input two integers"</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a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input.</w:t>
      </w:r>
      <w:r w:rsidRPr="009D0F99">
        <w:rPr>
          <w:rFonts w:asciiTheme="minorHAnsi" w:hAnsiTheme="minorHAnsi" w:cs="Courier New"/>
          <w:color w:val="006633"/>
          <w:sz w:val="21"/>
          <w:szCs w:val="21"/>
        </w:rPr>
        <w:t>nextInt</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b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input.</w:t>
      </w:r>
      <w:r w:rsidRPr="009D0F99">
        <w:rPr>
          <w:rFonts w:asciiTheme="minorHAnsi" w:hAnsiTheme="minorHAnsi" w:cs="Courier New"/>
          <w:color w:val="006633"/>
          <w:sz w:val="21"/>
          <w:szCs w:val="21"/>
        </w:rPr>
        <w:t>nextInt</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i/>
          <w:iCs/>
          <w:color w:val="666666"/>
          <w:sz w:val="21"/>
          <w:szCs w:val="21"/>
        </w:rPr>
        <w:t>// try block</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try</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result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a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b</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0000FF"/>
          <w:sz w:val="21"/>
          <w:szCs w:val="21"/>
        </w:rPr>
        <w:t>"Result = "</w:t>
      </w:r>
      <w:r w:rsidRPr="009D0F99">
        <w:rPr>
          <w:rFonts w:asciiTheme="minorHAnsi" w:hAnsiTheme="minorHAnsi" w:cs="Courier New"/>
          <w:color w:val="222222"/>
          <w:sz w:val="21"/>
          <w:szCs w:val="21"/>
        </w:rPr>
        <w:t xml:space="preserve">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result</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i/>
          <w:iCs/>
          <w:color w:val="666666"/>
          <w:sz w:val="21"/>
          <w:szCs w:val="21"/>
        </w:rPr>
        <w:t>// catch block</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catch</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ArithmeticException</w:t>
      </w:r>
      <w:r w:rsidRPr="009D0F99">
        <w:rPr>
          <w:rFonts w:asciiTheme="minorHAnsi" w:hAnsiTheme="minorHAnsi" w:cs="Courier New"/>
          <w:color w:val="222222"/>
          <w:sz w:val="21"/>
          <w:szCs w:val="21"/>
        </w:rPr>
        <w:t xml:space="preserve"> e</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0000FF"/>
          <w:sz w:val="21"/>
          <w:szCs w:val="21"/>
        </w:rPr>
        <w:t>"Exception caught: Division by zero."</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009900"/>
          <w:sz w:val="21"/>
          <w:szCs w:val="21"/>
        </w:rPr>
        <w:t>}</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Whenever an exception is caught corresponding catch block is executed, For example above code catches ArithmeticException only. If some other kind of exception is thrown it will not be caught so it's the programmer work to take care of all exceptions as in our try block we are performing arithmetic so we are capturing only arithmetic exceptions. A simple way to capture any exception is to use an object of Exception class as other classes inherit Exception class, see another example below:</w:t>
      </w:r>
    </w:p>
    <w:p w:rsidR="00801123" w:rsidRPr="009D0F99" w:rsidRDefault="00801123" w:rsidP="00801123">
      <w:pPr>
        <w:pStyle w:val="HTMLPreformatted"/>
        <w:shd w:val="clear" w:color="auto" w:fill="F8F8F8"/>
        <w:ind w:leftChars="200" w:left="420" w:firstLine="422"/>
        <w:rPr>
          <w:rFonts w:asciiTheme="minorHAnsi" w:hAnsiTheme="minorHAnsi" w:cs="Courier New"/>
          <w:color w:val="222222"/>
          <w:sz w:val="21"/>
          <w:szCs w:val="21"/>
        </w:rPr>
      </w:pPr>
      <w:r w:rsidRPr="009D0F99">
        <w:rPr>
          <w:rFonts w:asciiTheme="minorHAnsi" w:hAnsiTheme="minorHAnsi" w:cs="Courier New"/>
          <w:b/>
          <w:bCs/>
          <w:color w:val="000000"/>
          <w:sz w:val="21"/>
          <w:szCs w:val="21"/>
        </w:rPr>
        <w:t>class</w:t>
      </w:r>
      <w:r w:rsidRPr="009D0F99">
        <w:rPr>
          <w:rFonts w:asciiTheme="minorHAnsi" w:hAnsiTheme="minorHAnsi" w:cs="Courier New"/>
          <w:color w:val="222222"/>
          <w:sz w:val="21"/>
          <w:szCs w:val="21"/>
        </w:rPr>
        <w:t xml:space="preserve"> Exceptions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public</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static</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66"/>
          <w:sz w:val="21"/>
          <w:szCs w:val="21"/>
        </w:rPr>
        <w:t>void</w:t>
      </w:r>
      <w:r w:rsidRPr="009D0F99">
        <w:rPr>
          <w:rFonts w:asciiTheme="minorHAnsi" w:hAnsiTheme="minorHAnsi" w:cs="Courier New"/>
          <w:color w:val="222222"/>
          <w:sz w:val="21"/>
          <w:szCs w:val="21"/>
        </w:rPr>
        <w:t xml:space="preserve"> main</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String</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args</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String</w:t>
      </w:r>
      <w:r w:rsidRPr="009D0F99">
        <w:rPr>
          <w:rFonts w:asciiTheme="minorHAnsi" w:hAnsiTheme="minorHAnsi" w:cs="Courier New"/>
          <w:color w:val="222222"/>
          <w:sz w:val="21"/>
          <w:szCs w:val="21"/>
        </w:rPr>
        <w:t xml:space="preserve"> languages</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00FF"/>
          <w:sz w:val="21"/>
          <w:szCs w:val="21"/>
        </w:rPr>
        <w:t>"C"</w:t>
      </w:r>
      <w:r w:rsidRPr="009D0F99">
        <w:rPr>
          <w:rFonts w:asciiTheme="minorHAnsi" w:hAnsiTheme="minorHAnsi" w:cs="Courier New"/>
          <w:color w:val="222222"/>
          <w:sz w:val="21"/>
          <w:szCs w:val="21"/>
        </w:rPr>
        <w:t xml:space="preserve">, </w:t>
      </w:r>
      <w:r w:rsidRPr="009D0F99">
        <w:rPr>
          <w:rFonts w:asciiTheme="minorHAnsi" w:hAnsiTheme="minorHAnsi" w:cs="Courier New"/>
          <w:color w:val="0000FF"/>
          <w:sz w:val="21"/>
          <w:szCs w:val="21"/>
        </w:rPr>
        <w:t>"C++"</w:t>
      </w:r>
      <w:r w:rsidRPr="009D0F99">
        <w:rPr>
          <w:rFonts w:asciiTheme="minorHAnsi" w:hAnsiTheme="minorHAnsi" w:cs="Courier New"/>
          <w:color w:val="222222"/>
          <w:sz w:val="21"/>
          <w:szCs w:val="21"/>
        </w:rPr>
        <w:t xml:space="preserve">, </w:t>
      </w:r>
      <w:r w:rsidRPr="009D0F99">
        <w:rPr>
          <w:rFonts w:asciiTheme="minorHAnsi" w:hAnsiTheme="minorHAnsi" w:cs="Courier New"/>
          <w:color w:val="0000FF"/>
          <w:sz w:val="21"/>
          <w:szCs w:val="21"/>
        </w:rPr>
        <w:t>"Java"</w:t>
      </w:r>
      <w:r w:rsidRPr="009D0F99">
        <w:rPr>
          <w:rFonts w:asciiTheme="minorHAnsi" w:hAnsiTheme="minorHAnsi" w:cs="Courier New"/>
          <w:color w:val="222222"/>
          <w:sz w:val="21"/>
          <w:szCs w:val="21"/>
        </w:rPr>
        <w:t xml:space="preserve">, </w:t>
      </w:r>
      <w:r w:rsidRPr="009D0F99">
        <w:rPr>
          <w:rFonts w:asciiTheme="minorHAnsi" w:hAnsiTheme="minorHAnsi" w:cs="Courier New"/>
          <w:color w:val="0000FF"/>
          <w:sz w:val="21"/>
          <w:szCs w:val="21"/>
        </w:rPr>
        <w:t>"Perl"</w:t>
      </w:r>
      <w:r w:rsidRPr="009D0F99">
        <w:rPr>
          <w:rFonts w:asciiTheme="minorHAnsi" w:hAnsiTheme="minorHAnsi" w:cs="Courier New"/>
          <w:color w:val="222222"/>
          <w:sz w:val="21"/>
          <w:szCs w:val="21"/>
        </w:rPr>
        <w:t xml:space="preserve">, </w:t>
      </w:r>
      <w:r w:rsidRPr="009D0F99">
        <w:rPr>
          <w:rFonts w:asciiTheme="minorHAnsi" w:hAnsiTheme="minorHAnsi" w:cs="Courier New"/>
          <w:color w:val="0000FF"/>
          <w:sz w:val="21"/>
          <w:szCs w:val="21"/>
        </w:rPr>
        <w:t>"Python"</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try</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for</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r w:rsidRPr="009D0F99">
        <w:rPr>
          <w:rFonts w:asciiTheme="minorHAnsi" w:hAnsiTheme="minorHAnsi" w:cs="Courier New"/>
          <w:b/>
          <w:bCs/>
          <w:color w:val="000066"/>
          <w:sz w:val="21"/>
          <w:szCs w:val="21"/>
        </w:rPr>
        <w:t>int</w:t>
      </w:r>
      <w:r w:rsidRPr="009D0F99">
        <w:rPr>
          <w:rFonts w:asciiTheme="minorHAnsi" w:hAnsiTheme="minorHAnsi" w:cs="Courier New"/>
          <w:color w:val="222222"/>
          <w:sz w:val="21"/>
          <w:szCs w:val="21"/>
        </w:rPr>
        <w:t xml:space="preserve"> c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CC66CC"/>
          <w:sz w:val="21"/>
          <w:szCs w:val="21"/>
        </w:rPr>
        <w:t>1</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c </w:t>
      </w:r>
      <w:r w:rsidRPr="009D0F99">
        <w:rPr>
          <w:rFonts w:asciiTheme="minorHAnsi" w:hAnsiTheme="minorHAnsi" w:cs="Courier New"/>
          <w:color w:val="339933"/>
          <w:sz w:val="21"/>
          <w:szCs w:val="21"/>
        </w:rPr>
        <w:t>&lt;=</w:t>
      </w:r>
      <w:r w:rsidRPr="009D0F99">
        <w:rPr>
          <w:rFonts w:asciiTheme="minorHAnsi" w:hAnsiTheme="minorHAnsi" w:cs="Courier New"/>
          <w:color w:val="222222"/>
          <w:sz w:val="21"/>
          <w:szCs w:val="21"/>
        </w:rPr>
        <w:t xml:space="preserve"> </w:t>
      </w:r>
      <w:r w:rsidRPr="009D0F99">
        <w:rPr>
          <w:rFonts w:asciiTheme="minorHAnsi" w:hAnsiTheme="minorHAnsi" w:cs="Courier New"/>
          <w:color w:val="CC66CC"/>
          <w:sz w:val="21"/>
          <w:szCs w:val="21"/>
        </w:rPr>
        <w:t>5</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c</w:t>
      </w:r>
      <w:r w:rsidRPr="009D0F99">
        <w:rPr>
          <w:rFonts w:asciiTheme="minorHAnsi" w:hAnsiTheme="minorHAnsi" w:cs="Courier New"/>
          <w:color w:val="339933"/>
          <w:sz w:val="21"/>
          <w:szCs w:val="21"/>
        </w:rPr>
        <w:t>++</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languages</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c</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lastRenderedPageBreak/>
        <w:t xml:space="preserve">  </w:t>
      </w:r>
      <w:r w:rsidRPr="009D0F99">
        <w:rPr>
          <w:rFonts w:asciiTheme="minorHAnsi" w:hAnsiTheme="minorHAnsi" w:cs="Courier New"/>
          <w:b/>
          <w:bCs/>
          <w:color w:val="000000"/>
          <w:sz w:val="21"/>
          <w:szCs w:val="21"/>
        </w:rPr>
        <w:t>catch</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Exception</w:t>
      </w:r>
      <w:r w:rsidRPr="009D0F99">
        <w:rPr>
          <w:rFonts w:asciiTheme="minorHAnsi" w:hAnsiTheme="minorHAnsi" w:cs="Courier New"/>
          <w:color w:val="222222"/>
          <w:sz w:val="21"/>
          <w:szCs w:val="21"/>
        </w:rPr>
        <w:t xml:space="preserve"> e</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e</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009900"/>
          <w:sz w:val="21"/>
          <w:szCs w:val="21"/>
        </w:rPr>
        <w:t>}</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Output of program:</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C</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Java</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Perl</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Python</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java.</w:t>
      </w:r>
      <w:r w:rsidRPr="009D0F99">
        <w:rPr>
          <w:rFonts w:asciiTheme="minorHAnsi" w:hAnsiTheme="minorHAnsi" w:cs="Courier New"/>
          <w:color w:val="006633"/>
          <w:sz w:val="21"/>
          <w:szCs w:val="21"/>
        </w:rPr>
        <w:t>lang</w:t>
      </w:r>
      <w:r w:rsidRPr="009D0F99">
        <w:rPr>
          <w:rFonts w:asciiTheme="minorHAnsi" w:hAnsiTheme="minorHAnsi" w:cs="Courier New"/>
          <w:color w:val="222222"/>
          <w:sz w:val="21"/>
          <w:szCs w:val="21"/>
        </w:rPr>
        <w:t>.</w:t>
      </w:r>
      <w:r w:rsidRPr="009D0F99">
        <w:rPr>
          <w:rFonts w:asciiTheme="minorHAnsi" w:hAnsiTheme="minorHAnsi" w:cs="Courier New"/>
          <w:color w:val="003399"/>
          <w:sz w:val="21"/>
          <w:szCs w:val="21"/>
        </w:rPr>
        <w:t>ArrayIndexOutOfBoundsException</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CC66CC"/>
          <w:sz w:val="21"/>
          <w:szCs w:val="21"/>
        </w:rPr>
        <w:t>5</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Here our catch block capture an exception which occurs because we are trying to access an array element which does not exists (languages[5] in this case). Once an exception is thrown control comes out of try block and remaining instructions of try block will not be executed. At compilation time syntax and semantics checking is done and code is not executed on machine so exceptions can only be detected at run time.</w:t>
      </w:r>
    </w:p>
    <w:p w:rsidR="00801123" w:rsidRPr="009D0F99" w:rsidRDefault="00801123" w:rsidP="00801123">
      <w:pPr>
        <w:pStyle w:val="Heading2"/>
        <w:shd w:val="clear" w:color="auto" w:fill="FFFFFF"/>
        <w:spacing w:before="240" w:after="30"/>
        <w:ind w:leftChars="200" w:left="420"/>
        <w:rPr>
          <w:rFonts w:asciiTheme="minorHAnsi" w:hAnsiTheme="minorHAnsi"/>
          <w:color w:val="3B3B3B"/>
          <w:sz w:val="21"/>
          <w:szCs w:val="21"/>
        </w:rPr>
      </w:pPr>
      <w:r w:rsidRPr="009D0F99">
        <w:rPr>
          <w:rFonts w:asciiTheme="minorHAnsi" w:hAnsiTheme="minorHAnsi"/>
          <w:color w:val="3B3B3B"/>
          <w:sz w:val="21"/>
          <w:szCs w:val="21"/>
        </w:rPr>
        <w:t>Finally block in Java</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Finally block is always executed whether an exception is thrown or not.</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s="Arial"/>
          <w:b/>
          <w:color w:val="FF0000"/>
          <w:sz w:val="21"/>
          <w:szCs w:val="21"/>
          <w:shd w:val="clear" w:color="auto" w:fill="FFFFFF"/>
        </w:rPr>
      </w:pPr>
      <w:r w:rsidRPr="009D0F99">
        <w:rPr>
          <w:rFonts w:asciiTheme="minorHAnsi" w:hAnsiTheme="minorHAnsi" w:cs="Arial"/>
          <w:b/>
          <w:color w:val="FF0000"/>
          <w:sz w:val="21"/>
          <w:szCs w:val="21"/>
          <w:shd w:val="clear" w:color="auto" w:fill="FFFFFF"/>
        </w:rPr>
        <w:t xml:space="preserve">Why we need to use finally ? </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b/>
          <w:color w:val="FF0000"/>
          <w:sz w:val="21"/>
          <w:szCs w:val="21"/>
        </w:rPr>
      </w:pPr>
      <w:r w:rsidRPr="009D0F99">
        <w:rPr>
          <w:rFonts w:asciiTheme="minorHAnsi" w:hAnsiTheme="minorHAnsi" w:cs="Arial"/>
          <w:b/>
          <w:color w:val="FF0000"/>
          <w:sz w:val="21"/>
          <w:szCs w:val="21"/>
          <w:shd w:val="clear" w:color="auto" w:fill="FFFFFF"/>
        </w:rPr>
        <w:t>Because you need that code to execute regardless of any exceptions that may be thrown. For example, you may need to clean up some unmanaged resource, like in my android project, I need to clean up business card image stored in local place, and start camera to retake the photo again. (the 'using' construct compiles to a try/finally block).</w:t>
      </w:r>
    </w:p>
    <w:p w:rsidR="00801123" w:rsidRPr="009D0F99" w:rsidRDefault="00801123" w:rsidP="00801123">
      <w:pPr>
        <w:pStyle w:val="HTMLPreformatted"/>
        <w:shd w:val="clear" w:color="auto" w:fill="F8F8F8"/>
        <w:ind w:leftChars="200" w:left="420" w:firstLine="422"/>
        <w:rPr>
          <w:rFonts w:asciiTheme="minorHAnsi" w:hAnsiTheme="minorHAnsi" w:cs="Courier New"/>
          <w:color w:val="222222"/>
          <w:sz w:val="21"/>
          <w:szCs w:val="21"/>
        </w:rPr>
      </w:pPr>
      <w:r w:rsidRPr="009D0F99">
        <w:rPr>
          <w:rFonts w:asciiTheme="minorHAnsi" w:hAnsiTheme="minorHAnsi" w:cs="Courier New"/>
          <w:b/>
          <w:bCs/>
          <w:color w:val="000000"/>
          <w:sz w:val="21"/>
          <w:szCs w:val="21"/>
        </w:rPr>
        <w:t>class</w:t>
      </w:r>
      <w:r w:rsidRPr="009D0F99">
        <w:rPr>
          <w:rFonts w:asciiTheme="minorHAnsi" w:hAnsiTheme="minorHAnsi" w:cs="Courier New"/>
          <w:color w:val="222222"/>
          <w:sz w:val="21"/>
          <w:szCs w:val="21"/>
        </w:rPr>
        <w:t xml:space="preserve"> Allocate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public</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static</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66"/>
          <w:sz w:val="21"/>
          <w:szCs w:val="21"/>
        </w:rPr>
        <w:t>void</w:t>
      </w:r>
      <w:r w:rsidRPr="009D0F99">
        <w:rPr>
          <w:rFonts w:asciiTheme="minorHAnsi" w:hAnsiTheme="minorHAnsi" w:cs="Courier New"/>
          <w:color w:val="222222"/>
          <w:sz w:val="21"/>
          <w:szCs w:val="21"/>
        </w:rPr>
        <w:t xml:space="preserve"> main</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String</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args</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try</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66"/>
          <w:sz w:val="21"/>
          <w:szCs w:val="21"/>
        </w:rPr>
        <w:t>long</w:t>
      </w:r>
      <w:r w:rsidRPr="009D0F99">
        <w:rPr>
          <w:rFonts w:asciiTheme="minorHAnsi" w:hAnsiTheme="minorHAnsi" w:cs="Courier New"/>
          <w:color w:val="222222"/>
          <w:sz w:val="21"/>
          <w:szCs w:val="21"/>
        </w:rPr>
        <w:t xml:space="preserve"> data</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new</w:t>
      </w: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66"/>
          <w:sz w:val="21"/>
          <w:szCs w:val="21"/>
        </w:rPr>
        <w:t>long</w:t>
      </w:r>
      <w:r w:rsidRPr="009D0F99">
        <w:rPr>
          <w:rFonts w:asciiTheme="minorHAnsi" w:hAnsiTheme="minorHAnsi" w:cs="Courier New"/>
          <w:color w:val="009900"/>
          <w:sz w:val="21"/>
          <w:szCs w:val="21"/>
        </w:rPr>
        <w:t>[</w:t>
      </w:r>
      <w:r w:rsidRPr="009D0F99">
        <w:rPr>
          <w:rFonts w:asciiTheme="minorHAnsi" w:hAnsiTheme="minorHAnsi" w:cs="Courier New"/>
          <w:color w:val="CC66CC"/>
          <w:sz w:val="21"/>
          <w:szCs w:val="21"/>
        </w:rPr>
        <w:t>1000000000</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catch</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r w:rsidRPr="009D0F99">
        <w:rPr>
          <w:rFonts w:asciiTheme="minorHAnsi" w:hAnsiTheme="minorHAnsi" w:cs="Courier New"/>
          <w:color w:val="003399"/>
          <w:sz w:val="21"/>
          <w:szCs w:val="21"/>
        </w:rPr>
        <w:t>Exception</w:t>
      </w:r>
      <w:r w:rsidRPr="009D0F99">
        <w:rPr>
          <w:rFonts w:asciiTheme="minorHAnsi" w:hAnsiTheme="minorHAnsi" w:cs="Courier New"/>
          <w:color w:val="222222"/>
          <w:sz w:val="21"/>
          <w:szCs w:val="21"/>
        </w:rPr>
        <w:t xml:space="preserve"> e</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e</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b/>
          <w:bCs/>
          <w:color w:val="000000"/>
          <w:sz w:val="21"/>
          <w:szCs w:val="21"/>
        </w:rPr>
        <w:t>finally</w:t>
      </w: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3399"/>
          <w:sz w:val="21"/>
          <w:szCs w:val="21"/>
        </w:rPr>
        <w:t>System</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out</w:t>
      </w:r>
      <w:r w:rsidRPr="009D0F99">
        <w:rPr>
          <w:rFonts w:asciiTheme="minorHAnsi" w:hAnsiTheme="minorHAnsi" w:cs="Courier New"/>
          <w:color w:val="222222"/>
          <w:sz w:val="21"/>
          <w:szCs w:val="21"/>
        </w:rPr>
        <w:t>.</w:t>
      </w:r>
      <w:r w:rsidRPr="009D0F99">
        <w:rPr>
          <w:rFonts w:asciiTheme="minorHAnsi" w:hAnsiTheme="minorHAnsi" w:cs="Courier New"/>
          <w:color w:val="006633"/>
          <w:sz w:val="21"/>
          <w:szCs w:val="21"/>
        </w:rPr>
        <w:t>println</w:t>
      </w:r>
      <w:r w:rsidRPr="009D0F99">
        <w:rPr>
          <w:rFonts w:asciiTheme="minorHAnsi" w:hAnsiTheme="minorHAnsi" w:cs="Courier New"/>
          <w:color w:val="009900"/>
          <w:sz w:val="21"/>
          <w:szCs w:val="21"/>
        </w:rPr>
        <w:t>(</w:t>
      </w:r>
      <w:r w:rsidRPr="009D0F99">
        <w:rPr>
          <w:rFonts w:asciiTheme="minorHAnsi" w:hAnsiTheme="minorHAnsi" w:cs="Courier New"/>
          <w:color w:val="0000FF"/>
          <w:sz w:val="21"/>
          <w:szCs w:val="21"/>
        </w:rPr>
        <w:t>"finally block will execute always."</w:t>
      </w:r>
      <w:r w:rsidRPr="009D0F99">
        <w:rPr>
          <w:rFonts w:asciiTheme="minorHAnsi" w:hAnsiTheme="minorHAnsi" w:cs="Courier New"/>
          <w:color w:val="009900"/>
          <w:sz w:val="21"/>
          <w:szCs w:val="21"/>
        </w:rPr>
        <w:t>)</w:t>
      </w:r>
      <w:r w:rsidRPr="009D0F99">
        <w:rPr>
          <w:rFonts w:asciiTheme="minorHAnsi" w:hAnsiTheme="minorHAnsi" w:cs="Courier New"/>
          <w:color w:val="339933"/>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 xml:space="preserve">  </w:t>
      </w:r>
      <w:r w:rsidRPr="009D0F99">
        <w:rPr>
          <w:rFonts w:asciiTheme="minorHAnsi" w:hAnsiTheme="minorHAnsi" w:cs="Courier New"/>
          <w:color w:val="009900"/>
          <w:sz w:val="21"/>
          <w:szCs w:val="21"/>
        </w:rPr>
        <w:t>}</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009900"/>
          <w:sz w:val="21"/>
          <w:szCs w:val="21"/>
        </w:rPr>
        <w:t>}</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Output of program:</w:t>
      </w:r>
    </w:p>
    <w:p w:rsidR="00801123" w:rsidRPr="009D0F99" w:rsidRDefault="00801123" w:rsidP="00801123">
      <w:pPr>
        <w:pStyle w:val="HTMLPreformatted"/>
        <w:shd w:val="clear" w:color="auto" w:fill="F8F8F8"/>
        <w:ind w:leftChars="200" w:left="420" w:firstLine="422"/>
        <w:rPr>
          <w:rFonts w:asciiTheme="minorHAnsi" w:hAnsiTheme="minorHAnsi" w:cs="Courier New"/>
          <w:color w:val="222222"/>
          <w:sz w:val="21"/>
          <w:szCs w:val="21"/>
        </w:rPr>
      </w:pPr>
      <w:r w:rsidRPr="009D0F99">
        <w:rPr>
          <w:rFonts w:asciiTheme="minorHAnsi" w:hAnsiTheme="minorHAnsi" w:cs="Courier New"/>
          <w:b/>
          <w:bCs/>
          <w:color w:val="000000"/>
          <w:sz w:val="21"/>
          <w:szCs w:val="21"/>
        </w:rPr>
        <w:lastRenderedPageBreak/>
        <w:t>finally</w:t>
      </w:r>
      <w:r w:rsidRPr="009D0F99">
        <w:rPr>
          <w:rFonts w:asciiTheme="minorHAnsi" w:hAnsiTheme="minorHAnsi" w:cs="Courier New"/>
          <w:color w:val="222222"/>
          <w:sz w:val="21"/>
          <w:szCs w:val="21"/>
        </w:rPr>
        <w:t xml:space="preserve"> block will execute always.</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003399"/>
          <w:sz w:val="21"/>
          <w:szCs w:val="21"/>
        </w:rPr>
        <w:t>Exception</w:t>
      </w:r>
      <w:r w:rsidRPr="009D0F99">
        <w:rPr>
          <w:rFonts w:asciiTheme="minorHAnsi" w:hAnsiTheme="minorHAnsi" w:cs="Courier New"/>
          <w:color w:val="222222"/>
          <w:sz w:val="21"/>
          <w:szCs w:val="21"/>
        </w:rPr>
        <w:t xml:space="preserve"> in thread </w:t>
      </w:r>
      <w:r w:rsidRPr="009D0F99">
        <w:rPr>
          <w:rFonts w:asciiTheme="minorHAnsi" w:hAnsiTheme="minorHAnsi" w:cs="Courier New"/>
          <w:color w:val="0000FF"/>
          <w:sz w:val="21"/>
          <w:szCs w:val="21"/>
        </w:rPr>
        <w:t>"main"</w:t>
      </w:r>
      <w:r w:rsidRPr="009D0F99">
        <w:rPr>
          <w:rFonts w:asciiTheme="minorHAnsi" w:hAnsiTheme="minorHAnsi" w:cs="Courier New"/>
          <w:color w:val="222222"/>
          <w:sz w:val="21"/>
          <w:szCs w:val="21"/>
        </w:rPr>
        <w:t xml:space="preserve"> java.</w:t>
      </w:r>
      <w:r w:rsidRPr="009D0F99">
        <w:rPr>
          <w:rFonts w:asciiTheme="minorHAnsi" w:hAnsiTheme="minorHAnsi" w:cs="Courier New"/>
          <w:color w:val="006633"/>
          <w:sz w:val="21"/>
          <w:szCs w:val="21"/>
        </w:rPr>
        <w:t>lang</w:t>
      </w:r>
      <w:r w:rsidRPr="009D0F99">
        <w:rPr>
          <w:rFonts w:asciiTheme="minorHAnsi" w:hAnsiTheme="minorHAnsi" w:cs="Courier New"/>
          <w:color w:val="222222"/>
          <w:sz w:val="21"/>
          <w:szCs w:val="21"/>
        </w:rPr>
        <w:t>.</w:t>
      </w:r>
      <w:r w:rsidRPr="009D0F99">
        <w:rPr>
          <w:rFonts w:asciiTheme="minorHAnsi" w:hAnsiTheme="minorHAnsi" w:cs="Courier New"/>
          <w:color w:val="003399"/>
          <w:sz w:val="21"/>
          <w:szCs w:val="21"/>
        </w:rPr>
        <w:t>OutOfMemoryError</w:t>
      </w:r>
      <w:r w:rsidRPr="009D0F99">
        <w:rPr>
          <w:rFonts w:asciiTheme="minorHAnsi" w:hAnsiTheme="minorHAnsi" w:cs="Courier New"/>
          <w:color w:val="339933"/>
          <w:sz w:val="21"/>
          <w:szCs w:val="21"/>
        </w:rPr>
        <w:t>:</w:t>
      </w:r>
      <w:r w:rsidRPr="009D0F99">
        <w:rPr>
          <w:rFonts w:asciiTheme="minorHAnsi" w:hAnsiTheme="minorHAnsi" w:cs="Courier New"/>
          <w:color w:val="222222"/>
          <w:sz w:val="21"/>
          <w:szCs w:val="21"/>
        </w:rPr>
        <w:t xml:space="preserve"> Java heap space</w:t>
      </w:r>
    </w:p>
    <w:p w:rsidR="00801123" w:rsidRPr="009D0F99" w:rsidRDefault="00801123" w:rsidP="00801123">
      <w:pPr>
        <w:pStyle w:val="HTMLPreformatted"/>
        <w:shd w:val="clear" w:color="auto" w:fill="F8F8F8"/>
        <w:ind w:leftChars="200" w:left="420"/>
        <w:rPr>
          <w:rFonts w:asciiTheme="minorHAnsi" w:hAnsiTheme="minorHAnsi" w:cs="Courier New"/>
          <w:color w:val="222222"/>
          <w:sz w:val="21"/>
          <w:szCs w:val="21"/>
        </w:rPr>
      </w:pPr>
      <w:r w:rsidRPr="009D0F99">
        <w:rPr>
          <w:rFonts w:asciiTheme="minorHAnsi" w:hAnsiTheme="minorHAnsi" w:cs="Courier New"/>
          <w:color w:val="222222"/>
          <w:sz w:val="21"/>
          <w:szCs w:val="21"/>
        </w:rPr>
        <w:t>at Allocate.</w:t>
      </w:r>
      <w:r w:rsidRPr="009D0F99">
        <w:rPr>
          <w:rFonts w:asciiTheme="minorHAnsi" w:hAnsiTheme="minorHAnsi" w:cs="Courier New"/>
          <w:color w:val="006633"/>
          <w:sz w:val="21"/>
          <w:szCs w:val="21"/>
        </w:rPr>
        <w:t>main</w:t>
      </w:r>
      <w:r w:rsidRPr="009D0F99">
        <w:rPr>
          <w:rFonts w:asciiTheme="minorHAnsi" w:hAnsiTheme="minorHAnsi" w:cs="Courier New"/>
          <w:color w:val="009900"/>
          <w:sz w:val="21"/>
          <w:szCs w:val="21"/>
        </w:rPr>
        <w:t>(</w:t>
      </w:r>
      <w:r w:rsidRPr="009D0F99">
        <w:rPr>
          <w:rFonts w:asciiTheme="minorHAnsi" w:hAnsiTheme="minorHAnsi" w:cs="Courier New"/>
          <w:color w:val="222222"/>
          <w:sz w:val="21"/>
          <w:szCs w:val="21"/>
        </w:rPr>
        <w:t>Allocate.</w:t>
      </w:r>
      <w:r w:rsidRPr="009D0F99">
        <w:rPr>
          <w:rFonts w:asciiTheme="minorHAnsi" w:hAnsiTheme="minorHAnsi" w:cs="Courier New"/>
          <w:color w:val="006633"/>
          <w:sz w:val="21"/>
          <w:szCs w:val="21"/>
        </w:rPr>
        <w:t>java</w:t>
      </w:r>
      <w:r w:rsidRPr="009D0F99">
        <w:rPr>
          <w:rFonts w:asciiTheme="minorHAnsi" w:hAnsiTheme="minorHAnsi" w:cs="Courier New"/>
          <w:color w:val="339933"/>
          <w:sz w:val="21"/>
          <w:szCs w:val="21"/>
        </w:rPr>
        <w:t>:</w:t>
      </w:r>
      <w:r w:rsidRPr="009D0F99">
        <w:rPr>
          <w:rFonts w:asciiTheme="minorHAnsi" w:hAnsiTheme="minorHAnsi" w:cs="Courier New"/>
          <w:color w:val="CC66CC"/>
          <w:sz w:val="21"/>
          <w:szCs w:val="21"/>
        </w:rPr>
        <w:t>5</w:t>
      </w:r>
      <w:r w:rsidRPr="009D0F99">
        <w:rPr>
          <w:rFonts w:asciiTheme="minorHAnsi" w:hAnsiTheme="minorHAnsi" w:cs="Courier New"/>
          <w:color w:val="009900"/>
          <w:sz w:val="21"/>
          <w:szCs w:val="21"/>
        </w:rPr>
        <w:t>)</w:t>
      </w:r>
    </w:p>
    <w:p w:rsidR="00801123" w:rsidRPr="009D0F99" w:rsidRDefault="00801123" w:rsidP="00801123">
      <w:pPr>
        <w:pStyle w:val="NormalWeb"/>
        <w:shd w:val="clear" w:color="auto" w:fill="FFFFFF"/>
        <w:spacing w:before="0" w:beforeAutospacing="0" w:after="288" w:afterAutospacing="0" w:line="337" w:lineRule="atLeast"/>
        <w:ind w:leftChars="200" w:left="420"/>
        <w:rPr>
          <w:rFonts w:asciiTheme="minorHAnsi" w:hAnsiTheme="minorHAnsi"/>
          <w:color w:val="3B3B3B"/>
          <w:sz w:val="21"/>
          <w:szCs w:val="21"/>
        </w:rPr>
      </w:pPr>
      <w:r w:rsidRPr="009D0F99">
        <w:rPr>
          <w:rFonts w:asciiTheme="minorHAnsi" w:hAnsiTheme="minorHAnsi"/>
          <w:color w:val="3B3B3B"/>
          <w:sz w:val="21"/>
          <w:szCs w:val="21"/>
        </w:rPr>
        <w:t>Exception occurred because we try to allocate a large amount of memory which is not available.</w:t>
      </w:r>
    </w:p>
    <w:p w:rsidR="00801123" w:rsidRPr="009D0F99" w:rsidRDefault="00BA47EA"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hyperlink r:id="rId206" w:history="1">
        <w:r w:rsidR="00801123" w:rsidRPr="009D0F99">
          <w:rPr>
            <w:rStyle w:val="Hyperlink"/>
            <w:rFonts w:asciiTheme="minorHAnsi" w:hAnsiTheme="minorHAnsi" w:cs="Arial"/>
            <w:sz w:val="21"/>
            <w:szCs w:val="21"/>
          </w:rPr>
          <w:t>http://www.programmingsimplified.com/java/tutorial/java-exception-handling-tutorial</w:t>
        </w:r>
      </w:hyperlink>
    </w:p>
    <w:p w:rsidR="00801123" w:rsidRPr="009D0F99" w:rsidRDefault="00801123" w:rsidP="00801123">
      <w:pPr>
        <w:pStyle w:val="NormalWeb"/>
        <w:shd w:val="clear" w:color="auto" w:fill="FFFFFF"/>
        <w:spacing w:before="0" w:beforeAutospacing="0" w:after="0" w:afterAutospacing="0" w:line="267" w:lineRule="atLeast"/>
        <w:ind w:leftChars="200" w:left="420"/>
        <w:textAlignment w:val="baseline"/>
        <w:rPr>
          <w:rFonts w:asciiTheme="minorHAnsi" w:hAnsiTheme="minorHAnsi" w:cs="Arial"/>
          <w:color w:val="000000"/>
          <w:sz w:val="21"/>
          <w:szCs w:val="21"/>
        </w:rPr>
      </w:pPr>
    </w:p>
    <w:p w:rsidR="00801123" w:rsidRPr="009D0F99" w:rsidRDefault="00801123" w:rsidP="00801123">
      <w:pPr>
        <w:widowControl/>
        <w:shd w:val="clear" w:color="auto" w:fill="E2E2E2"/>
        <w:spacing w:before="540" w:after="180"/>
        <w:ind w:leftChars="200" w:left="420"/>
        <w:jc w:val="left"/>
        <w:textAlignment w:val="baseline"/>
        <w:outlineLvl w:val="2"/>
        <w:rPr>
          <w:rFonts w:eastAsia="SimSun" w:cs="Arial"/>
          <w:b/>
          <w:bCs/>
          <w:color w:val="222222"/>
          <w:kern w:val="0"/>
          <w:szCs w:val="21"/>
        </w:rPr>
      </w:pPr>
      <w:r w:rsidRPr="009D0F99">
        <w:rPr>
          <w:rFonts w:eastAsia="SimSun" w:cs="Arial"/>
          <w:b/>
          <w:bCs/>
          <w:color w:val="222222"/>
          <w:kern w:val="0"/>
          <w:szCs w:val="21"/>
        </w:rPr>
        <w:t>Why NullPointerException occur in your code</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b/>
          <w:color w:val="FF0000"/>
          <w:kern w:val="0"/>
          <w:szCs w:val="21"/>
        </w:rPr>
        <w:t>NullPointerException is a situation in code where you try to access/ modify </w:t>
      </w:r>
      <w:r w:rsidRPr="009D0F99">
        <w:rPr>
          <w:rFonts w:eastAsia="SimSun" w:cs="Arial"/>
          <w:b/>
          <w:bCs/>
          <w:color w:val="FF0000"/>
          <w:kern w:val="0"/>
          <w:szCs w:val="21"/>
          <w:bdr w:val="none" w:sz="0" w:space="0" w:color="auto" w:frame="1"/>
        </w:rPr>
        <w:t>an object which has not been initialized yet</w:t>
      </w:r>
      <w:r w:rsidRPr="009D0F99">
        <w:rPr>
          <w:rFonts w:eastAsia="SimSun" w:cs="Arial"/>
          <w:b/>
          <w:color w:val="FF0000"/>
          <w:kern w:val="0"/>
          <w:szCs w:val="21"/>
        </w:rPr>
        <w:t>.</w:t>
      </w:r>
      <w:r w:rsidRPr="009D0F99">
        <w:rPr>
          <w:rFonts w:eastAsia="SimSun" w:cs="Arial"/>
          <w:kern w:val="0"/>
          <w:szCs w:val="21"/>
        </w:rPr>
        <w:t xml:space="preserve"> It essentially means that object reference variable is not pointing anywhere and refers to nothing or ‘null’. A simple example can be:</w:t>
      </w:r>
    </w:p>
    <w:tbl>
      <w:tblPr>
        <w:tblW w:w="15840" w:type="dxa"/>
        <w:tblCellSpacing w:w="0" w:type="dxa"/>
        <w:tblCellMar>
          <w:left w:w="0" w:type="dxa"/>
          <w:right w:w="0" w:type="dxa"/>
        </w:tblCellMar>
        <w:tblLook w:val="04A0" w:firstRow="1" w:lastRow="0" w:firstColumn="1" w:lastColumn="0" w:noHBand="0" w:noVBand="1"/>
      </w:tblPr>
      <w:tblGrid>
        <w:gridCol w:w="495"/>
        <w:gridCol w:w="1534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p w:rsidR="00801123" w:rsidRPr="009D0F99" w:rsidRDefault="00801123" w:rsidP="00FA78F5">
            <w:pPr>
              <w:widowControl/>
              <w:jc w:val="left"/>
              <w:rPr>
                <w:rFonts w:eastAsia="SimSun" w:cs="SimSun"/>
                <w:kern w:val="0"/>
                <w:szCs w:val="21"/>
              </w:rPr>
            </w:pPr>
            <w:r w:rsidRPr="009D0F99">
              <w:rPr>
                <w:rFonts w:eastAsia="SimSun" w:cs="SimSun"/>
                <w:kern w:val="0"/>
                <w:szCs w:val="21"/>
              </w:rPr>
              <w:t>5</w:t>
            </w:r>
          </w:p>
          <w:p w:rsidR="00801123" w:rsidRPr="009D0F99" w:rsidRDefault="00801123" w:rsidP="00FA78F5">
            <w:pPr>
              <w:widowControl/>
              <w:jc w:val="left"/>
              <w:rPr>
                <w:rFonts w:eastAsia="SimSun" w:cs="SimSun"/>
                <w:kern w:val="0"/>
                <w:szCs w:val="21"/>
              </w:rPr>
            </w:pPr>
            <w:r w:rsidRPr="009D0F99">
              <w:rPr>
                <w:rFonts w:eastAsia="SimSun" w:cs="SimSun"/>
                <w:kern w:val="0"/>
                <w:szCs w:val="21"/>
              </w:rPr>
              <w:t>6</w:t>
            </w:r>
          </w:p>
          <w:p w:rsidR="00801123" w:rsidRPr="009D0F99" w:rsidRDefault="00801123" w:rsidP="00FA78F5">
            <w:pPr>
              <w:widowControl/>
              <w:jc w:val="left"/>
              <w:rPr>
                <w:rFonts w:eastAsia="SimSun" w:cs="SimSun"/>
                <w:kern w:val="0"/>
                <w:szCs w:val="21"/>
              </w:rPr>
            </w:pPr>
            <w:r w:rsidRPr="009D0F99">
              <w:rPr>
                <w:rFonts w:eastAsia="SimSun" w:cs="SimSun"/>
                <w:kern w:val="0"/>
                <w:szCs w:val="21"/>
              </w:rPr>
              <w:t>7</w:t>
            </w:r>
          </w:p>
        </w:tc>
        <w:tc>
          <w:tcPr>
            <w:tcW w:w="1534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package com.howtodoinjava.demo.npe;</w:t>
            </w:r>
          </w:p>
          <w:p w:rsidR="00801123" w:rsidRPr="009D0F99" w:rsidRDefault="00801123" w:rsidP="00FA78F5">
            <w:pPr>
              <w:widowControl/>
              <w:jc w:val="left"/>
              <w:rPr>
                <w:rFonts w:eastAsia="SimSun" w:cs="SimSun"/>
                <w:kern w:val="0"/>
                <w:szCs w:val="21"/>
              </w:rPr>
            </w:pPr>
            <w:r w:rsidRPr="009D0F99">
              <w:rPr>
                <w:rFonts w:eastAsia="SimSun" w:cs="SimSun"/>
                <w:kern w:val="0"/>
                <w:szCs w:val="21"/>
              </w:rPr>
              <w:t>public class SampleNPE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public static void main(String[] args)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String s = 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        System.out.println(s.toString()); // s is un-initialized and is 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hd w:val="clear" w:color="auto" w:fill="E2E2E2"/>
        <w:spacing w:before="540" w:after="180"/>
        <w:ind w:leftChars="200" w:left="420"/>
        <w:jc w:val="left"/>
        <w:textAlignment w:val="baseline"/>
        <w:outlineLvl w:val="2"/>
        <w:rPr>
          <w:rFonts w:eastAsia="SimSun" w:cs="Arial"/>
          <w:b/>
          <w:bCs/>
          <w:kern w:val="0"/>
          <w:szCs w:val="21"/>
        </w:rPr>
      </w:pPr>
      <w:r w:rsidRPr="009D0F99">
        <w:rPr>
          <w:rFonts w:eastAsia="SimSun" w:cs="Arial"/>
          <w:b/>
          <w:bCs/>
          <w:kern w:val="0"/>
          <w:szCs w:val="21"/>
        </w:rPr>
        <w:t>Common places where NullPointerException usually occur</w:t>
      </w:r>
    </w:p>
    <w:p w:rsidR="00801123" w:rsidRPr="009D0F99" w:rsidRDefault="00801123" w:rsidP="00801123">
      <w:pPr>
        <w:widowControl/>
        <w:spacing w:after="360" w:line="312" w:lineRule="atLeast"/>
        <w:ind w:leftChars="200" w:left="420"/>
        <w:jc w:val="left"/>
        <w:textAlignment w:val="baseline"/>
        <w:rPr>
          <w:rFonts w:eastAsia="SimSun" w:cs="Arial"/>
          <w:kern w:val="0"/>
          <w:szCs w:val="21"/>
        </w:rPr>
      </w:pPr>
      <w:r w:rsidRPr="009D0F99">
        <w:rPr>
          <w:rFonts w:eastAsia="SimSun" w:cs="Arial"/>
          <w:kern w:val="0"/>
          <w:szCs w:val="21"/>
        </w:rPr>
        <w:t>Well, NullPointerException can occur anywhere in your code for various reasons but i have prepared list of most frequent places based on my experience:</w:t>
      </w:r>
    </w:p>
    <w:p w:rsidR="00801123" w:rsidRPr="009D0F99" w:rsidRDefault="00801123" w:rsidP="00801123">
      <w:pPr>
        <w:widowControl/>
        <w:spacing w:after="360" w:line="312" w:lineRule="atLeast"/>
        <w:ind w:leftChars="200" w:left="420"/>
        <w:jc w:val="left"/>
        <w:textAlignment w:val="baseline"/>
        <w:rPr>
          <w:rFonts w:eastAsia="SimSun" w:cs="Arial"/>
          <w:color w:val="FF0000"/>
          <w:kern w:val="0"/>
          <w:szCs w:val="21"/>
        </w:rPr>
      </w:pPr>
      <w:r w:rsidRPr="009D0F99">
        <w:rPr>
          <w:rFonts w:eastAsia="SimSun" w:cs="Arial"/>
          <w:color w:val="FF0000"/>
          <w:kern w:val="0"/>
          <w:szCs w:val="21"/>
        </w:rPr>
        <w:t>1) Invoking methods on an object which is not initialized</w:t>
      </w:r>
      <w:r w:rsidRPr="009D0F99">
        <w:rPr>
          <w:rFonts w:eastAsia="SimSun" w:cs="Arial"/>
          <w:color w:val="FF0000"/>
          <w:kern w:val="0"/>
          <w:szCs w:val="21"/>
        </w:rPr>
        <w:br/>
        <w:t>2) Parameters passed in a method are null</w:t>
      </w:r>
      <w:r w:rsidRPr="009D0F99">
        <w:rPr>
          <w:rFonts w:eastAsia="SimSun" w:cs="Arial"/>
          <w:color w:val="FF0000"/>
          <w:kern w:val="0"/>
          <w:szCs w:val="21"/>
        </w:rPr>
        <w:br/>
        <w:t>3) Calling toString() method on object which is null</w:t>
      </w:r>
      <w:r w:rsidRPr="009D0F99">
        <w:rPr>
          <w:rFonts w:eastAsia="SimSun" w:cs="Arial"/>
          <w:color w:val="FF0000"/>
          <w:kern w:val="0"/>
          <w:szCs w:val="21"/>
        </w:rPr>
        <w:br/>
        <w:t>4) Comparing object properties in if block without checking null equality</w:t>
      </w:r>
      <w:r w:rsidRPr="009D0F99">
        <w:rPr>
          <w:rFonts w:eastAsia="SimSun" w:cs="Arial"/>
          <w:color w:val="FF0000"/>
          <w:kern w:val="0"/>
          <w:szCs w:val="21"/>
        </w:rPr>
        <w:br/>
        <w:t>5) Incorrect configuration for frameworks like spring which works on dependency injection</w:t>
      </w:r>
      <w:r w:rsidRPr="009D0F99">
        <w:rPr>
          <w:rFonts w:eastAsia="SimSun" w:cs="Arial"/>
          <w:color w:val="FF0000"/>
          <w:kern w:val="0"/>
          <w:szCs w:val="21"/>
        </w:rPr>
        <w:br/>
        <w:t>6) Using synchronized on an object which is null</w:t>
      </w:r>
      <w:r w:rsidRPr="009D0F99">
        <w:rPr>
          <w:rFonts w:eastAsia="SimSun" w:cs="Arial"/>
          <w:color w:val="FF0000"/>
          <w:kern w:val="0"/>
          <w:szCs w:val="21"/>
        </w:rPr>
        <w:br/>
        <w:t>7) Chained statements i.e. multiple method calls in a single statement</w:t>
      </w:r>
    </w:p>
    <w:p w:rsidR="00801123" w:rsidRPr="009D0F99" w:rsidRDefault="00801123" w:rsidP="00801123">
      <w:pPr>
        <w:widowControl/>
        <w:spacing w:after="360" w:line="312" w:lineRule="atLeast"/>
        <w:ind w:leftChars="200" w:left="420"/>
        <w:jc w:val="left"/>
        <w:textAlignment w:val="baseline"/>
        <w:rPr>
          <w:rFonts w:eastAsia="SimSun" w:cs="Arial"/>
          <w:kern w:val="0"/>
          <w:szCs w:val="21"/>
        </w:rPr>
      </w:pPr>
      <w:r w:rsidRPr="009D0F99">
        <w:rPr>
          <w:rFonts w:eastAsia="SimSun" w:cs="Arial"/>
          <w:kern w:val="0"/>
          <w:szCs w:val="21"/>
        </w:rPr>
        <w:t>This is not an exhaustive list. There are several other places and reasons also. If you can recall any such other, please leave a comment. it will help others (beginners) also.</w:t>
      </w:r>
    </w:p>
    <w:p w:rsidR="00801123" w:rsidRPr="009D0F99" w:rsidRDefault="00801123" w:rsidP="00801123">
      <w:pPr>
        <w:widowControl/>
        <w:shd w:val="clear" w:color="auto" w:fill="E2E2E2"/>
        <w:spacing w:before="540" w:after="180"/>
        <w:ind w:leftChars="200" w:left="420"/>
        <w:jc w:val="left"/>
        <w:textAlignment w:val="baseline"/>
        <w:outlineLvl w:val="2"/>
        <w:rPr>
          <w:rFonts w:eastAsia="SimSun" w:cs="Arial"/>
          <w:b/>
          <w:bCs/>
          <w:kern w:val="0"/>
          <w:szCs w:val="21"/>
        </w:rPr>
      </w:pPr>
      <w:r w:rsidRPr="009D0F99">
        <w:rPr>
          <w:rFonts w:eastAsia="SimSun" w:cs="Arial"/>
          <w:b/>
          <w:bCs/>
          <w:kern w:val="0"/>
          <w:szCs w:val="21"/>
        </w:rPr>
        <w:t>Best ways to avoid NullPointerException</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b/>
          <w:bCs/>
          <w:kern w:val="0"/>
          <w:szCs w:val="21"/>
          <w:bdr w:val="none" w:sz="0" w:space="0" w:color="auto" w:frame="1"/>
        </w:rPr>
        <w:t>1) Ternary Operator</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kern w:val="0"/>
          <w:szCs w:val="21"/>
        </w:rPr>
        <w:t>This </w:t>
      </w:r>
      <w:hyperlink r:id="rId207" w:anchor="Java" w:tooltip="ternary operator" w:history="1">
        <w:r w:rsidRPr="009D0F99">
          <w:rPr>
            <w:rFonts w:eastAsia="SimSun" w:cs="Arial"/>
            <w:kern w:val="0"/>
            <w:szCs w:val="21"/>
            <w:bdr w:val="none" w:sz="0" w:space="0" w:color="auto" w:frame="1"/>
          </w:rPr>
          <w:t>operator</w:t>
        </w:r>
      </w:hyperlink>
      <w:r w:rsidRPr="009D0F99">
        <w:rPr>
          <w:rFonts w:eastAsia="SimSun" w:cs="Arial"/>
          <w:kern w:val="0"/>
          <w:szCs w:val="21"/>
        </w:rPr>
        <w:t> results to the value on the left hand side if not null else right hand side is evaluated. It has syntax like :</w:t>
      </w:r>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rFonts w:eastAsia="SimSun" w:cs="Courier New"/>
          <w:kern w:val="0"/>
          <w:szCs w:val="21"/>
        </w:rPr>
      </w:pPr>
      <w:r w:rsidRPr="009D0F99">
        <w:rPr>
          <w:rFonts w:eastAsia="SimSun" w:cs="Courier New"/>
          <w:kern w:val="0"/>
          <w:szCs w:val="21"/>
        </w:rPr>
        <w:lastRenderedPageBreak/>
        <w:t>boolean expression ? value1 : value2;</w:t>
      </w:r>
    </w:p>
    <w:p w:rsidR="00801123" w:rsidRPr="009D0F99" w:rsidRDefault="00801123" w:rsidP="00801123">
      <w:pPr>
        <w:widowControl/>
        <w:spacing w:after="360" w:line="312" w:lineRule="atLeast"/>
        <w:ind w:leftChars="200" w:left="420"/>
        <w:jc w:val="left"/>
        <w:textAlignment w:val="baseline"/>
        <w:rPr>
          <w:rFonts w:eastAsia="SimSun" w:cs="Arial"/>
          <w:kern w:val="0"/>
          <w:szCs w:val="21"/>
        </w:rPr>
      </w:pPr>
      <w:r w:rsidRPr="009D0F99">
        <w:rPr>
          <w:rFonts w:eastAsia="SimSun" w:cs="Arial"/>
          <w:kern w:val="0"/>
          <w:szCs w:val="21"/>
        </w:rPr>
        <w:t>If expression is evaluated as true then entire expression returns value1 otherwise value2. Its more like if-else construct but it is more effective and expressive. To prevent NullPointerException (NPE) , use this operator like below code:</w:t>
      </w:r>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rFonts w:eastAsia="SimSun" w:cs="Courier New"/>
          <w:kern w:val="0"/>
          <w:szCs w:val="21"/>
        </w:rPr>
      </w:pPr>
      <w:r w:rsidRPr="009D0F99">
        <w:rPr>
          <w:rFonts w:eastAsia="SimSun" w:cs="Courier New"/>
          <w:kern w:val="0"/>
          <w:szCs w:val="21"/>
        </w:rPr>
        <w:t>String str = (param == null) ? "NA" : param;</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b/>
          <w:bCs/>
          <w:kern w:val="0"/>
          <w:szCs w:val="21"/>
          <w:bdr w:val="none" w:sz="0" w:space="0" w:color="auto" w:frame="1"/>
        </w:rPr>
        <w:t>2) Use apache commons StringUtils for String operations</w:t>
      </w:r>
    </w:p>
    <w:p w:rsidR="00801123" w:rsidRPr="009D0F99" w:rsidRDefault="00BA47EA" w:rsidP="00801123">
      <w:pPr>
        <w:widowControl/>
        <w:spacing w:line="312" w:lineRule="atLeast"/>
        <w:ind w:leftChars="200" w:left="420"/>
        <w:jc w:val="left"/>
        <w:textAlignment w:val="baseline"/>
        <w:rPr>
          <w:rFonts w:eastAsia="SimSun" w:cs="Arial"/>
          <w:kern w:val="0"/>
          <w:szCs w:val="21"/>
        </w:rPr>
      </w:pPr>
      <w:hyperlink r:id="rId208" w:tooltip="common lang" w:history="1">
        <w:r w:rsidR="00801123" w:rsidRPr="009D0F99">
          <w:rPr>
            <w:rFonts w:eastAsia="SimSun" w:cs="Arial"/>
            <w:kern w:val="0"/>
            <w:szCs w:val="21"/>
            <w:bdr w:val="none" w:sz="0" w:space="0" w:color="auto" w:frame="1"/>
          </w:rPr>
          <w:t>Apache commons lang</w:t>
        </w:r>
      </w:hyperlink>
      <w:r w:rsidR="00801123" w:rsidRPr="009D0F99">
        <w:rPr>
          <w:rFonts w:eastAsia="SimSun" w:cs="Arial"/>
          <w:kern w:val="0"/>
          <w:szCs w:val="21"/>
        </w:rPr>
        <w:t> is a collection of several utility classes for various king of operation. One of them is </w:t>
      </w:r>
      <w:hyperlink r:id="rId209" w:tooltip="StringUtils java doc" w:history="1">
        <w:r w:rsidR="00801123" w:rsidRPr="009D0F99">
          <w:rPr>
            <w:rFonts w:eastAsia="SimSun" w:cs="Arial"/>
            <w:kern w:val="0"/>
            <w:szCs w:val="21"/>
            <w:bdr w:val="none" w:sz="0" w:space="0" w:color="auto" w:frame="1"/>
          </w:rPr>
          <w:t>StringUtils.java</w:t>
        </w:r>
      </w:hyperlink>
      <w:r w:rsidR="00801123" w:rsidRPr="009D0F99">
        <w:rPr>
          <w:rFonts w:eastAsia="SimSun" w:cs="Arial"/>
          <w:kern w:val="0"/>
          <w:szCs w:val="21"/>
        </w:rPr>
        <w:t>. Use</w:t>
      </w:r>
      <w:r w:rsidR="00801123" w:rsidRPr="009D0F99">
        <w:rPr>
          <w:rFonts w:eastAsia="SimSun" w:cs="Arial"/>
          <w:b/>
          <w:bCs/>
          <w:i/>
          <w:iCs/>
          <w:kern w:val="0"/>
          <w:szCs w:val="21"/>
          <w:bdr w:val="none" w:sz="0" w:space="0" w:color="auto" w:frame="1"/>
        </w:rPr>
        <w:t>StringUtils.isNotEmpty()</w:t>
      </w:r>
      <w:r w:rsidR="00801123" w:rsidRPr="009D0F99">
        <w:rPr>
          <w:rFonts w:eastAsia="SimSun" w:cs="Arial"/>
          <w:kern w:val="0"/>
          <w:szCs w:val="21"/>
        </w:rPr>
        <w:t> for verifying if string passed as parameter is null or empty string. If it is not null or  empty; then use it further.</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kern w:val="0"/>
          <w:szCs w:val="21"/>
        </w:rPr>
        <w:t>Other similar methods are </w:t>
      </w:r>
      <w:r w:rsidRPr="009D0F99">
        <w:rPr>
          <w:rFonts w:eastAsia="SimSun" w:cs="Arial"/>
          <w:b/>
          <w:bCs/>
          <w:i/>
          <w:iCs/>
          <w:kern w:val="0"/>
          <w:szCs w:val="21"/>
          <w:bdr w:val="none" w:sz="0" w:space="0" w:color="auto" w:frame="1"/>
        </w:rPr>
        <w:t>StringUtils. IsEmpty(), and StringUtils.equals(). </w:t>
      </w:r>
      <w:r w:rsidRPr="009D0F99">
        <w:rPr>
          <w:rFonts w:eastAsia="SimSun" w:cs="Arial"/>
          <w:kern w:val="0"/>
          <w:szCs w:val="21"/>
        </w:rPr>
        <w:t>They claim in their javadocs that if StringUtils.isNotBlank() throws an NPE, then there is a bug in the API.</w:t>
      </w:r>
    </w:p>
    <w:tbl>
      <w:tblPr>
        <w:tblW w:w="15840" w:type="dxa"/>
        <w:tblCellSpacing w:w="0" w:type="dxa"/>
        <w:tblCellMar>
          <w:left w:w="0" w:type="dxa"/>
          <w:right w:w="0" w:type="dxa"/>
        </w:tblCellMar>
        <w:tblLook w:val="04A0" w:firstRow="1" w:lastRow="0" w:firstColumn="1" w:lastColumn="0" w:noHBand="0" w:noVBand="1"/>
      </w:tblPr>
      <w:tblGrid>
        <w:gridCol w:w="495"/>
        <w:gridCol w:w="1534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tc>
        <w:tc>
          <w:tcPr>
            <w:tcW w:w="1534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if (StringUtils.isNotEmpty(obj.getvalue())){</w:t>
            </w:r>
          </w:p>
          <w:p w:rsidR="00801123" w:rsidRPr="009D0F99" w:rsidRDefault="00801123" w:rsidP="00FA78F5">
            <w:pPr>
              <w:widowControl/>
              <w:jc w:val="left"/>
              <w:rPr>
                <w:rFonts w:eastAsia="SimSun" w:cs="SimSun"/>
                <w:kern w:val="0"/>
                <w:szCs w:val="21"/>
              </w:rPr>
            </w:pPr>
            <w:r w:rsidRPr="009D0F99">
              <w:rPr>
                <w:rFonts w:eastAsia="SimSun" w:cs="SimSun"/>
                <w:kern w:val="0"/>
                <w:szCs w:val="21"/>
              </w:rPr>
              <w:t>    String s = obj.getvalue();</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b/>
          <w:bCs/>
          <w:kern w:val="0"/>
          <w:szCs w:val="21"/>
          <w:bdr w:val="none" w:sz="0" w:space="0" w:color="auto" w:frame="1"/>
        </w:rPr>
        <w:t>3) Check Method Arguments for null very early</w:t>
      </w:r>
    </w:p>
    <w:p w:rsidR="00801123" w:rsidRPr="009D0F99" w:rsidRDefault="00801123" w:rsidP="00801123">
      <w:pPr>
        <w:widowControl/>
        <w:spacing w:after="360" w:line="312" w:lineRule="atLeast"/>
        <w:ind w:leftChars="200" w:left="420"/>
        <w:jc w:val="left"/>
        <w:textAlignment w:val="baseline"/>
        <w:rPr>
          <w:rFonts w:eastAsia="SimSun" w:cs="Arial"/>
          <w:kern w:val="0"/>
          <w:szCs w:val="21"/>
        </w:rPr>
      </w:pPr>
      <w:r w:rsidRPr="009D0F99">
        <w:rPr>
          <w:rFonts w:eastAsia="SimSun" w:cs="Arial"/>
          <w:kern w:val="0"/>
          <w:szCs w:val="21"/>
        </w:rPr>
        <w:t>You should always put input validation at the beginning of your method so that the rest of your code does not have to deal with the possibility of incorrect input. So if someone passes in a null, things will break  early in the stack rather than in some deeper location where the root problem will be rather difficult to identify.</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i/>
          <w:iCs/>
          <w:kern w:val="0"/>
          <w:szCs w:val="21"/>
          <w:bdr w:val="none" w:sz="0" w:space="0" w:color="auto" w:frame="1"/>
        </w:rPr>
        <w:t>Aiming for fail fast behavior is a good choice in most situations.</w:t>
      </w:r>
    </w:p>
    <w:p w:rsidR="00801123" w:rsidRPr="009D0F99" w:rsidRDefault="00801123" w:rsidP="00801123">
      <w:pPr>
        <w:widowControl/>
        <w:spacing w:line="312" w:lineRule="atLeast"/>
        <w:ind w:leftChars="200" w:left="420"/>
        <w:jc w:val="left"/>
        <w:textAlignment w:val="baseline"/>
        <w:rPr>
          <w:rFonts w:eastAsia="SimSun" w:cs="Arial"/>
          <w:kern w:val="0"/>
          <w:szCs w:val="21"/>
        </w:rPr>
      </w:pPr>
      <w:r w:rsidRPr="009D0F99">
        <w:rPr>
          <w:rFonts w:eastAsia="SimSun" w:cs="Arial"/>
          <w:b/>
          <w:bCs/>
          <w:kern w:val="0"/>
          <w:szCs w:val="21"/>
          <w:bdr w:val="none" w:sz="0" w:space="0" w:color="auto" w:frame="1"/>
        </w:rPr>
        <w:t>4) Consider Primitives Rather than Objects</w:t>
      </w:r>
    </w:p>
    <w:p w:rsidR="00801123" w:rsidRPr="009D0F99" w:rsidRDefault="00801123" w:rsidP="00801123">
      <w:pPr>
        <w:widowControl/>
        <w:spacing w:after="360" w:line="312" w:lineRule="atLeast"/>
        <w:ind w:leftChars="200" w:left="420"/>
        <w:jc w:val="left"/>
        <w:textAlignment w:val="baseline"/>
        <w:rPr>
          <w:ins w:id="0" w:author="Unknown"/>
          <w:rFonts w:eastAsia="SimSun" w:cs="Arial"/>
          <w:kern w:val="0"/>
          <w:szCs w:val="21"/>
        </w:rPr>
      </w:pPr>
      <w:ins w:id="1" w:author="Unknown">
        <w:r w:rsidRPr="009D0F99">
          <w:rPr>
            <w:rFonts w:eastAsia="SimSun" w:cs="Arial"/>
            <w:kern w:val="0"/>
            <w:szCs w:val="21"/>
          </w:rPr>
          <w:t>Null problem occurs where object references points to nothing. So it is always safe to use primitives as much as possible because they does not suffer with null references. All primitives must have some default values also attached so beware of it.</w:t>
        </w:r>
      </w:ins>
    </w:p>
    <w:p w:rsidR="00801123" w:rsidRPr="009D0F99" w:rsidRDefault="00801123" w:rsidP="00801123">
      <w:pPr>
        <w:widowControl/>
        <w:spacing w:line="312" w:lineRule="atLeast"/>
        <w:ind w:leftChars="200" w:left="420"/>
        <w:jc w:val="left"/>
        <w:textAlignment w:val="baseline"/>
        <w:rPr>
          <w:ins w:id="2" w:author="Unknown"/>
          <w:rFonts w:eastAsia="SimSun" w:cs="Arial"/>
          <w:kern w:val="0"/>
          <w:szCs w:val="21"/>
        </w:rPr>
      </w:pPr>
      <w:ins w:id="3" w:author="Unknown">
        <w:r w:rsidRPr="009D0F99">
          <w:rPr>
            <w:rFonts w:eastAsia="SimSun" w:cs="Arial"/>
            <w:b/>
            <w:bCs/>
            <w:kern w:val="0"/>
            <w:szCs w:val="21"/>
            <w:bdr w:val="none" w:sz="0" w:space="0" w:color="auto" w:frame="1"/>
          </w:rPr>
          <w:t>5) Carefully Consider Chained Method Calls</w:t>
        </w:r>
      </w:ins>
    </w:p>
    <w:p w:rsidR="00801123" w:rsidRPr="009D0F99" w:rsidRDefault="00801123" w:rsidP="00801123">
      <w:pPr>
        <w:widowControl/>
        <w:spacing w:after="360" w:line="312" w:lineRule="atLeast"/>
        <w:ind w:leftChars="200" w:left="420"/>
        <w:jc w:val="left"/>
        <w:textAlignment w:val="baseline"/>
        <w:rPr>
          <w:ins w:id="4" w:author="Unknown"/>
          <w:rFonts w:eastAsia="SimSun" w:cs="Arial"/>
          <w:kern w:val="0"/>
          <w:szCs w:val="21"/>
        </w:rPr>
      </w:pPr>
      <w:ins w:id="5" w:author="Unknown">
        <w:r w:rsidRPr="009D0F99">
          <w:rPr>
            <w:rFonts w:eastAsia="SimSun" w:cs="Arial"/>
            <w:kern w:val="0"/>
            <w:szCs w:val="21"/>
          </w:rPr>
          <w:t>While chained statements are nice to look at in the code, they are not NPE friendly. A single statement spread over several lines will give you the line number of the first line in the stack trace regardless of where it occurs.</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ins w:id="6" w:author="Unknown"/>
          <w:rFonts w:eastAsia="SimSun" w:cs="Courier New"/>
          <w:kern w:val="0"/>
          <w:szCs w:val="21"/>
        </w:rPr>
      </w:pPr>
      <w:ins w:id="7" w:author="Unknown">
        <w:r w:rsidRPr="009D0F99">
          <w:rPr>
            <w:rFonts w:eastAsia="SimSun" w:cs="Courier New"/>
            <w:kern w:val="0"/>
            <w:szCs w:val="21"/>
          </w:rPr>
          <w:t>ref.method1().method2().method3().methods4();</w:t>
        </w:r>
      </w:ins>
    </w:p>
    <w:p w:rsidR="00801123" w:rsidRPr="009D0F99" w:rsidRDefault="00801123" w:rsidP="00801123">
      <w:pPr>
        <w:widowControl/>
        <w:spacing w:line="312" w:lineRule="atLeast"/>
        <w:ind w:leftChars="200" w:left="420"/>
        <w:jc w:val="left"/>
        <w:textAlignment w:val="baseline"/>
        <w:rPr>
          <w:ins w:id="8" w:author="Unknown"/>
          <w:rFonts w:eastAsia="SimSun" w:cs="Arial"/>
          <w:kern w:val="0"/>
          <w:szCs w:val="21"/>
        </w:rPr>
      </w:pPr>
      <w:ins w:id="9" w:author="Unknown">
        <w:r w:rsidRPr="009D0F99">
          <w:rPr>
            <w:rFonts w:eastAsia="SimSun" w:cs="Arial"/>
            <w:kern w:val="0"/>
            <w:szCs w:val="21"/>
          </w:rPr>
          <w:t>These kind of chained statement will print only “</w:t>
        </w:r>
        <w:r w:rsidRPr="009D0F99">
          <w:rPr>
            <w:rFonts w:eastAsia="SimSun" w:cs="Arial"/>
            <w:i/>
            <w:iCs/>
            <w:kern w:val="0"/>
            <w:szCs w:val="21"/>
            <w:bdr w:val="none" w:sz="0" w:space="0" w:color="auto" w:frame="1"/>
          </w:rPr>
          <w:t>NullPointerException occurred in line number xyz”. </w:t>
        </w:r>
        <w:r w:rsidRPr="009D0F99">
          <w:rPr>
            <w:rFonts w:eastAsia="SimSun" w:cs="Arial"/>
            <w:kern w:val="0"/>
            <w:szCs w:val="21"/>
          </w:rPr>
          <w:t>It really is hard to debug such code. Avoid such calls.</w:t>
        </w:r>
      </w:ins>
    </w:p>
    <w:p w:rsidR="00801123" w:rsidRPr="009D0F99" w:rsidRDefault="00801123" w:rsidP="00801123">
      <w:pPr>
        <w:widowControl/>
        <w:spacing w:line="312" w:lineRule="atLeast"/>
        <w:ind w:leftChars="200" w:left="420"/>
        <w:jc w:val="left"/>
        <w:textAlignment w:val="baseline"/>
        <w:rPr>
          <w:ins w:id="10" w:author="Unknown"/>
          <w:rFonts w:eastAsia="SimSun" w:cs="Arial"/>
          <w:kern w:val="0"/>
          <w:szCs w:val="21"/>
        </w:rPr>
      </w:pPr>
      <w:ins w:id="11" w:author="Unknown">
        <w:r w:rsidRPr="009D0F99">
          <w:rPr>
            <w:rFonts w:eastAsia="SimSun" w:cs="Arial"/>
            <w:b/>
            <w:bCs/>
            <w:kern w:val="0"/>
            <w:szCs w:val="21"/>
            <w:bdr w:val="none" w:sz="0" w:space="0" w:color="auto" w:frame="1"/>
          </w:rPr>
          <w:t>6) Use String.valueOf() Rather than toString()</w:t>
        </w:r>
      </w:ins>
    </w:p>
    <w:p w:rsidR="00801123" w:rsidRPr="009D0F99" w:rsidRDefault="00801123" w:rsidP="00801123">
      <w:pPr>
        <w:widowControl/>
        <w:spacing w:after="360" w:line="312" w:lineRule="atLeast"/>
        <w:ind w:leftChars="200" w:left="420"/>
        <w:jc w:val="left"/>
        <w:textAlignment w:val="baseline"/>
        <w:rPr>
          <w:ins w:id="12" w:author="Unknown"/>
          <w:rFonts w:eastAsia="SimSun" w:cs="Arial"/>
          <w:kern w:val="0"/>
          <w:szCs w:val="21"/>
        </w:rPr>
      </w:pPr>
      <w:ins w:id="13" w:author="Unknown">
        <w:r w:rsidRPr="009D0F99">
          <w:rPr>
            <w:rFonts w:eastAsia="SimSun" w:cs="Arial"/>
            <w:kern w:val="0"/>
            <w:szCs w:val="21"/>
          </w:rPr>
          <w:t>If you have to print the string representation of any object, the don’t use object.toString(). This is a very soft target for NPE. Instead use String.valueOf(object).</w:t>
        </w:r>
        <w:r w:rsidRPr="009D0F99">
          <w:rPr>
            <w:rFonts w:eastAsia="SimSun" w:cs="Arial"/>
            <w:kern w:val="0"/>
            <w:szCs w:val="21"/>
          </w:rPr>
          <w:br/>
        </w:r>
        <w:r w:rsidRPr="009D0F99">
          <w:rPr>
            <w:rFonts w:eastAsia="SimSun" w:cs="Arial"/>
            <w:kern w:val="0"/>
            <w:szCs w:val="21"/>
          </w:rPr>
          <w:lastRenderedPageBreak/>
          <w:t>Even if object is null in second method, it will not give exception and will prints ‘null’ to output stream.</w:t>
        </w:r>
      </w:ins>
    </w:p>
    <w:p w:rsidR="00801123" w:rsidRPr="009D0F99" w:rsidRDefault="00801123" w:rsidP="00801123">
      <w:pPr>
        <w:widowControl/>
        <w:spacing w:line="312" w:lineRule="atLeast"/>
        <w:ind w:leftChars="200" w:left="420"/>
        <w:jc w:val="left"/>
        <w:textAlignment w:val="baseline"/>
        <w:rPr>
          <w:ins w:id="14" w:author="Unknown"/>
          <w:rFonts w:eastAsia="SimSun" w:cs="Arial"/>
          <w:kern w:val="0"/>
          <w:szCs w:val="21"/>
        </w:rPr>
      </w:pPr>
      <w:ins w:id="15" w:author="Unknown">
        <w:r w:rsidRPr="009D0F99">
          <w:rPr>
            <w:rFonts w:eastAsia="SimSun" w:cs="Arial"/>
            <w:b/>
            <w:bCs/>
            <w:kern w:val="0"/>
            <w:szCs w:val="21"/>
            <w:bdr w:val="none" w:sz="0" w:space="0" w:color="auto" w:frame="1"/>
          </w:rPr>
          <w:t>7) Avoid returning null from your methods</w:t>
        </w:r>
      </w:ins>
    </w:p>
    <w:p w:rsidR="00801123" w:rsidRPr="009D0F99" w:rsidRDefault="00801123" w:rsidP="00801123">
      <w:pPr>
        <w:widowControl/>
        <w:spacing w:after="360" w:line="312" w:lineRule="atLeast"/>
        <w:ind w:leftChars="200" w:left="420"/>
        <w:jc w:val="left"/>
        <w:textAlignment w:val="baseline"/>
        <w:rPr>
          <w:ins w:id="16" w:author="Unknown"/>
          <w:rFonts w:eastAsia="SimSun" w:cs="Arial"/>
          <w:kern w:val="0"/>
          <w:szCs w:val="21"/>
        </w:rPr>
      </w:pPr>
      <w:ins w:id="17" w:author="Unknown">
        <w:r w:rsidRPr="009D0F99">
          <w:rPr>
            <w:rFonts w:eastAsia="SimSun" w:cs="Arial"/>
            <w:kern w:val="0"/>
            <w:szCs w:val="21"/>
          </w:rPr>
          <w:t>An awesome tip to avoid NPE is to return empty strings or empty collections rather than a null. Do this consistently across your application. You will note that a bucket load of null checks become unneeded if you do so.</w:t>
        </w:r>
      </w:ins>
    </w:p>
    <w:p w:rsidR="00801123" w:rsidRPr="009D0F99" w:rsidRDefault="00801123" w:rsidP="00801123">
      <w:pPr>
        <w:widowControl/>
        <w:spacing w:after="360" w:line="312" w:lineRule="atLeast"/>
        <w:ind w:leftChars="200" w:left="420"/>
        <w:jc w:val="left"/>
        <w:textAlignment w:val="baseline"/>
        <w:rPr>
          <w:ins w:id="18" w:author="Unknown"/>
          <w:rFonts w:eastAsia="SimSun" w:cs="Arial"/>
          <w:kern w:val="0"/>
          <w:szCs w:val="21"/>
        </w:rPr>
      </w:pPr>
      <w:ins w:id="19" w:author="Unknown">
        <w:r w:rsidRPr="009D0F99">
          <w:rPr>
            <w:rFonts w:eastAsia="SimSun" w:cs="Arial"/>
            <w:kern w:val="0"/>
            <w:szCs w:val="21"/>
          </w:rPr>
          <w:t>An example could be:</w:t>
        </w:r>
      </w:ins>
    </w:p>
    <w:tbl>
      <w:tblPr>
        <w:tblW w:w="15840" w:type="dxa"/>
        <w:tblCellSpacing w:w="0" w:type="dxa"/>
        <w:tblCellMar>
          <w:left w:w="0" w:type="dxa"/>
          <w:right w:w="0" w:type="dxa"/>
        </w:tblCellMar>
        <w:tblLook w:val="04A0" w:firstRow="1" w:lastRow="0" w:firstColumn="1" w:lastColumn="0" w:noHBand="0" w:noVBand="1"/>
      </w:tblPr>
      <w:tblGrid>
        <w:gridCol w:w="495"/>
        <w:gridCol w:w="1534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p w:rsidR="00801123" w:rsidRPr="009D0F99" w:rsidRDefault="00801123" w:rsidP="00FA78F5">
            <w:pPr>
              <w:widowControl/>
              <w:jc w:val="left"/>
              <w:rPr>
                <w:rFonts w:eastAsia="SimSun" w:cs="SimSun"/>
                <w:kern w:val="0"/>
                <w:szCs w:val="21"/>
              </w:rPr>
            </w:pPr>
            <w:r w:rsidRPr="009D0F99">
              <w:rPr>
                <w:rFonts w:eastAsia="SimSun" w:cs="SimSun"/>
                <w:kern w:val="0"/>
                <w:szCs w:val="21"/>
              </w:rPr>
              <w:t>5</w:t>
            </w:r>
          </w:p>
          <w:p w:rsidR="00801123" w:rsidRPr="009D0F99" w:rsidRDefault="00801123" w:rsidP="00FA78F5">
            <w:pPr>
              <w:widowControl/>
              <w:jc w:val="left"/>
              <w:rPr>
                <w:rFonts w:eastAsia="SimSun" w:cs="SimSun"/>
                <w:kern w:val="0"/>
                <w:szCs w:val="21"/>
              </w:rPr>
            </w:pPr>
            <w:r w:rsidRPr="009D0F99">
              <w:rPr>
                <w:rFonts w:eastAsia="SimSun" w:cs="SimSun"/>
                <w:kern w:val="0"/>
                <w:szCs w:val="21"/>
              </w:rPr>
              <w:t>6</w:t>
            </w:r>
          </w:p>
          <w:p w:rsidR="00801123" w:rsidRPr="009D0F99" w:rsidRDefault="00801123" w:rsidP="00FA78F5">
            <w:pPr>
              <w:widowControl/>
              <w:jc w:val="left"/>
              <w:rPr>
                <w:rFonts w:eastAsia="SimSun" w:cs="SimSun"/>
                <w:kern w:val="0"/>
                <w:szCs w:val="21"/>
              </w:rPr>
            </w:pPr>
            <w:r w:rsidRPr="009D0F99">
              <w:rPr>
                <w:rFonts w:eastAsia="SimSun" w:cs="SimSun"/>
                <w:kern w:val="0"/>
                <w:szCs w:val="21"/>
              </w:rPr>
              <w:t>7</w:t>
            </w:r>
          </w:p>
          <w:p w:rsidR="00801123" w:rsidRPr="009D0F99" w:rsidRDefault="00801123" w:rsidP="00FA78F5">
            <w:pPr>
              <w:widowControl/>
              <w:jc w:val="left"/>
              <w:rPr>
                <w:rFonts w:eastAsia="SimSun" w:cs="SimSun"/>
                <w:kern w:val="0"/>
                <w:szCs w:val="21"/>
              </w:rPr>
            </w:pPr>
            <w:r w:rsidRPr="009D0F99">
              <w:rPr>
                <w:rFonts w:eastAsia="SimSun" w:cs="SimSun"/>
                <w:kern w:val="0"/>
                <w:szCs w:val="21"/>
              </w:rPr>
              <w:t>8</w:t>
            </w:r>
          </w:p>
          <w:p w:rsidR="00801123" w:rsidRPr="009D0F99" w:rsidRDefault="00801123" w:rsidP="00FA78F5">
            <w:pPr>
              <w:widowControl/>
              <w:jc w:val="left"/>
              <w:rPr>
                <w:rFonts w:eastAsia="SimSun" w:cs="SimSun"/>
                <w:kern w:val="0"/>
                <w:szCs w:val="21"/>
              </w:rPr>
            </w:pPr>
            <w:r w:rsidRPr="009D0F99">
              <w:rPr>
                <w:rFonts w:eastAsia="SimSun" w:cs="SimSun"/>
                <w:kern w:val="0"/>
                <w:szCs w:val="21"/>
              </w:rPr>
              <w:t>9</w:t>
            </w:r>
          </w:p>
        </w:tc>
        <w:tc>
          <w:tcPr>
            <w:tcW w:w="1534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List&lt;string&gt; data = 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@SuppressWarnings("unchecked")</w:t>
            </w:r>
          </w:p>
          <w:p w:rsidR="00801123" w:rsidRPr="009D0F99" w:rsidRDefault="00801123" w:rsidP="00FA78F5">
            <w:pPr>
              <w:widowControl/>
              <w:jc w:val="left"/>
              <w:rPr>
                <w:rFonts w:eastAsia="SimSun" w:cs="SimSun"/>
                <w:kern w:val="0"/>
                <w:szCs w:val="21"/>
              </w:rPr>
            </w:pPr>
            <w:r w:rsidRPr="009D0F99">
              <w:rPr>
                <w:rFonts w:eastAsia="SimSun" w:cs="SimSun"/>
                <w:kern w:val="0"/>
                <w:szCs w:val="21"/>
              </w:rPr>
              <w:t>public List getDataDemo()</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p w:rsidR="00801123" w:rsidRPr="009D0F99" w:rsidRDefault="00801123" w:rsidP="00FA78F5">
            <w:pPr>
              <w:widowControl/>
              <w:jc w:val="left"/>
              <w:rPr>
                <w:rFonts w:eastAsia="SimSun" w:cs="SimSun"/>
                <w:kern w:val="0"/>
                <w:szCs w:val="21"/>
              </w:rPr>
            </w:pPr>
            <w:r w:rsidRPr="009D0F99">
              <w:rPr>
                <w:rFonts w:eastAsia="SimSun" w:cs="SimSun"/>
                <w:kern w:val="0"/>
                <w:szCs w:val="21"/>
              </w:rPr>
              <w:t>    if(data == 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        return Collections.EMPTY_LIST; //Returns unmodifiable list</w:t>
            </w:r>
          </w:p>
          <w:p w:rsidR="00801123" w:rsidRPr="009D0F99" w:rsidRDefault="00801123" w:rsidP="00FA78F5">
            <w:pPr>
              <w:widowControl/>
              <w:jc w:val="left"/>
              <w:rPr>
                <w:rFonts w:eastAsia="SimSun" w:cs="SimSun"/>
                <w:kern w:val="0"/>
                <w:szCs w:val="21"/>
              </w:rPr>
            </w:pPr>
            <w:r w:rsidRPr="009D0F99">
              <w:rPr>
                <w:rFonts w:eastAsia="SimSun" w:cs="SimSun"/>
                <w:kern w:val="0"/>
                <w:szCs w:val="21"/>
              </w:rPr>
              <w:t>    return data;</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pacing w:after="360" w:line="312" w:lineRule="atLeast"/>
        <w:ind w:leftChars="200" w:left="420"/>
        <w:jc w:val="left"/>
        <w:textAlignment w:val="baseline"/>
        <w:rPr>
          <w:ins w:id="20" w:author="Unknown"/>
          <w:rFonts w:eastAsia="SimSun" w:cs="Arial"/>
          <w:kern w:val="0"/>
          <w:szCs w:val="21"/>
        </w:rPr>
      </w:pPr>
      <w:ins w:id="21" w:author="Unknown">
        <w:r w:rsidRPr="009D0F99">
          <w:rPr>
            <w:rFonts w:eastAsia="SimSun" w:cs="Arial"/>
            <w:kern w:val="0"/>
            <w:szCs w:val="21"/>
          </w:rPr>
          <w:t>Users of above method, even if they missed the null check, will not see ugly NPE.</w:t>
        </w:r>
      </w:ins>
    </w:p>
    <w:p w:rsidR="00801123" w:rsidRPr="009D0F99" w:rsidRDefault="00801123" w:rsidP="00801123">
      <w:pPr>
        <w:widowControl/>
        <w:spacing w:line="312" w:lineRule="atLeast"/>
        <w:ind w:leftChars="200" w:left="420"/>
        <w:jc w:val="left"/>
        <w:textAlignment w:val="baseline"/>
        <w:rPr>
          <w:ins w:id="22" w:author="Unknown"/>
          <w:rFonts w:eastAsia="SimSun" w:cs="Arial"/>
          <w:kern w:val="0"/>
          <w:szCs w:val="21"/>
        </w:rPr>
      </w:pPr>
      <w:ins w:id="23" w:author="Unknown">
        <w:r w:rsidRPr="009D0F99">
          <w:rPr>
            <w:rFonts w:eastAsia="SimSun" w:cs="Arial"/>
            <w:b/>
            <w:bCs/>
            <w:kern w:val="0"/>
            <w:szCs w:val="21"/>
            <w:bdr w:val="none" w:sz="0" w:space="0" w:color="auto" w:frame="1"/>
          </w:rPr>
          <w:t>8) Discourage Passing of Null Parameters</w:t>
        </w:r>
      </w:ins>
    </w:p>
    <w:p w:rsidR="00801123" w:rsidRPr="009D0F99" w:rsidRDefault="00801123" w:rsidP="00801123">
      <w:pPr>
        <w:widowControl/>
        <w:spacing w:after="360" w:line="312" w:lineRule="atLeast"/>
        <w:ind w:leftChars="200" w:left="420"/>
        <w:jc w:val="left"/>
        <w:textAlignment w:val="baseline"/>
        <w:rPr>
          <w:ins w:id="24" w:author="Unknown"/>
          <w:rFonts w:eastAsia="SimSun" w:cs="Arial"/>
          <w:kern w:val="0"/>
          <w:szCs w:val="21"/>
        </w:rPr>
      </w:pPr>
      <w:ins w:id="25" w:author="Unknown">
        <w:r w:rsidRPr="009D0F99">
          <w:rPr>
            <w:rFonts w:eastAsia="SimSun" w:cs="Arial"/>
            <w:kern w:val="0"/>
            <w:szCs w:val="21"/>
          </w:rPr>
          <w:t>I have seen some method declarations where method expects two or more parameters. If one of parameter is passed as null, then also method works if some different manner. Avoid this.</w:t>
        </w:r>
      </w:ins>
    </w:p>
    <w:p w:rsidR="00801123" w:rsidRPr="009D0F99" w:rsidRDefault="00801123" w:rsidP="00801123">
      <w:pPr>
        <w:widowControl/>
        <w:spacing w:after="360" w:line="312" w:lineRule="atLeast"/>
        <w:ind w:leftChars="200" w:left="420"/>
        <w:jc w:val="left"/>
        <w:textAlignment w:val="baseline"/>
        <w:rPr>
          <w:ins w:id="26" w:author="Unknown"/>
          <w:rFonts w:eastAsia="SimSun" w:cs="Arial"/>
          <w:kern w:val="0"/>
          <w:szCs w:val="21"/>
        </w:rPr>
      </w:pPr>
      <w:ins w:id="27" w:author="Unknown">
        <w:r w:rsidRPr="009D0F99">
          <w:rPr>
            <w:rFonts w:eastAsia="SimSun" w:cs="Arial"/>
            <w:kern w:val="0"/>
            <w:szCs w:val="21"/>
          </w:rPr>
          <w:t>In stead you should define two methods; one with single parameter and second with two parameters. Make parameters passing mandatory. This helps a lot when writing application logic inside methods because you are sure that method parameters will not be null; so you don’t put unnecessary assumptions and assertions.</w:t>
        </w:r>
      </w:ins>
    </w:p>
    <w:p w:rsidR="00801123" w:rsidRPr="009D0F99" w:rsidRDefault="00801123" w:rsidP="00801123">
      <w:pPr>
        <w:widowControl/>
        <w:spacing w:line="312" w:lineRule="atLeast"/>
        <w:ind w:leftChars="200" w:left="420"/>
        <w:jc w:val="left"/>
        <w:textAlignment w:val="baseline"/>
        <w:rPr>
          <w:ins w:id="28" w:author="Unknown"/>
          <w:rFonts w:eastAsia="SimSun" w:cs="Arial"/>
          <w:kern w:val="0"/>
          <w:szCs w:val="21"/>
        </w:rPr>
      </w:pPr>
      <w:ins w:id="29" w:author="Unknown">
        <w:r w:rsidRPr="009D0F99">
          <w:rPr>
            <w:rFonts w:eastAsia="SimSun" w:cs="Arial"/>
            <w:b/>
            <w:bCs/>
            <w:kern w:val="0"/>
            <w:szCs w:val="21"/>
            <w:bdr w:val="none" w:sz="0" w:space="0" w:color="auto" w:frame="1"/>
          </w:rPr>
          <w:t>9) Call String.equals(String) on ‘Safe’ Non-Null String</w:t>
        </w:r>
      </w:ins>
    </w:p>
    <w:p w:rsidR="00801123" w:rsidRPr="009D0F99" w:rsidRDefault="00801123" w:rsidP="00801123">
      <w:pPr>
        <w:widowControl/>
        <w:spacing w:after="360" w:line="312" w:lineRule="atLeast"/>
        <w:ind w:leftChars="200" w:left="420"/>
        <w:jc w:val="left"/>
        <w:textAlignment w:val="baseline"/>
        <w:rPr>
          <w:ins w:id="30" w:author="Unknown"/>
          <w:rFonts w:eastAsia="SimSun" w:cs="Arial"/>
          <w:kern w:val="0"/>
          <w:szCs w:val="21"/>
        </w:rPr>
      </w:pPr>
      <w:ins w:id="31" w:author="Unknown">
        <w:r w:rsidRPr="009D0F99">
          <w:rPr>
            <w:rFonts w:eastAsia="SimSun" w:cs="Arial"/>
            <w:kern w:val="0"/>
            <w:szCs w:val="21"/>
          </w:rPr>
          <w:t>In stead of writing below code for string comparison</w:t>
        </w:r>
      </w:ins>
    </w:p>
    <w:tbl>
      <w:tblPr>
        <w:tblW w:w="15840" w:type="dxa"/>
        <w:tblCellSpacing w:w="0" w:type="dxa"/>
        <w:tblCellMar>
          <w:left w:w="0" w:type="dxa"/>
          <w:right w:w="0" w:type="dxa"/>
        </w:tblCellMar>
        <w:tblLook w:val="04A0" w:firstRow="1" w:lastRow="0" w:firstColumn="1" w:lastColumn="0" w:noHBand="0" w:noVBand="1"/>
      </w:tblPr>
      <w:tblGrid>
        <w:gridCol w:w="495"/>
        <w:gridCol w:w="1534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p w:rsidR="00801123" w:rsidRPr="009D0F99" w:rsidRDefault="00801123" w:rsidP="00FA78F5">
            <w:pPr>
              <w:widowControl/>
              <w:jc w:val="left"/>
              <w:rPr>
                <w:rFonts w:eastAsia="SimSun" w:cs="SimSun"/>
                <w:kern w:val="0"/>
                <w:szCs w:val="21"/>
              </w:rPr>
            </w:pPr>
            <w:r w:rsidRPr="009D0F99">
              <w:rPr>
                <w:rFonts w:eastAsia="SimSun" w:cs="SimSun"/>
                <w:kern w:val="0"/>
                <w:szCs w:val="21"/>
              </w:rPr>
              <w:t>5</w:t>
            </w:r>
          </w:p>
          <w:p w:rsidR="00801123" w:rsidRPr="009D0F99" w:rsidRDefault="00801123" w:rsidP="00FA78F5">
            <w:pPr>
              <w:widowControl/>
              <w:jc w:val="left"/>
              <w:rPr>
                <w:rFonts w:eastAsia="SimSun" w:cs="SimSun"/>
                <w:kern w:val="0"/>
                <w:szCs w:val="21"/>
              </w:rPr>
            </w:pPr>
            <w:r w:rsidRPr="009D0F99">
              <w:rPr>
                <w:rFonts w:eastAsia="SimSun" w:cs="SimSun"/>
                <w:kern w:val="0"/>
                <w:szCs w:val="21"/>
              </w:rPr>
              <w:t>6</w:t>
            </w:r>
          </w:p>
          <w:p w:rsidR="00801123" w:rsidRPr="009D0F99" w:rsidRDefault="00801123" w:rsidP="00FA78F5">
            <w:pPr>
              <w:widowControl/>
              <w:jc w:val="left"/>
              <w:rPr>
                <w:rFonts w:eastAsia="SimSun" w:cs="SimSun"/>
                <w:kern w:val="0"/>
                <w:szCs w:val="21"/>
              </w:rPr>
            </w:pPr>
            <w:r w:rsidRPr="009D0F99">
              <w:rPr>
                <w:rFonts w:eastAsia="SimSun" w:cs="SimSun"/>
                <w:kern w:val="0"/>
                <w:szCs w:val="21"/>
              </w:rPr>
              <w:t>7</w:t>
            </w:r>
          </w:p>
        </w:tc>
        <w:tc>
          <w:tcPr>
            <w:tcW w:w="1534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public class SampleNPE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public void demoEqualData(String param)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if (param.equals("check me"))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 some code</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pacing w:after="360" w:line="312" w:lineRule="atLeast"/>
        <w:ind w:leftChars="200" w:left="420"/>
        <w:jc w:val="left"/>
        <w:textAlignment w:val="baseline"/>
        <w:rPr>
          <w:ins w:id="32" w:author="Unknown"/>
          <w:rFonts w:eastAsia="SimSun" w:cs="Arial"/>
          <w:kern w:val="0"/>
          <w:szCs w:val="21"/>
        </w:rPr>
      </w:pPr>
      <w:ins w:id="33" w:author="Unknown">
        <w:r w:rsidRPr="009D0F99">
          <w:rPr>
            <w:rFonts w:eastAsia="SimSun" w:cs="Arial"/>
            <w:kern w:val="0"/>
            <w:szCs w:val="21"/>
          </w:rPr>
          <w:t>write above code like this. This will not cause in NPE even if param is passed as null.</w:t>
        </w:r>
      </w:ins>
    </w:p>
    <w:tbl>
      <w:tblPr>
        <w:tblW w:w="15840" w:type="dxa"/>
        <w:tblCellSpacing w:w="0" w:type="dxa"/>
        <w:tblCellMar>
          <w:left w:w="0" w:type="dxa"/>
          <w:right w:w="0" w:type="dxa"/>
        </w:tblCellMar>
        <w:tblLook w:val="04A0" w:firstRow="1" w:lastRow="0" w:firstColumn="1" w:lastColumn="0" w:noHBand="0" w:noVBand="1"/>
      </w:tblPr>
      <w:tblGrid>
        <w:gridCol w:w="495"/>
        <w:gridCol w:w="1534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lastRenderedPageBreak/>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p w:rsidR="00801123" w:rsidRPr="009D0F99" w:rsidRDefault="00801123" w:rsidP="00FA78F5">
            <w:pPr>
              <w:widowControl/>
              <w:jc w:val="left"/>
              <w:rPr>
                <w:rFonts w:eastAsia="SimSun" w:cs="SimSun"/>
                <w:kern w:val="0"/>
                <w:szCs w:val="21"/>
              </w:rPr>
            </w:pPr>
            <w:r w:rsidRPr="009D0F99">
              <w:rPr>
                <w:rFonts w:eastAsia="SimSun" w:cs="SimSun"/>
                <w:kern w:val="0"/>
                <w:szCs w:val="21"/>
              </w:rPr>
              <w:t>5</w:t>
            </w:r>
          </w:p>
          <w:p w:rsidR="00801123" w:rsidRPr="009D0F99" w:rsidRDefault="00801123" w:rsidP="00FA78F5">
            <w:pPr>
              <w:widowControl/>
              <w:jc w:val="left"/>
              <w:rPr>
                <w:rFonts w:eastAsia="SimSun" w:cs="SimSun"/>
                <w:kern w:val="0"/>
                <w:szCs w:val="21"/>
              </w:rPr>
            </w:pPr>
            <w:r w:rsidRPr="009D0F99">
              <w:rPr>
                <w:rFonts w:eastAsia="SimSun" w:cs="SimSun"/>
                <w:kern w:val="0"/>
                <w:szCs w:val="21"/>
              </w:rPr>
              <w:t>6</w:t>
            </w:r>
          </w:p>
          <w:p w:rsidR="00801123" w:rsidRPr="009D0F99" w:rsidRDefault="00801123" w:rsidP="00FA78F5">
            <w:pPr>
              <w:widowControl/>
              <w:jc w:val="left"/>
              <w:rPr>
                <w:rFonts w:eastAsia="SimSun" w:cs="SimSun"/>
                <w:kern w:val="0"/>
                <w:szCs w:val="21"/>
              </w:rPr>
            </w:pPr>
            <w:r w:rsidRPr="009D0F99">
              <w:rPr>
                <w:rFonts w:eastAsia="SimSun" w:cs="SimSun"/>
                <w:kern w:val="0"/>
                <w:szCs w:val="21"/>
              </w:rPr>
              <w:t>7</w:t>
            </w:r>
          </w:p>
          <w:p w:rsidR="00801123" w:rsidRPr="009D0F99" w:rsidRDefault="00801123" w:rsidP="00FA78F5">
            <w:pPr>
              <w:widowControl/>
              <w:jc w:val="left"/>
              <w:rPr>
                <w:rFonts w:eastAsia="SimSun" w:cs="SimSun"/>
                <w:kern w:val="0"/>
                <w:szCs w:val="21"/>
              </w:rPr>
            </w:pPr>
            <w:r w:rsidRPr="009D0F99">
              <w:rPr>
                <w:rFonts w:eastAsia="SimSun" w:cs="SimSun"/>
                <w:kern w:val="0"/>
                <w:szCs w:val="21"/>
              </w:rPr>
              <w:t>8</w:t>
            </w:r>
          </w:p>
        </w:tc>
        <w:tc>
          <w:tcPr>
            <w:tcW w:w="1534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public class SampleNPE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public void demoEqualData(String param)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xml:space="preserve">        if ("check me".equals(param)) </w:t>
            </w:r>
            <w:r w:rsidRPr="009D0F99">
              <w:rPr>
                <w:rFonts w:eastAsia="SimSun" w:cs="SimSun"/>
                <w:color w:val="FF0000"/>
                <w:kern w:val="0"/>
                <w:szCs w:val="21"/>
              </w:rPr>
              <w:t>// Do like this</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 some code</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hd w:val="clear" w:color="auto" w:fill="E2E2E2"/>
        <w:spacing w:before="540" w:after="180"/>
        <w:ind w:leftChars="200" w:left="420"/>
        <w:jc w:val="left"/>
        <w:textAlignment w:val="baseline"/>
        <w:outlineLvl w:val="2"/>
        <w:rPr>
          <w:ins w:id="34" w:author="Unknown"/>
          <w:rFonts w:eastAsia="SimSun" w:cs="Arial"/>
          <w:b/>
          <w:bCs/>
          <w:kern w:val="0"/>
          <w:szCs w:val="21"/>
        </w:rPr>
      </w:pPr>
      <w:ins w:id="35" w:author="Unknown">
        <w:r w:rsidRPr="009D0F99">
          <w:rPr>
            <w:rFonts w:eastAsia="SimSun" w:cs="Arial"/>
            <w:b/>
            <w:bCs/>
            <w:kern w:val="0"/>
            <w:szCs w:val="21"/>
          </w:rPr>
          <w:t>Available NullPointerException safe operations</w:t>
        </w:r>
      </w:ins>
    </w:p>
    <w:p w:rsidR="00801123" w:rsidRPr="009D0F99" w:rsidRDefault="00801123" w:rsidP="00801123">
      <w:pPr>
        <w:widowControl/>
        <w:spacing w:line="312" w:lineRule="atLeast"/>
        <w:ind w:leftChars="200" w:left="420"/>
        <w:jc w:val="left"/>
        <w:textAlignment w:val="baseline"/>
        <w:rPr>
          <w:ins w:id="36" w:author="Unknown"/>
          <w:rFonts w:eastAsia="SimSun" w:cs="Arial"/>
          <w:color w:val="FF0000"/>
          <w:kern w:val="0"/>
          <w:szCs w:val="21"/>
        </w:rPr>
      </w:pPr>
      <w:ins w:id="37" w:author="Unknown">
        <w:r w:rsidRPr="009D0F99">
          <w:rPr>
            <w:rFonts w:eastAsia="SimSun" w:cs="Arial"/>
            <w:b/>
            <w:bCs/>
            <w:color w:val="FF0000"/>
            <w:kern w:val="0"/>
            <w:szCs w:val="21"/>
            <w:bdr w:val="none" w:sz="0" w:space="0" w:color="auto" w:frame="1"/>
          </w:rPr>
          <w:t>instanceof operator</w:t>
        </w:r>
      </w:ins>
    </w:p>
    <w:p w:rsidR="00801123" w:rsidRPr="009D0F99" w:rsidRDefault="00801123" w:rsidP="00801123">
      <w:pPr>
        <w:widowControl/>
        <w:spacing w:after="360" w:line="312" w:lineRule="atLeast"/>
        <w:ind w:leftChars="200" w:left="420"/>
        <w:jc w:val="left"/>
        <w:textAlignment w:val="baseline"/>
        <w:rPr>
          <w:ins w:id="38" w:author="Unknown"/>
          <w:rFonts w:eastAsia="SimSun" w:cs="Arial"/>
          <w:color w:val="FF0000"/>
          <w:kern w:val="0"/>
          <w:szCs w:val="21"/>
        </w:rPr>
      </w:pPr>
      <w:ins w:id="39" w:author="Unknown">
        <w:r w:rsidRPr="009D0F99">
          <w:rPr>
            <w:rFonts w:eastAsia="SimSun" w:cs="Arial"/>
            <w:color w:val="FF0000"/>
            <w:kern w:val="0"/>
            <w:szCs w:val="21"/>
          </w:rPr>
          <w:t>The instanceof operator is NPE safe. So, instanceof null always returns false. It does not cause a NullPointerException. You can eliminate messy conditional code if you remember this fact.</w:t>
        </w:r>
      </w:ins>
    </w:p>
    <w:tbl>
      <w:tblPr>
        <w:tblW w:w="15840" w:type="dxa"/>
        <w:tblCellSpacing w:w="0" w:type="dxa"/>
        <w:tblCellMar>
          <w:left w:w="0" w:type="dxa"/>
          <w:right w:w="0" w:type="dxa"/>
        </w:tblCellMar>
        <w:tblLook w:val="04A0" w:firstRow="1" w:lastRow="0" w:firstColumn="1" w:lastColumn="0" w:noHBand="0" w:noVBand="1"/>
      </w:tblPr>
      <w:tblGrid>
        <w:gridCol w:w="495"/>
        <w:gridCol w:w="1534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p w:rsidR="00801123" w:rsidRPr="009D0F99" w:rsidRDefault="00801123" w:rsidP="00FA78F5">
            <w:pPr>
              <w:widowControl/>
              <w:jc w:val="left"/>
              <w:rPr>
                <w:rFonts w:eastAsia="SimSun" w:cs="SimSun"/>
                <w:kern w:val="0"/>
                <w:szCs w:val="21"/>
              </w:rPr>
            </w:pPr>
            <w:r w:rsidRPr="009D0F99">
              <w:rPr>
                <w:rFonts w:eastAsia="SimSun" w:cs="SimSun"/>
                <w:kern w:val="0"/>
                <w:szCs w:val="21"/>
              </w:rPr>
              <w:t>5</w:t>
            </w:r>
          </w:p>
          <w:p w:rsidR="00801123" w:rsidRPr="009D0F99" w:rsidRDefault="00801123" w:rsidP="00FA78F5">
            <w:pPr>
              <w:widowControl/>
              <w:jc w:val="left"/>
              <w:rPr>
                <w:rFonts w:eastAsia="SimSun" w:cs="SimSun"/>
                <w:kern w:val="0"/>
                <w:szCs w:val="21"/>
              </w:rPr>
            </w:pPr>
            <w:r w:rsidRPr="009D0F99">
              <w:rPr>
                <w:rFonts w:eastAsia="SimSun" w:cs="SimSun"/>
                <w:kern w:val="0"/>
                <w:szCs w:val="21"/>
              </w:rPr>
              <w:t>6</w:t>
            </w:r>
          </w:p>
          <w:p w:rsidR="00801123" w:rsidRPr="009D0F99" w:rsidRDefault="00801123" w:rsidP="00FA78F5">
            <w:pPr>
              <w:widowControl/>
              <w:jc w:val="left"/>
              <w:rPr>
                <w:rFonts w:eastAsia="SimSun" w:cs="SimSun"/>
                <w:kern w:val="0"/>
                <w:szCs w:val="21"/>
              </w:rPr>
            </w:pPr>
            <w:r w:rsidRPr="009D0F99">
              <w:rPr>
                <w:rFonts w:eastAsia="SimSun" w:cs="SimSun"/>
                <w:kern w:val="0"/>
                <w:szCs w:val="21"/>
              </w:rPr>
              <w:t>7</w:t>
            </w:r>
          </w:p>
        </w:tc>
        <w:tc>
          <w:tcPr>
            <w:tcW w:w="1534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 Unnecessary code</w:t>
            </w:r>
          </w:p>
          <w:p w:rsidR="00801123" w:rsidRPr="009D0F99" w:rsidRDefault="00801123" w:rsidP="00FA78F5">
            <w:pPr>
              <w:widowControl/>
              <w:jc w:val="left"/>
              <w:rPr>
                <w:rFonts w:eastAsia="SimSun" w:cs="SimSun"/>
                <w:kern w:val="0"/>
                <w:szCs w:val="21"/>
              </w:rPr>
            </w:pPr>
            <w:r w:rsidRPr="009D0F99">
              <w:rPr>
                <w:rFonts w:eastAsia="SimSun" w:cs="SimSun"/>
                <w:kern w:val="0"/>
                <w:szCs w:val="21"/>
              </w:rPr>
              <w:t>if (data != null &amp;amp;&amp;amp; data instanceof InterestingData)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color w:val="FF0000"/>
                <w:kern w:val="0"/>
                <w:szCs w:val="21"/>
              </w:rPr>
            </w:pPr>
            <w:r w:rsidRPr="009D0F99">
              <w:rPr>
                <w:rFonts w:eastAsia="SimSun" w:cs="SimSun"/>
                <w:color w:val="FF0000"/>
                <w:kern w:val="0"/>
                <w:szCs w:val="21"/>
              </w:rPr>
              <w:t>// Less code. Better!!</w:t>
            </w:r>
          </w:p>
          <w:p w:rsidR="00801123" w:rsidRPr="009D0F99" w:rsidRDefault="00801123" w:rsidP="00FA78F5">
            <w:pPr>
              <w:widowControl/>
              <w:jc w:val="left"/>
              <w:rPr>
                <w:rFonts w:eastAsia="SimSun" w:cs="SimSun"/>
                <w:kern w:val="0"/>
                <w:szCs w:val="21"/>
              </w:rPr>
            </w:pPr>
            <w:r w:rsidRPr="009D0F99">
              <w:rPr>
                <w:rFonts w:eastAsia="SimSun" w:cs="SimSun"/>
                <w:kern w:val="0"/>
                <w:szCs w:val="21"/>
              </w:rPr>
              <w:t>if (data instanceof InterestingData)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pacing w:line="312" w:lineRule="atLeast"/>
        <w:ind w:leftChars="200" w:left="420"/>
        <w:jc w:val="left"/>
        <w:textAlignment w:val="baseline"/>
        <w:rPr>
          <w:ins w:id="40" w:author="Unknown"/>
          <w:rFonts w:eastAsia="SimSun" w:cs="Arial"/>
          <w:kern w:val="0"/>
          <w:szCs w:val="21"/>
        </w:rPr>
      </w:pPr>
      <w:ins w:id="41" w:author="Unknown">
        <w:r w:rsidRPr="009D0F99">
          <w:rPr>
            <w:rFonts w:eastAsia="SimSun" w:cs="Arial"/>
            <w:b/>
            <w:bCs/>
            <w:kern w:val="0"/>
            <w:szCs w:val="21"/>
            <w:bdr w:val="none" w:sz="0" w:space="0" w:color="auto" w:frame="1"/>
          </w:rPr>
          <w:t>Accessing static members of a class</w:t>
        </w:r>
      </w:ins>
    </w:p>
    <w:p w:rsidR="00801123" w:rsidRPr="009D0F99" w:rsidRDefault="00801123" w:rsidP="00801123">
      <w:pPr>
        <w:widowControl/>
        <w:spacing w:after="360" w:line="312" w:lineRule="atLeast"/>
        <w:ind w:leftChars="200" w:left="420"/>
        <w:jc w:val="left"/>
        <w:textAlignment w:val="baseline"/>
        <w:rPr>
          <w:ins w:id="42" w:author="Unknown"/>
          <w:rFonts w:eastAsia="SimSun" w:cs="Arial"/>
          <w:kern w:val="0"/>
          <w:szCs w:val="21"/>
        </w:rPr>
      </w:pPr>
      <w:ins w:id="43" w:author="Unknown">
        <w:r w:rsidRPr="009D0F99">
          <w:rPr>
            <w:rFonts w:eastAsia="SimSun" w:cs="Arial"/>
            <w:kern w:val="0"/>
            <w:szCs w:val="21"/>
          </w:rPr>
          <w:t>If you are dealing with static variables or static method than you won’t get null pointer exception even if you have your reference variable pointing to null because static variables and method call are bonded during compile time based on class name and not associated with object</w:t>
        </w:r>
      </w:ins>
    </w:p>
    <w:tbl>
      <w:tblPr>
        <w:tblW w:w="16485" w:type="dxa"/>
        <w:tblCellSpacing w:w="0" w:type="dxa"/>
        <w:tblCellMar>
          <w:left w:w="0" w:type="dxa"/>
          <w:right w:w="0" w:type="dxa"/>
        </w:tblCellMar>
        <w:tblLook w:val="04A0" w:firstRow="1" w:lastRow="0" w:firstColumn="1" w:lastColumn="0" w:noHBand="0" w:noVBand="1"/>
      </w:tblPr>
      <w:tblGrid>
        <w:gridCol w:w="495"/>
        <w:gridCol w:w="15990"/>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tc>
        <w:tc>
          <w:tcPr>
            <w:tcW w:w="15990"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MyObject obj = 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String attrib = obj.staticAttribute; //no NullPointerException because staticAttribute is static variable defined in class MyObject</w:t>
            </w:r>
          </w:p>
        </w:tc>
      </w:tr>
    </w:tbl>
    <w:p w:rsidR="00801123" w:rsidRPr="009D0F99" w:rsidRDefault="00801123" w:rsidP="00801123">
      <w:pPr>
        <w:widowControl/>
        <w:spacing w:after="360" w:line="312" w:lineRule="atLeast"/>
        <w:ind w:leftChars="200" w:left="420"/>
        <w:jc w:val="left"/>
        <w:textAlignment w:val="baseline"/>
        <w:rPr>
          <w:ins w:id="44" w:author="Unknown"/>
          <w:rFonts w:eastAsia="SimSun" w:cs="Arial"/>
          <w:kern w:val="0"/>
          <w:szCs w:val="21"/>
        </w:rPr>
      </w:pPr>
      <w:ins w:id="45" w:author="Unknown">
        <w:r w:rsidRPr="009D0F99">
          <w:rPr>
            <w:rFonts w:eastAsia="SimSun" w:cs="Arial"/>
            <w:kern w:val="0"/>
            <w:szCs w:val="21"/>
          </w:rPr>
          <w:t>Please let me know if you know some more such language constructs which does not fail when null is encountered.</w:t>
        </w:r>
      </w:ins>
    </w:p>
    <w:p w:rsidR="00801123" w:rsidRPr="009D0F99" w:rsidRDefault="00801123" w:rsidP="00801123">
      <w:pPr>
        <w:widowControl/>
        <w:shd w:val="clear" w:color="auto" w:fill="E2E2E2"/>
        <w:spacing w:before="540" w:after="180"/>
        <w:ind w:leftChars="200" w:left="420"/>
        <w:jc w:val="left"/>
        <w:textAlignment w:val="baseline"/>
        <w:outlineLvl w:val="2"/>
        <w:rPr>
          <w:ins w:id="46" w:author="Unknown"/>
          <w:rFonts w:eastAsia="SimSun" w:cs="Arial"/>
          <w:b/>
          <w:bCs/>
          <w:kern w:val="0"/>
          <w:szCs w:val="21"/>
        </w:rPr>
      </w:pPr>
      <w:ins w:id="47" w:author="Unknown">
        <w:r w:rsidRPr="009D0F99">
          <w:rPr>
            <w:rFonts w:eastAsia="SimSun" w:cs="Arial"/>
            <w:b/>
            <w:bCs/>
            <w:kern w:val="0"/>
            <w:szCs w:val="21"/>
          </w:rPr>
          <w:t>What if you must allow NullPointerException in some places</w:t>
        </w:r>
      </w:ins>
    </w:p>
    <w:p w:rsidR="00801123" w:rsidRPr="009D0F99" w:rsidRDefault="00801123" w:rsidP="00801123">
      <w:pPr>
        <w:widowControl/>
        <w:spacing w:line="312" w:lineRule="atLeast"/>
        <w:ind w:leftChars="200" w:left="420"/>
        <w:jc w:val="left"/>
        <w:textAlignment w:val="baseline"/>
        <w:rPr>
          <w:ins w:id="48" w:author="Unknown"/>
          <w:rFonts w:eastAsia="SimSun" w:cs="Arial"/>
          <w:kern w:val="0"/>
          <w:szCs w:val="21"/>
        </w:rPr>
      </w:pPr>
      <w:ins w:id="49" w:author="Unknown">
        <w:r w:rsidRPr="009D0F99">
          <w:rPr>
            <w:rFonts w:eastAsia="SimSun" w:cs="Arial"/>
            <w:b/>
            <w:bCs/>
            <w:i/>
            <w:iCs/>
            <w:kern w:val="0"/>
            <w:szCs w:val="21"/>
            <w:bdr w:val="none" w:sz="0" w:space="0" w:color="auto" w:frame="1"/>
          </w:rPr>
          <w:t>Joshua bloch</w:t>
        </w:r>
        <w:r w:rsidRPr="009D0F99">
          <w:rPr>
            <w:rFonts w:eastAsia="SimSun" w:cs="Arial"/>
            <w:kern w:val="0"/>
            <w:szCs w:val="21"/>
          </w:rPr>
          <w:t> in effective java says that “Arguably, all erroneous method invocations boil down to an illegal argument or illegal state, but other exceptions are standardly used for certain kinds of illegal arguments and states. If a caller passes null in some parameter for which null values are prohibited, convention dictates that NullPointerException be thrown rather than IllegalArgumentException.”</w:t>
        </w:r>
      </w:ins>
    </w:p>
    <w:p w:rsidR="00801123" w:rsidRPr="009D0F99" w:rsidRDefault="00801123" w:rsidP="00801123">
      <w:pPr>
        <w:widowControl/>
        <w:spacing w:line="312" w:lineRule="atLeast"/>
        <w:ind w:leftChars="200" w:left="420"/>
        <w:jc w:val="left"/>
        <w:textAlignment w:val="baseline"/>
        <w:rPr>
          <w:ins w:id="50" w:author="Unknown"/>
          <w:rFonts w:eastAsia="SimSun" w:cs="Arial"/>
          <w:kern w:val="0"/>
          <w:szCs w:val="21"/>
        </w:rPr>
      </w:pPr>
      <w:ins w:id="51" w:author="Unknown">
        <w:r w:rsidRPr="009D0F99">
          <w:rPr>
            <w:rFonts w:eastAsia="SimSun" w:cs="Arial"/>
            <w:kern w:val="0"/>
            <w:szCs w:val="21"/>
          </w:rPr>
          <w:t>So if you must allow NullPointerException in some places in you code then </w:t>
        </w:r>
        <w:r w:rsidRPr="009D0F99">
          <w:rPr>
            <w:rFonts w:eastAsia="SimSun" w:cs="Arial"/>
            <w:b/>
            <w:bCs/>
            <w:kern w:val="0"/>
            <w:szCs w:val="21"/>
            <w:bdr w:val="none" w:sz="0" w:space="0" w:color="auto" w:frame="1"/>
          </w:rPr>
          <w:t>make sure you make them more informative then they usually are</w:t>
        </w:r>
        <w:r w:rsidRPr="009D0F99">
          <w:rPr>
            <w:rFonts w:eastAsia="SimSun" w:cs="Arial"/>
            <w:kern w:val="0"/>
            <w:szCs w:val="21"/>
          </w:rPr>
          <w:t>. Take a look at below example:</w:t>
        </w:r>
      </w:ins>
    </w:p>
    <w:tbl>
      <w:tblPr>
        <w:tblW w:w="15840" w:type="dxa"/>
        <w:tblCellSpacing w:w="0" w:type="dxa"/>
        <w:tblCellMar>
          <w:left w:w="0" w:type="dxa"/>
          <w:right w:w="0" w:type="dxa"/>
        </w:tblCellMar>
        <w:tblLook w:val="04A0" w:firstRow="1" w:lastRow="0" w:firstColumn="1" w:lastColumn="0" w:noHBand="0" w:noVBand="1"/>
      </w:tblPr>
      <w:tblGrid>
        <w:gridCol w:w="615"/>
        <w:gridCol w:w="15225"/>
      </w:tblGrid>
      <w:tr w:rsidR="00801123" w:rsidRPr="009D0F99" w:rsidTr="00FA78F5">
        <w:trPr>
          <w:tblCellSpacing w:w="0" w:type="dxa"/>
        </w:trPr>
        <w:tc>
          <w:tcPr>
            <w:tcW w:w="0" w:type="auto"/>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lastRenderedPageBreak/>
              <w:t>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w:t>
            </w:r>
          </w:p>
          <w:p w:rsidR="00801123" w:rsidRPr="009D0F99" w:rsidRDefault="00801123" w:rsidP="00FA78F5">
            <w:pPr>
              <w:widowControl/>
              <w:jc w:val="left"/>
              <w:rPr>
                <w:rFonts w:eastAsia="SimSun" w:cs="SimSun"/>
                <w:kern w:val="0"/>
                <w:szCs w:val="21"/>
              </w:rPr>
            </w:pPr>
            <w:r w:rsidRPr="009D0F99">
              <w:rPr>
                <w:rFonts w:eastAsia="SimSun" w:cs="SimSun"/>
                <w:kern w:val="0"/>
                <w:szCs w:val="21"/>
              </w:rPr>
              <w:t>3</w:t>
            </w:r>
          </w:p>
          <w:p w:rsidR="00801123" w:rsidRPr="009D0F99" w:rsidRDefault="00801123" w:rsidP="00FA78F5">
            <w:pPr>
              <w:widowControl/>
              <w:jc w:val="left"/>
              <w:rPr>
                <w:rFonts w:eastAsia="SimSun" w:cs="SimSun"/>
                <w:kern w:val="0"/>
                <w:szCs w:val="21"/>
              </w:rPr>
            </w:pPr>
            <w:r w:rsidRPr="009D0F99">
              <w:rPr>
                <w:rFonts w:eastAsia="SimSun" w:cs="SimSun"/>
                <w:kern w:val="0"/>
                <w:szCs w:val="21"/>
              </w:rPr>
              <w:t>4</w:t>
            </w:r>
          </w:p>
          <w:p w:rsidR="00801123" w:rsidRPr="009D0F99" w:rsidRDefault="00801123" w:rsidP="00FA78F5">
            <w:pPr>
              <w:widowControl/>
              <w:jc w:val="left"/>
              <w:rPr>
                <w:rFonts w:eastAsia="SimSun" w:cs="SimSun"/>
                <w:kern w:val="0"/>
                <w:szCs w:val="21"/>
              </w:rPr>
            </w:pPr>
            <w:r w:rsidRPr="009D0F99">
              <w:rPr>
                <w:rFonts w:eastAsia="SimSun" w:cs="SimSun"/>
                <w:kern w:val="0"/>
                <w:szCs w:val="21"/>
              </w:rPr>
              <w:t>5</w:t>
            </w:r>
          </w:p>
          <w:p w:rsidR="00801123" w:rsidRPr="009D0F99" w:rsidRDefault="00801123" w:rsidP="00FA78F5">
            <w:pPr>
              <w:widowControl/>
              <w:jc w:val="left"/>
              <w:rPr>
                <w:rFonts w:eastAsia="SimSun" w:cs="SimSun"/>
                <w:kern w:val="0"/>
                <w:szCs w:val="21"/>
              </w:rPr>
            </w:pPr>
            <w:r w:rsidRPr="009D0F99">
              <w:rPr>
                <w:rFonts w:eastAsia="SimSun" w:cs="SimSun"/>
                <w:kern w:val="0"/>
                <w:szCs w:val="21"/>
              </w:rPr>
              <w:t>6</w:t>
            </w:r>
          </w:p>
          <w:p w:rsidR="00801123" w:rsidRPr="009D0F99" w:rsidRDefault="00801123" w:rsidP="00FA78F5">
            <w:pPr>
              <w:widowControl/>
              <w:jc w:val="left"/>
              <w:rPr>
                <w:rFonts w:eastAsia="SimSun" w:cs="SimSun"/>
                <w:kern w:val="0"/>
                <w:szCs w:val="21"/>
              </w:rPr>
            </w:pPr>
            <w:r w:rsidRPr="009D0F99">
              <w:rPr>
                <w:rFonts w:eastAsia="SimSun" w:cs="SimSun"/>
                <w:kern w:val="0"/>
                <w:szCs w:val="21"/>
              </w:rPr>
              <w:t>7</w:t>
            </w:r>
          </w:p>
          <w:p w:rsidR="00801123" w:rsidRPr="009D0F99" w:rsidRDefault="00801123" w:rsidP="00FA78F5">
            <w:pPr>
              <w:widowControl/>
              <w:jc w:val="left"/>
              <w:rPr>
                <w:rFonts w:eastAsia="SimSun" w:cs="SimSun"/>
                <w:kern w:val="0"/>
                <w:szCs w:val="21"/>
              </w:rPr>
            </w:pPr>
            <w:r w:rsidRPr="009D0F99">
              <w:rPr>
                <w:rFonts w:eastAsia="SimSun" w:cs="SimSun"/>
                <w:kern w:val="0"/>
                <w:szCs w:val="21"/>
              </w:rPr>
              <w:t>8</w:t>
            </w:r>
          </w:p>
          <w:p w:rsidR="00801123" w:rsidRPr="009D0F99" w:rsidRDefault="00801123" w:rsidP="00FA78F5">
            <w:pPr>
              <w:widowControl/>
              <w:jc w:val="left"/>
              <w:rPr>
                <w:rFonts w:eastAsia="SimSun" w:cs="SimSun"/>
                <w:kern w:val="0"/>
                <w:szCs w:val="21"/>
              </w:rPr>
            </w:pPr>
            <w:r w:rsidRPr="009D0F99">
              <w:rPr>
                <w:rFonts w:eastAsia="SimSun" w:cs="SimSun"/>
                <w:kern w:val="0"/>
                <w:szCs w:val="21"/>
              </w:rPr>
              <w:t>9</w:t>
            </w:r>
          </w:p>
          <w:p w:rsidR="00801123" w:rsidRPr="009D0F99" w:rsidRDefault="00801123" w:rsidP="00FA78F5">
            <w:pPr>
              <w:widowControl/>
              <w:jc w:val="left"/>
              <w:rPr>
                <w:rFonts w:eastAsia="SimSun" w:cs="SimSun"/>
                <w:kern w:val="0"/>
                <w:szCs w:val="21"/>
              </w:rPr>
            </w:pPr>
            <w:r w:rsidRPr="009D0F99">
              <w:rPr>
                <w:rFonts w:eastAsia="SimSun" w:cs="SimSun"/>
                <w:kern w:val="0"/>
                <w:szCs w:val="21"/>
              </w:rPr>
              <w:t>10</w:t>
            </w:r>
          </w:p>
          <w:p w:rsidR="00801123" w:rsidRPr="009D0F99" w:rsidRDefault="00801123" w:rsidP="00FA78F5">
            <w:pPr>
              <w:widowControl/>
              <w:jc w:val="left"/>
              <w:rPr>
                <w:rFonts w:eastAsia="SimSun" w:cs="SimSun"/>
                <w:kern w:val="0"/>
                <w:szCs w:val="21"/>
              </w:rPr>
            </w:pPr>
            <w:r w:rsidRPr="009D0F99">
              <w:rPr>
                <w:rFonts w:eastAsia="SimSun" w:cs="SimSun"/>
                <w:kern w:val="0"/>
                <w:szCs w:val="21"/>
              </w:rPr>
              <w:t>11</w:t>
            </w:r>
          </w:p>
          <w:p w:rsidR="00801123" w:rsidRPr="009D0F99" w:rsidRDefault="00801123" w:rsidP="00FA78F5">
            <w:pPr>
              <w:widowControl/>
              <w:jc w:val="left"/>
              <w:rPr>
                <w:rFonts w:eastAsia="SimSun" w:cs="SimSun"/>
                <w:kern w:val="0"/>
                <w:szCs w:val="21"/>
              </w:rPr>
            </w:pPr>
            <w:r w:rsidRPr="009D0F99">
              <w:rPr>
                <w:rFonts w:eastAsia="SimSun" w:cs="SimSun"/>
                <w:kern w:val="0"/>
                <w:szCs w:val="21"/>
              </w:rPr>
              <w:t>12</w:t>
            </w:r>
          </w:p>
          <w:p w:rsidR="00801123" w:rsidRPr="009D0F99" w:rsidRDefault="00801123" w:rsidP="00FA78F5">
            <w:pPr>
              <w:widowControl/>
              <w:jc w:val="left"/>
              <w:rPr>
                <w:rFonts w:eastAsia="SimSun" w:cs="SimSun"/>
                <w:kern w:val="0"/>
                <w:szCs w:val="21"/>
              </w:rPr>
            </w:pPr>
            <w:r w:rsidRPr="009D0F99">
              <w:rPr>
                <w:rFonts w:eastAsia="SimSun" w:cs="SimSun"/>
                <w:kern w:val="0"/>
                <w:szCs w:val="21"/>
              </w:rPr>
              <w:t>13</w:t>
            </w:r>
          </w:p>
          <w:p w:rsidR="00801123" w:rsidRPr="009D0F99" w:rsidRDefault="00801123" w:rsidP="00FA78F5">
            <w:pPr>
              <w:widowControl/>
              <w:jc w:val="left"/>
              <w:rPr>
                <w:rFonts w:eastAsia="SimSun" w:cs="SimSun"/>
                <w:kern w:val="0"/>
                <w:szCs w:val="21"/>
              </w:rPr>
            </w:pPr>
            <w:r w:rsidRPr="009D0F99">
              <w:rPr>
                <w:rFonts w:eastAsia="SimSun" w:cs="SimSun"/>
                <w:kern w:val="0"/>
                <w:szCs w:val="21"/>
              </w:rPr>
              <w:t>14</w:t>
            </w:r>
          </w:p>
          <w:p w:rsidR="00801123" w:rsidRPr="009D0F99" w:rsidRDefault="00801123" w:rsidP="00FA78F5">
            <w:pPr>
              <w:widowControl/>
              <w:jc w:val="left"/>
              <w:rPr>
                <w:rFonts w:eastAsia="SimSun" w:cs="SimSun"/>
                <w:kern w:val="0"/>
                <w:szCs w:val="21"/>
              </w:rPr>
            </w:pPr>
            <w:r w:rsidRPr="009D0F99">
              <w:rPr>
                <w:rFonts w:eastAsia="SimSun" w:cs="SimSun"/>
                <w:kern w:val="0"/>
                <w:szCs w:val="21"/>
              </w:rPr>
              <w:t>15</w:t>
            </w:r>
          </w:p>
          <w:p w:rsidR="00801123" w:rsidRPr="009D0F99" w:rsidRDefault="00801123" w:rsidP="00FA78F5">
            <w:pPr>
              <w:widowControl/>
              <w:jc w:val="left"/>
              <w:rPr>
                <w:rFonts w:eastAsia="SimSun" w:cs="SimSun"/>
                <w:kern w:val="0"/>
                <w:szCs w:val="21"/>
              </w:rPr>
            </w:pPr>
            <w:r w:rsidRPr="009D0F99">
              <w:rPr>
                <w:rFonts w:eastAsia="SimSun" w:cs="SimSun"/>
                <w:kern w:val="0"/>
                <w:szCs w:val="21"/>
              </w:rPr>
              <w:t>16</w:t>
            </w:r>
          </w:p>
          <w:p w:rsidR="00801123" w:rsidRPr="009D0F99" w:rsidRDefault="00801123" w:rsidP="00FA78F5">
            <w:pPr>
              <w:widowControl/>
              <w:jc w:val="left"/>
              <w:rPr>
                <w:rFonts w:eastAsia="SimSun" w:cs="SimSun"/>
                <w:kern w:val="0"/>
                <w:szCs w:val="21"/>
              </w:rPr>
            </w:pPr>
            <w:r w:rsidRPr="009D0F99">
              <w:rPr>
                <w:rFonts w:eastAsia="SimSun" w:cs="SimSun"/>
                <w:kern w:val="0"/>
                <w:szCs w:val="21"/>
              </w:rPr>
              <w:t>17</w:t>
            </w:r>
          </w:p>
          <w:p w:rsidR="00801123" w:rsidRPr="009D0F99" w:rsidRDefault="00801123" w:rsidP="00FA78F5">
            <w:pPr>
              <w:widowControl/>
              <w:jc w:val="left"/>
              <w:rPr>
                <w:rFonts w:eastAsia="SimSun" w:cs="SimSun"/>
                <w:kern w:val="0"/>
                <w:szCs w:val="21"/>
              </w:rPr>
            </w:pPr>
            <w:r w:rsidRPr="009D0F99">
              <w:rPr>
                <w:rFonts w:eastAsia="SimSun" w:cs="SimSun"/>
                <w:kern w:val="0"/>
                <w:szCs w:val="21"/>
              </w:rPr>
              <w:t>18</w:t>
            </w:r>
          </w:p>
          <w:p w:rsidR="00801123" w:rsidRPr="009D0F99" w:rsidRDefault="00801123" w:rsidP="00FA78F5">
            <w:pPr>
              <w:widowControl/>
              <w:jc w:val="left"/>
              <w:rPr>
                <w:rFonts w:eastAsia="SimSun" w:cs="SimSun"/>
                <w:kern w:val="0"/>
                <w:szCs w:val="21"/>
              </w:rPr>
            </w:pPr>
            <w:r w:rsidRPr="009D0F99">
              <w:rPr>
                <w:rFonts w:eastAsia="SimSun" w:cs="SimSun"/>
                <w:kern w:val="0"/>
                <w:szCs w:val="21"/>
              </w:rPr>
              <w:t>19</w:t>
            </w:r>
          </w:p>
          <w:p w:rsidR="00801123" w:rsidRPr="009D0F99" w:rsidRDefault="00801123" w:rsidP="00FA78F5">
            <w:pPr>
              <w:widowControl/>
              <w:jc w:val="left"/>
              <w:rPr>
                <w:rFonts w:eastAsia="SimSun" w:cs="SimSun"/>
                <w:kern w:val="0"/>
                <w:szCs w:val="21"/>
              </w:rPr>
            </w:pPr>
            <w:r w:rsidRPr="009D0F99">
              <w:rPr>
                <w:rFonts w:eastAsia="SimSun" w:cs="SimSun"/>
                <w:kern w:val="0"/>
                <w:szCs w:val="21"/>
              </w:rPr>
              <w:t>20</w:t>
            </w:r>
          </w:p>
          <w:p w:rsidR="00801123" w:rsidRPr="009D0F99" w:rsidRDefault="00801123" w:rsidP="00FA78F5">
            <w:pPr>
              <w:widowControl/>
              <w:jc w:val="left"/>
              <w:rPr>
                <w:rFonts w:eastAsia="SimSun" w:cs="SimSun"/>
                <w:kern w:val="0"/>
                <w:szCs w:val="21"/>
              </w:rPr>
            </w:pPr>
            <w:r w:rsidRPr="009D0F99">
              <w:rPr>
                <w:rFonts w:eastAsia="SimSun" w:cs="SimSun"/>
                <w:kern w:val="0"/>
                <w:szCs w:val="21"/>
              </w:rPr>
              <w:t>21</w:t>
            </w:r>
          </w:p>
          <w:p w:rsidR="00801123" w:rsidRPr="009D0F99" w:rsidRDefault="00801123" w:rsidP="00FA78F5">
            <w:pPr>
              <w:widowControl/>
              <w:jc w:val="left"/>
              <w:rPr>
                <w:rFonts w:eastAsia="SimSun" w:cs="SimSun"/>
                <w:kern w:val="0"/>
                <w:szCs w:val="21"/>
              </w:rPr>
            </w:pPr>
            <w:r w:rsidRPr="009D0F99">
              <w:rPr>
                <w:rFonts w:eastAsia="SimSun" w:cs="SimSun"/>
                <w:kern w:val="0"/>
                <w:szCs w:val="21"/>
              </w:rPr>
              <w:t>22</w:t>
            </w:r>
          </w:p>
          <w:p w:rsidR="00801123" w:rsidRPr="009D0F99" w:rsidRDefault="00801123" w:rsidP="00FA78F5">
            <w:pPr>
              <w:widowControl/>
              <w:jc w:val="left"/>
              <w:rPr>
                <w:rFonts w:eastAsia="SimSun" w:cs="SimSun"/>
                <w:kern w:val="0"/>
                <w:szCs w:val="21"/>
              </w:rPr>
            </w:pPr>
            <w:r w:rsidRPr="009D0F99">
              <w:rPr>
                <w:rFonts w:eastAsia="SimSun" w:cs="SimSun"/>
                <w:kern w:val="0"/>
                <w:szCs w:val="21"/>
              </w:rPr>
              <w:t>23</w:t>
            </w:r>
          </w:p>
        </w:tc>
        <w:tc>
          <w:tcPr>
            <w:tcW w:w="15225" w:type="dxa"/>
            <w:vAlign w:val="center"/>
            <w:hideMark/>
          </w:tcPr>
          <w:p w:rsidR="00801123" w:rsidRPr="009D0F99" w:rsidRDefault="00801123" w:rsidP="00FA78F5">
            <w:pPr>
              <w:widowControl/>
              <w:jc w:val="left"/>
              <w:rPr>
                <w:rFonts w:eastAsia="SimSun" w:cs="SimSun"/>
                <w:kern w:val="0"/>
                <w:szCs w:val="21"/>
              </w:rPr>
            </w:pPr>
            <w:r w:rsidRPr="009D0F99">
              <w:rPr>
                <w:rFonts w:eastAsia="SimSun" w:cs="SimSun"/>
                <w:kern w:val="0"/>
                <w:szCs w:val="21"/>
              </w:rPr>
              <w:t>package com.howtodoinjava.demo.npe;</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public class SampleNPE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public static void main(String[] args)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 call one method at a time</w:t>
            </w:r>
          </w:p>
          <w:p w:rsidR="00801123" w:rsidRPr="009D0F99" w:rsidRDefault="00801123" w:rsidP="00FA78F5">
            <w:pPr>
              <w:widowControl/>
              <w:jc w:val="left"/>
              <w:rPr>
                <w:rFonts w:eastAsia="SimSun" w:cs="SimSun"/>
                <w:kern w:val="0"/>
                <w:szCs w:val="21"/>
              </w:rPr>
            </w:pPr>
            <w:r w:rsidRPr="009D0F99">
              <w:rPr>
                <w:rFonts w:eastAsia="SimSun" w:cs="SimSun"/>
                <w:kern w:val="0"/>
                <w:szCs w:val="21"/>
              </w:rPr>
              <w:t>        doSomething(null);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        doSomethingElse(null);</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private static String doSomething(final String param)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System.out.println(param.toString());</w:t>
            </w:r>
          </w:p>
          <w:p w:rsidR="00801123" w:rsidRPr="009D0F99" w:rsidRDefault="00801123" w:rsidP="00FA78F5">
            <w:pPr>
              <w:widowControl/>
              <w:jc w:val="left"/>
              <w:rPr>
                <w:rFonts w:eastAsia="SimSun" w:cs="SimSun"/>
                <w:kern w:val="0"/>
                <w:szCs w:val="21"/>
              </w:rPr>
            </w:pPr>
            <w:r w:rsidRPr="009D0F99">
              <w:rPr>
                <w:rFonts w:eastAsia="SimSun" w:cs="SimSun"/>
                <w:kern w:val="0"/>
                <w:szCs w:val="21"/>
              </w:rPr>
              <w:t>        return "I am done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private static String doSomethingElse(final String param)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if (param == null)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r w:rsidRPr="009D0F99">
              <w:rPr>
                <w:rFonts w:eastAsia="SimSun" w:cs="SimSun"/>
                <w:color w:val="FF0000"/>
                <w:kern w:val="0"/>
                <w:szCs w:val="21"/>
              </w:rPr>
              <w:t>throw new NullPointerException</w:t>
            </w:r>
            <w:r w:rsidRPr="009D0F99">
              <w:rPr>
                <w:rFonts w:eastAsia="SimSun" w:cs="SimSun"/>
                <w:kern w:val="0"/>
                <w:szCs w:val="21"/>
              </w:rPr>
              <w:t>(</w:t>
            </w:r>
          </w:p>
          <w:p w:rsidR="00801123" w:rsidRPr="009D0F99" w:rsidRDefault="00801123" w:rsidP="00FA78F5">
            <w:pPr>
              <w:widowControl/>
              <w:jc w:val="left"/>
              <w:rPr>
                <w:rFonts w:eastAsia="SimSun" w:cs="SimSun"/>
                <w:kern w:val="0"/>
                <w:szCs w:val="21"/>
              </w:rPr>
            </w:pPr>
            <w:r w:rsidRPr="009D0F99">
              <w:rPr>
                <w:rFonts w:eastAsia="SimSun" w:cs="SimSun"/>
                <w:kern w:val="0"/>
                <w:szCs w:val="21"/>
              </w:rPr>
              <w:t>                    " :: Parameter 'param' was null inside method 'doSomething'.");</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System.out.println(param.toString());</w:t>
            </w:r>
          </w:p>
          <w:p w:rsidR="00801123" w:rsidRPr="009D0F99" w:rsidRDefault="00801123" w:rsidP="00FA78F5">
            <w:pPr>
              <w:widowControl/>
              <w:jc w:val="left"/>
              <w:rPr>
                <w:rFonts w:eastAsia="SimSun" w:cs="SimSun"/>
                <w:kern w:val="0"/>
                <w:szCs w:val="21"/>
              </w:rPr>
            </w:pPr>
            <w:r w:rsidRPr="009D0F99">
              <w:rPr>
                <w:rFonts w:eastAsia="SimSun" w:cs="SimSun"/>
                <w:kern w:val="0"/>
                <w:szCs w:val="21"/>
              </w:rPr>
              <w:t>        return "I am done !!";</w:t>
            </w:r>
          </w:p>
          <w:p w:rsidR="00801123" w:rsidRPr="009D0F99" w:rsidRDefault="00801123" w:rsidP="00FA78F5">
            <w:pPr>
              <w:widowControl/>
              <w:jc w:val="left"/>
              <w:rPr>
                <w:rFonts w:eastAsia="SimSun" w:cs="SimSun"/>
                <w:kern w:val="0"/>
                <w:szCs w:val="21"/>
              </w:rPr>
            </w:pPr>
            <w:r w:rsidRPr="009D0F99">
              <w:rPr>
                <w:rFonts w:eastAsia="SimSun" w:cs="SimSun"/>
                <w:kern w:val="0"/>
                <w:szCs w:val="21"/>
              </w:rPr>
              <w:t>    }</w:t>
            </w:r>
          </w:p>
          <w:p w:rsidR="00801123" w:rsidRPr="009D0F99" w:rsidRDefault="00801123" w:rsidP="00FA78F5">
            <w:pPr>
              <w:widowControl/>
              <w:jc w:val="left"/>
              <w:rPr>
                <w:rFonts w:eastAsia="SimSun" w:cs="SimSun"/>
                <w:kern w:val="0"/>
                <w:szCs w:val="21"/>
              </w:rPr>
            </w:pPr>
            <w:r w:rsidRPr="009D0F99">
              <w:rPr>
                <w:rFonts w:eastAsia="SimSun" w:cs="SimSun"/>
                <w:kern w:val="0"/>
                <w:szCs w:val="21"/>
              </w:rPr>
              <w:t>}</w:t>
            </w:r>
          </w:p>
        </w:tc>
      </w:tr>
    </w:tbl>
    <w:p w:rsidR="00801123" w:rsidRPr="009D0F99" w:rsidRDefault="00801123" w:rsidP="00801123">
      <w:pPr>
        <w:widowControl/>
        <w:spacing w:after="360" w:line="312" w:lineRule="atLeast"/>
        <w:ind w:leftChars="200" w:left="420"/>
        <w:jc w:val="left"/>
        <w:textAlignment w:val="baseline"/>
        <w:rPr>
          <w:ins w:id="52" w:author="Unknown"/>
          <w:rFonts w:eastAsia="SimSun" w:cs="Arial"/>
          <w:kern w:val="0"/>
          <w:szCs w:val="21"/>
        </w:rPr>
      </w:pPr>
      <w:ins w:id="53" w:author="Unknown">
        <w:r w:rsidRPr="009D0F99">
          <w:rPr>
            <w:rFonts w:eastAsia="SimSun" w:cs="Arial"/>
            <w:kern w:val="0"/>
            <w:szCs w:val="21"/>
          </w:rPr>
          <w:t>Output of both method calls is this:</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ins w:id="54" w:author="Unknown"/>
          <w:rFonts w:eastAsia="SimSun" w:cs="Courier New"/>
          <w:kern w:val="0"/>
          <w:szCs w:val="21"/>
        </w:rPr>
      </w:pPr>
      <w:ins w:id="55" w:author="Unknown">
        <w:r w:rsidRPr="009D0F99">
          <w:rPr>
            <w:rFonts w:eastAsia="SimSun" w:cs="Courier New"/>
            <w:kern w:val="0"/>
            <w:szCs w:val="21"/>
          </w:rPr>
          <w:t>Exception in thread "main" java.lang.NullPointerException</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ins w:id="56" w:author="Unknown"/>
          <w:rFonts w:eastAsia="SimSun" w:cs="Courier New"/>
          <w:kern w:val="0"/>
          <w:szCs w:val="21"/>
        </w:rPr>
      </w:pPr>
      <w:ins w:id="57" w:author="Unknown">
        <w:r w:rsidRPr="009D0F99">
          <w:rPr>
            <w:rFonts w:eastAsia="SimSun" w:cs="Courier New"/>
            <w:kern w:val="0"/>
            <w:szCs w:val="21"/>
          </w:rPr>
          <w:t xml:space="preserve"> at com.howtodoinjava.demo.npe.SampleNPE.doSomething(SampleNPE.java:14)</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ins w:id="58" w:author="Unknown"/>
          <w:rFonts w:eastAsia="SimSun" w:cs="Courier New"/>
          <w:kern w:val="0"/>
          <w:szCs w:val="21"/>
        </w:rPr>
      </w:pPr>
      <w:ins w:id="59" w:author="Unknown">
        <w:r w:rsidRPr="009D0F99">
          <w:rPr>
            <w:rFonts w:eastAsia="SimSun" w:cs="Courier New"/>
            <w:kern w:val="0"/>
            <w:szCs w:val="21"/>
          </w:rPr>
          <w:t xml:space="preserve"> at com.howtodoinjava.demo.npe.SampleNPE.main(SampleNPE.java:8)</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Chars="200" w:left="420"/>
        <w:jc w:val="left"/>
        <w:textAlignment w:val="baseline"/>
        <w:rPr>
          <w:ins w:id="60" w:author="Unknown"/>
          <w:rFonts w:eastAsia="SimSun" w:cs="Courier New"/>
          <w:kern w:val="0"/>
          <w:szCs w:val="21"/>
        </w:rPr>
      </w:pPr>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textAlignment w:val="baseline"/>
        <w:rPr>
          <w:ins w:id="61" w:author="Unknown"/>
          <w:rFonts w:eastAsia="SimSun" w:cs="Courier New"/>
          <w:kern w:val="0"/>
          <w:szCs w:val="21"/>
        </w:rPr>
      </w:pPr>
      <w:ins w:id="62" w:author="Unknown">
        <w:r w:rsidRPr="009D0F99">
          <w:rPr>
            <w:rFonts w:eastAsia="SimSun" w:cs="Courier New"/>
            <w:kern w:val="0"/>
            <w:szCs w:val="21"/>
          </w:rPr>
          <w:t xml:space="preserve">Exception in thread "main" java.lang.NullPointerException:  :: </w:t>
        </w:r>
        <w:r w:rsidRPr="009D0F99">
          <w:rPr>
            <w:rFonts w:eastAsia="SimSun" w:cs="Courier New"/>
            <w:b/>
            <w:bCs/>
            <w:kern w:val="0"/>
            <w:szCs w:val="21"/>
            <w:bdr w:val="none" w:sz="0" w:space="0" w:color="auto" w:frame="1"/>
          </w:rPr>
          <w:t>Parameter 'param' was null inside method 'doSomething'.</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textAlignment w:val="baseline"/>
        <w:rPr>
          <w:ins w:id="63" w:author="Unknown"/>
          <w:rFonts w:eastAsia="SimSun" w:cs="Courier New"/>
          <w:kern w:val="0"/>
          <w:szCs w:val="21"/>
        </w:rPr>
      </w:pPr>
      <w:ins w:id="64" w:author="Unknown">
        <w:r w:rsidRPr="009D0F99">
          <w:rPr>
            <w:rFonts w:eastAsia="SimSun" w:cs="Courier New"/>
            <w:kern w:val="0"/>
            <w:szCs w:val="21"/>
          </w:rPr>
          <w:t xml:space="preserve"> at com.howtodoinjava.demo.npe.SampleNPE.doSomethingElse(SampleNPE.java:21)</w:t>
        </w:r>
      </w:ins>
    </w:p>
    <w:p w:rsidR="00801123" w:rsidRPr="009D0F99" w:rsidRDefault="00801123" w:rsidP="008011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textAlignment w:val="baseline"/>
        <w:rPr>
          <w:ins w:id="65" w:author="Unknown"/>
          <w:rFonts w:eastAsia="SimSun" w:cs="Courier New"/>
          <w:kern w:val="0"/>
          <w:szCs w:val="21"/>
        </w:rPr>
      </w:pPr>
      <w:ins w:id="66" w:author="Unknown">
        <w:r w:rsidRPr="009D0F99">
          <w:rPr>
            <w:rFonts w:eastAsia="SimSun" w:cs="Courier New"/>
            <w:kern w:val="0"/>
            <w:szCs w:val="21"/>
          </w:rPr>
          <w:t xml:space="preserve"> at com.howtodoinjava.demo.npe.SampleNPE.main(SampleNPE.java:8)</w:t>
        </w:r>
      </w:ins>
    </w:p>
    <w:p w:rsidR="00801123" w:rsidRPr="009D0F99" w:rsidRDefault="00801123" w:rsidP="00801123">
      <w:pPr>
        <w:widowControl/>
        <w:spacing w:after="360" w:line="312" w:lineRule="atLeast"/>
        <w:ind w:leftChars="200" w:left="420"/>
        <w:jc w:val="left"/>
        <w:textAlignment w:val="baseline"/>
        <w:rPr>
          <w:ins w:id="67" w:author="Unknown"/>
          <w:rFonts w:eastAsia="SimSun" w:cs="Arial"/>
          <w:kern w:val="0"/>
          <w:szCs w:val="21"/>
        </w:rPr>
      </w:pPr>
      <w:ins w:id="68" w:author="Unknown">
        <w:r w:rsidRPr="009D0F99">
          <w:rPr>
            <w:rFonts w:eastAsia="SimSun" w:cs="Arial"/>
            <w:kern w:val="0"/>
            <w:szCs w:val="21"/>
          </w:rPr>
          <w:t>Clearly second stack trace is more informative and makes debugging easy. Use this in future.</w:t>
        </w:r>
      </w:ins>
    </w:p>
    <w:p w:rsidR="00801123" w:rsidRPr="009D0F99" w:rsidRDefault="00801123" w:rsidP="00801123">
      <w:pPr>
        <w:widowControl/>
        <w:spacing w:after="360" w:line="312" w:lineRule="atLeast"/>
        <w:ind w:leftChars="200" w:left="420"/>
        <w:jc w:val="left"/>
        <w:textAlignment w:val="baseline"/>
        <w:rPr>
          <w:ins w:id="69" w:author="Unknown"/>
          <w:rFonts w:eastAsia="SimSun" w:cs="Arial"/>
          <w:kern w:val="0"/>
          <w:szCs w:val="21"/>
        </w:rPr>
      </w:pPr>
      <w:ins w:id="70" w:author="Unknown">
        <w:r w:rsidRPr="009D0F99">
          <w:rPr>
            <w:rFonts w:eastAsia="SimSun" w:cs="Arial"/>
            <w:kern w:val="0"/>
            <w:szCs w:val="21"/>
          </w:rPr>
          <w:t>I am done with my experience around NullPointerException till date [As much i can recall]. If you know other points around the topic, please share with all of us !!</w:t>
        </w:r>
      </w:ins>
    </w:p>
    <w:p w:rsidR="00801123" w:rsidRPr="009D0F99" w:rsidRDefault="00BA47EA" w:rsidP="00801123">
      <w:pPr>
        <w:pStyle w:val="Heading1"/>
        <w:shd w:val="clear" w:color="auto" w:fill="FFFFFF"/>
        <w:spacing w:before="0" w:beforeAutospacing="0" w:after="0" w:afterAutospacing="0" w:line="375" w:lineRule="atLeast"/>
        <w:ind w:leftChars="200" w:left="420"/>
        <w:rPr>
          <w:rFonts w:asciiTheme="minorHAnsi" w:hAnsiTheme="minorHAnsi" w:cs="Arial"/>
          <w:b w:val="0"/>
          <w:bCs w:val="0"/>
          <w:color w:val="000000"/>
          <w:kern w:val="0"/>
          <w:sz w:val="21"/>
          <w:szCs w:val="21"/>
        </w:rPr>
      </w:pPr>
      <w:hyperlink r:id="rId210" w:history="1">
        <w:r w:rsidR="00801123" w:rsidRPr="009D0F99">
          <w:rPr>
            <w:rStyle w:val="Hyperlink"/>
            <w:rFonts w:asciiTheme="minorHAnsi" w:hAnsiTheme="minorHAnsi" w:cs="Arial"/>
            <w:b w:val="0"/>
            <w:bCs w:val="0"/>
            <w:kern w:val="0"/>
            <w:sz w:val="21"/>
            <w:szCs w:val="21"/>
          </w:rPr>
          <w:t>http://howtodoinjava.com/2013/04/05/how-to-effectively-handle-nullpointerexception-in-java/</w:t>
        </w:r>
      </w:hyperlink>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b w:val="0"/>
          <w:bCs w:val="0"/>
          <w:color w:val="000000"/>
          <w:kern w:val="0"/>
          <w:sz w:val="21"/>
          <w:szCs w:val="21"/>
        </w:rPr>
      </w:pP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b w:val="0"/>
          <w:bCs w:val="0"/>
          <w:color w:val="000000"/>
          <w:kern w:val="0"/>
          <w:sz w:val="21"/>
          <w:szCs w:val="21"/>
        </w:rPr>
      </w:pPr>
      <w:r w:rsidRPr="009D0F99">
        <w:rPr>
          <w:rFonts w:asciiTheme="minorHAnsi" w:hAnsiTheme="minorHAnsi" w:cs="Arial"/>
          <w:b w:val="0"/>
          <w:bCs w:val="0"/>
          <w:color w:val="000000"/>
          <w:kern w:val="0"/>
          <w:sz w:val="21"/>
          <w:szCs w:val="21"/>
        </w:rPr>
        <w:t>(4) Null Safe way to Check if String is Empty or Not in Java</w:t>
      </w:r>
      <w:r w:rsidRPr="009D0F99">
        <w:rPr>
          <w:rFonts w:asciiTheme="minorHAnsi" w:hAnsiTheme="minorHAnsi" w:cs="Arial"/>
          <w:color w:val="000000"/>
          <w:sz w:val="21"/>
          <w:szCs w:val="21"/>
        </w:rPr>
        <w:br/>
      </w:r>
      <w:r w:rsidRPr="009D0F99">
        <w:rPr>
          <w:rFonts w:asciiTheme="minorHAnsi" w:hAnsiTheme="minorHAnsi" w:cs="Arial"/>
          <w:b w:val="0"/>
          <w:bCs w:val="0"/>
          <w:color w:val="000000"/>
          <w:sz w:val="21"/>
          <w:szCs w:val="21"/>
          <w:shd w:val="clear" w:color="auto" w:fill="FFFFFF"/>
        </w:rPr>
        <w:t>1) Using equals Method</w:t>
      </w:r>
      <w:r w:rsidRPr="009D0F99">
        <w:rPr>
          <w:rFonts w:asciiTheme="minorHAnsi" w:hAnsiTheme="minorHAnsi" w:cs="Arial"/>
          <w:color w:val="000000"/>
          <w:sz w:val="21"/>
          <w:szCs w:val="21"/>
        </w:rPr>
        <w:br/>
      </w:r>
      <w:r w:rsidRPr="009D0F99">
        <w:rPr>
          <w:rFonts w:asciiTheme="minorHAnsi" w:hAnsiTheme="minorHAnsi" w:cs="Arial"/>
          <w:color w:val="000000"/>
          <w:sz w:val="21"/>
          <w:szCs w:val="21"/>
          <w:shd w:val="clear" w:color="auto" w:fill="FFFFFF"/>
        </w:rPr>
        <w:t xml:space="preserve">As discussed in my tips to deal with NullPointerException, I have mentioned a technique to call </w:t>
      </w:r>
      <w:r w:rsidRPr="009D0F99">
        <w:rPr>
          <w:rFonts w:asciiTheme="minorHAnsi" w:hAnsiTheme="minorHAnsi" w:cs="Courier New"/>
          <w:color w:val="000000"/>
          <w:sz w:val="21"/>
          <w:szCs w:val="21"/>
          <w:shd w:val="clear" w:color="auto" w:fill="FFFFFF"/>
        </w:rPr>
        <w:t>equals()</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method on known String object instead of calling on unknown object. This technique can be used to check</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i/>
          <w:iCs/>
          <w:color w:val="000000"/>
          <w:sz w:val="21"/>
          <w:szCs w:val="21"/>
          <w:shd w:val="clear" w:color="auto" w:fill="FFFFFF"/>
        </w:rPr>
        <w:t>emptiness of String</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as well. All you need to do is to call</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Courier New"/>
          <w:color w:val="000000"/>
          <w:sz w:val="21"/>
          <w:szCs w:val="21"/>
          <w:shd w:val="clear" w:color="auto" w:fill="FFFFFF"/>
        </w:rPr>
        <w:t>equals()</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method on</w:t>
      </w:r>
      <w:r w:rsidRPr="009D0F99">
        <w:rPr>
          <w:rStyle w:val="apple-converted-space"/>
          <w:rFonts w:asciiTheme="minorHAnsi" w:hAnsiTheme="minorHAnsi" w:cs="Arial"/>
          <w:color w:val="000000"/>
          <w:sz w:val="21"/>
          <w:szCs w:val="21"/>
          <w:shd w:val="clear" w:color="auto" w:fill="FFFFFF"/>
        </w:rPr>
        <w:t> </w:t>
      </w:r>
      <w:hyperlink r:id="rId211" w:history="1">
        <w:r w:rsidRPr="009D0F99">
          <w:rPr>
            <w:rStyle w:val="Hyperlink"/>
            <w:rFonts w:asciiTheme="minorHAnsi" w:hAnsiTheme="minorHAnsi" w:cs="Arial"/>
            <w:color w:val="2B319F"/>
            <w:sz w:val="21"/>
            <w:szCs w:val="21"/>
            <w:shd w:val="clear" w:color="auto" w:fill="FFFFFF"/>
          </w:rPr>
          <w:t>empty String literal</w:t>
        </w:r>
      </w:hyperlink>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and</w:t>
      </w:r>
      <w:r w:rsidRPr="009D0F99">
        <w:rPr>
          <w:rStyle w:val="apple-converted-space"/>
          <w:rFonts w:asciiTheme="minorHAnsi" w:hAnsiTheme="minorHAnsi" w:cs="Arial"/>
          <w:color w:val="000000"/>
          <w:sz w:val="21"/>
          <w:szCs w:val="21"/>
          <w:shd w:val="clear" w:color="auto" w:fill="FFFFFF"/>
        </w:rPr>
        <w:t> </w:t>
      </w:r>
      <w:r w:rsidRPr="009D0F99">
        <w:rPr>
          <w:rStyle w:val="ilad"/>
          <w:rFonts w:asciiTheme="minorHAnsi" w:hAnsiTheme="minorHAnsi" w:cs="Arial"/>
          <w:sz w:val="21"/>
          <w:szCs w:val="21"/>
          <w:shd w:val="clear" w:color="auto" w:fill="FFFFFF"/>
        </w:rPr>
        <w:t>pass</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the object you are testing as shown below :</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String</w:t>
      </w:r>
      <w:r w:rsidRPr="009D0F99">
        <w:rPr>
          <w:rFonts w:asciiTheme="minorHAnsi" w:hAnsiTheme="minorHAnsi" w:cs="Consolas"/>
          <w:color w:val="000000"/>
          <w:sz w:val="21"/>
          <w:szCs w:val="21"/>
        </w:rPr>
        <w:t xml:space="preserve"> nullString </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 </w:t>
      </w:r>
      <w:r w:rsidRPr="009D0F99">
        <w:rPr>
          <w:rFonts w:asciiTheme="minorHAnsi" w:hAnsiTheme="minorHAnsi" w:cs="Consolas"/>
          <w:color w:val="3B5BB5"/>
          <w:sz w:val="21"/>
          <w:szCs w:val="21"/>
        </w:rPr>
        <w:t>null</w:t>
      </w:r>
      <w:r w:rsidRPr="009D0F99">
        <w:rPr>
          <w:rFonts w:asciiTheme="minorHAnsi" w:hAnsiTheme="minorHAnsi" w:cs="Consolas"/>
          <w:color w:val="000000"/>
          <w:sz w:val="21"/>
          <w:szCs w:val="21"/>
        </w:rPr>
        <w:t>;</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String</w:t>
      </w:r>
      <w:r w:rsidRPr="009D0F99">
        <w:rPr>
          <w:rFonts w:asciiTheme="minorHAnsi" w:hAnsiTheme="minorHAnsi" w:cs="Consolas"/>
          <w:color w:val="000000"/>
          <w:sz w:val="21"/>
          <w:szCs w:val="21"/>
        </w:rPr>
        <w:t xml:space="preserve"> empty </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 </w:t>
      </w:r>
      <w:r w:rsidRPr="009D0F99">
        <w:rPr>
          <w:rFonts w:asciiTheme="minorHAnsi" w:hAnsiTheme="minorHAnsi" w:cs="Consolas"/>
          <w:color w:val="FF7800"/>
          <w:sz w:val="21"/>
          <w:szCs w:val="21"/>
        </w:rPr>
        <w:t>new</w:t>
      </w:r>
      <w:r w:rsidRPr="009D0F99">
        <w:rPr>
          <w:rFonts w:asciiTheme="minorHAnsi" w:hAnsiTheme="minorHAnsi" w:cs="Consolas"/>
          <w:color w:val="000000"/>
          <w:sz w:val="21"/>
          <w:szCs w:val="21"/>
        </w:rPr>
        <w:t xml:space="preserve"> </w:t>
      </w:r>
      <w:r w:rsidRPr="009D0F99">
        <w:rPr>
          <w:rFonts w:asciiTheme="minorHAnsi" w:hAnsiTheme="minorHAnsi" w:cs="Consolas"/>
          <w:color w:val="FF7800"/>
          <w:sz w:val="21"/>
          <w:szCs w:val="21"/>
        </w:rPr>
        <w:t>String</w:t>
      </w:r>
      <w:r w:rsidRPr="009D0F99">
        <w:rPr>
          <w:rFonts w:asciiTheme="minorHAnsi" w:hAnsiTheme="minorHAnsi" w:cs="Consolas"/>
          <w:color w:val="000000"/>
          <w:sz w:val="21"/>
          <w:szCs w:val="21"/>
        </w:rPr>
        <w:t>();</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boolean</w:t>
      </w:r>
      <w:r w:rsidRPr="009D0F99">
        <w:rPr>
          <w:rFonts w:asciiTheme="minorHAnsi" w:hAnsiTheme="minorHAnsi" w:cs="Consolas"/>
          <w:color w:val="000000"/>
          <w:sz w:val="21"/>
          <w:szCs w:val="21"/>
        </w:rPr>
        <w:t xml:space="preserve"> test </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 </w:t>
      </w:r>
      <w:r w:rsidRPr="009D0F99">
        <w:rPr>
          <w:rFonts w:asciiTheme="minorHAnsi" w:hAnsiTheme="minorHAnsi" w:cs="Consolas"/>
          <w:color w:val="409B1C"/>
          <w:sz w:val="21"/>
          <w:szCs w:val="21"/>
        </w:rPr>
        <w:t>""</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equals(empty);  </w:t>
      </w:r>
      <w:r w:rsidRPr="009D0F99">
        <w:rPr>
          <w:rFonts w:asciiTheme="minorHAnsi" w:hAnsiTheme="minorHAnsi" w:cs="Consolas"/>
          <w:color w:val="8C868F"/>
          <w:sz w:val="21"/>
          <w:szCs w:val="21"/>
        </w:rPr>
        <w:t>// true</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System.</w:t>
      </w:r>
      <w:r w:rsidRPr="009D0F99">
        <w:rPr>
          <w:rFonts w:asciiTheme="minorHAnsi" w:hAnsiTheme="minorHAnsi" w:cs="Consolas"/>
          <w:color w:val="000000"/>
          <w:sz w:val="21"/>
          <w:szCs w:val="21"/>
        </w:rPr>
        <w:t>out</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println(test);       </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boolean</w:t>
      </w:r>
      <w:r w:rsidRPr="009D0F99">
        <w:rPr>
          <w:rFonts w:asciiTheme="minorHAnsi" w:hAnsiTheme="minorHAnsi" w:cs="Consolas"/>
          <w:color w:val="000000"/>
          <w:sz w:val="21"/>
          <w:szCs w:val="21"/>
        </w:rPr>
        <w:t xml:space="preserve"> check </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 </w:t>
      </w:r>
      <w:r w:rsidRPr="009D0F99">
        <w:rPr>
          <w:rFonts w:asciiTheme="minorHAnsi" w:hAnsiTheme="minorHAnsi" w:cs="Consolas"/>
          <w:color w:val="409B1C"/>
          <w:sz w:val="21"/>
          <w:szCs w:val="21"/>
        </w:rPr>
        <w:t>""</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equals(nullString);    </w:t>
      </w:r>
      <w:r w:rsidRPr="009D0F99">
        <w:rPr>
          <w:rFonts w:asciiTheme="minorHAnsi" w:hAnsiTheme="minorHAnsi" w:cs="Consolas"/>
          <w:color w:val="8C868F"/>
          <w:sz w:val="21"/>
          <w:szCs w:val="21"/>
        </w:rPr>
        <w:t>// false</w:t>
      </w:r>
    </w:p>
    <w:p w:rsidR="00801123" w:rsidRPr="009D0F99" w:rsidRDefault="00801123" w:rsidP="00801123">
      <w:pPr>
        <w:pStyle w:val="HTMLPreformatted"/>
        <w:shd w:val="clear" w:color="auto" w:fill="FFFFFF"/>
        <w:spacing w:line="360" w:lineRule="atLeast"/>
        <w:ind w:leftChars="200" w:left="420"/>
        <w:rPr>
          <w:rFonts w:asciiTheme="minorHAnsi" w:hAnsiTheme="minorHAnsi" w:cs="Arial"/>
          <w:color w:val="000000"/>
          <w:sz w:val="21"/>
          <w:szCs w:val="21"/>
          <w:shd w:val="clear" w:color="auto" w:fill="FFFFFF"/>
        </w:rPr>
      </w:pPr>
      <w:r w:rsidRPr="009D0F99">
        <w:rPr>
          <w:rFonts w:asciiTheme="minorHAnsi" w:hAnsiTheme="minorHAnsi" w:cs="Consolas"/>
          <w:color w:val="FF7800"/>
          <w:sz w:val="21"/>
          <w:szCs w:val="21"/>
        </w:rPr>
        <w:t>System.</w:t>
      </w:r>
      <w:r w:rsidRPr="009D0F99">
        <w:rPr>
          <w:rFonts w:asciiTheme="minorHAnsi" w:hAnsiTheme="minorHAnsi" w:cs="Consolas"/>
          <w:color w:val="000000"/>
          <w:sz w:val="21"/>
          <w:szCs w:val="21"/>
        </w:rPr>
        <w:t>out</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println(check);</w:t>
      </w:r>
      <w:r w:rsidRPr="009D0F99">
        <w:rPr>
          <w:rFonts w:asciiTheme="minorHAnsi" w:hAnsiTheme="minorHAnsi" w:cs="Arial"/>
          <w:color w:val="000000"/>
          <w:sz w:val="21"/>
          <w:szCs w:val="21"/>
        </w:rPr>
        <w:br/>
      </w:r>
      <w:r w:rsidRPr="009D0F99">
        <w:rPr>
          <w:rFonts w:asciiTheme="minorHAnsi" w:hAnsiTheme="minorHAnsi" w:cs="Arial"/>
          <w:color w:val="000000"/>
          <w:sz w:val="21"/>
          <w:szCs w:val="21"/>
          <w:shd w:val="clear" w:color="auto" w:fill="FFFFFF"/>
        </w:rPr>
        <w:t>There will be no null pointers in this case.  Both of these way confirms that</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i/>
          <w:iCs/>
          <w:color w:val="000000"/>
          <w:sz w:val="21"/>
          <w:szCs w:val="21"/>
          <w:shd w:val="clear" w:color="auto" w:fill="FFFFFF"/>
        </w:rPr>
        <w:t>String is not null and empty</w:t>
      </w:r>
      <w:r w:rsidRPr="009D0F99">
        <w:rPr>
          <w:rFonts w:asciiTheme="minorHAnsi" w:hAnsiTheme="minorHAnsi" w:cs="Arial"/>
          <w:color w:val="000000"/>
          <w:sz w:val="21"/>
          <w:szCs w:val="21"/>
          <w:shd w:val="clear" w:color="auto" w:fill="FFFFFF"/>
        </w:rPr>
        <w:t>.</w:t>
      </w:r>
    </w:p>
    <w:p w:rsidR="00801123" w:rsidRPr="009D0F99" w:rsidRDefault="00801123" w:rsidP="00801123">
      <w:pPr>
        <w:pStyle w:val="HTMLPreformatted"/>
        <w:shd w:val="clear" w:color="auto" w:fill="FFFFFF"/>
        <w:spacing w:line="360" w:lineRule="atLeast"/>
        <w:ind w:leftChars="200" w:left="420"/>
        <w:rPr>
          <w:rFonts w:asciiTheme="minorHAnsi" w:hAnsiTheme="minorHAnsi" w:cs="Arial"/>
          <w:color w:val="000000"/>
          <w:sz w:val="21"/>
          <w:szCs w:val="21"/>
          <w:shd w:val="clear" w:color="auto" w:fill="FFFFFF"/>
        </w:rPr>
      </w:pPr>
    </w:p>
    <w:p w:rsidR="00801123" w:rsidRPr="009D0F99" w:rsidRDefault="00801123" w:rsidP="00801123">
      <w:pPr>
        <w:ind w:leftChars="200" w:left="420"/>
        <w:rPr>
          <w:szCs w:val="21"/>
        </w:rPr>
      </w:pPr>
      <w:r w:rsidRPr="009D0F99">
        <w:rPr>
          <w:rFonts w:cs="Arial"/>
          <w:b/>
          <w:bCs/>
          <w:color w:val="000000"/>
          <w:szCs w:val="21"/>
          <w:shd w:val="clear" w:color="auto" w:fill="FFFFFF"/>
        </w:rPr>
        <w:t>2) Using Apache Commons StringUtils class</w:t>
      </w:r>
      <w:r w:rsidRPr="009D0F99">
        <w:rPr>
          <w:rFonts w:cs="Arial"/>
          <w:color w:val="000000"/>
          <w:szCs w:val="21"/>
        </w:rPr>
        <w:br/>
      </w:r>
      <w:r w:rsidRPr="009D0F99">
        <w:rPr>
          <w:rFonts w:cs="Arial"/>
          <w:color w:val="000000"/>
          <w:szCs w:val="21"/>
          <w:shd w:val="clear" w:color="auto" w:fill="FFFFFF"/>
        </w:rPr>
        <w:t>If you are already using Apache commons then you can also use</w:t>
      </w:r>
      <w:r w:rsidRPr="009D0F99">
        <w:rPr>
          <w:rStyle w:val="apple-converted-space"/>
          <w:rFonts w:cs="Arial"/>
          <w:color w:val="000000"/>
          <w:szCs w:val="21"/>
          <w:shd w:val="clear" w:color="auto" w:fill="FFFFFF"/>
        </w:rPr>
        <w:t> </w:t>
      </w:r>
      <w:r w:rsidRPr="009D0F99">
        <w:rPr>
          <w:rFonts w:cs="Courier New"/>
          <w:color w:val="000000"/>
          <w:szCs w:val="21"/>
          <w:shd w:val="clear" w:color="auto" w:fill="FFFFFF"/>
        </w:rPr>
        <w:t>isEmpty()</w:t>
      </w:r>
      <w:r w:rsidRPr="009D0F99">
        <w:rPr>
          <w:rStyle w:val="apple-converted-space"/>
          <w:rFonts w:cs="Arial"/>
          <w:color w:val="000000"/>
          <w:szCs w:val="21"/>
          <w:shd w:val="clear" w:color="auto" w:fill="FFFFFF"/>
        </w:rPr>
        <w:t> </w:t>
      </w:r>
      <w:r w:rsidRPr="009D0F99">
        <w:rPr>
          <w:rFonts w:cs="Arial"/>
          <w:color w:val="000000"/>
          <w:szCs w:val="21"/>
          <w:shd w:val="clear" w:color="auto" w:fill="FFFFFF"/>
        </w:rPr>
        <w:t>method to check if String is empty or not. Only caveat here is that this method return true in case of null input as well, which may not be correct depending upon your application's definition of empty String. If you treat null as empty String then you can use this wonderful</w:t>
      </w:r>
      <w:r w:rsidRPr="009D0F99">
        <w:rPr>
          <w:rStyle w:val="apple-converted-space"/>
          <w:rFonts w:cs="Arial"/>
          <w:color w:val="000000"/>
          <w:szCs w:val="21"/>
          <w:shd w:val="clear" w:color="auto" w:fill="FFFFFF"/>
        </w:rPr>
        <w:t> </w:t>
      </w:r>
      <w:hyperlink r:id="rId212" w:history="1">
        <w:r w:rsidRPr="009D0F99">
          <w:rPr>
            <w:rStyle w:val="Hyperlink"/>
            <w:rFonts w:cs="Arial"/>
            <w:color w:val="2B319F"/>
            <w:szCs w:val="21"/>
            <w:shd w:val="clear" w:color="auto" w:fill="FFFFFF"/>
          </w:rPr>
          <w:t>null-safe method</w:t>
        </w:r>
        <w:r w:rsidRPr="009D0F99">
          <w:rPr>
            <w:rStyle w:val="apple-converted-space"/>
            <w:rFonts w:cs="Arial"/>
            <w:color w:val="2B319F"/>
            <w:szCs w:val="21"/>
            <w:shd w:val="clear" w:color="auto" w:fill="FFFFFF"/>
          </w:rPr>
          <w:t> </w:t>
        </w:r>
      </w:hyperlink>
      <w:r w:rsidRPr="009D0F99">
        <w:rPr>
          <w:rFonts w:cs="Arial"/>
          <w:color w:val="000000"/>
          <w:szCs w:val="21"/>
          <w:shd w:val="clear" w:color="auto" w:fill="FFFFFF"/>
        </w:rPr>
        <w:t>for quick test, as shown in following example :</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boolean</w:t>
      </w:r>
      <w:r w:rsidRPr="009D0F99">
        <w:rPr>
          <w:rFonts w:asciiTheme="minorHAnsi" w:hAnsiTheme="minorHAnsi" w:cs="Consolas"/>
          <w:color w:val="000000"/>
          <w:sz w:val="21"/>
          <w:szCs w:val="21"/>
        </w:rPr>
        <w:t xml:space="preserve"> nullCheck </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 </w:t>
      </w:r>
      <w:r w:rsidRPr="009D0F99">
        <w:rPr>
          <w:rFonts w:asciiTheme="minorHAnsi" w:hAnsiTheme="minorHAnsi" w:cs="Consolas"/>
          <w:color w:val="FF7800"/>
          <w:sz w:val="21"/>
          <w:szCs w:val="21"/>
        </w:rPr>
        <w:t>StringUtils.</w:t>
      </w:r>
      <w:r w:rsidRPr="009D0F99">
        <w:rPr>
          <w:rFonts w:asciiTheme="minorHAnsi" w:hAnsiTheme="minorHAnsi" w:cs="Consolas"/>
          <w:color w:val="000000"/>
          <w:sz w:val="21"/>
          <w:szCs w:val="21"/>
        </w:rPr>
        <w:t>isEmpty(nullString);</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boolean</w:t>
      </w:r>
      <w:r w:rsidRPr="009D0F99">
        <w:rPr>
          <w:rFonts w:asciiTheme="minorHAnsi" w:hAnsiTheme="minorHAnsi" w:cs="Consolas"/>
          <w:color w:val="000000"/>
          <w:sz w:val="21"/>
          <w:szCs w:val="21"/>
        </w:rPr>
        <w:t xml:space="preserve"> emptyCheck </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 </w:t>
      </w:r>
      <w:r w:rsidRPr="009D0F99">
        <w:rPr>
          <w:rFonts w:asciiTheme="minorHAnsi" w:hAnsiTheme="minorHAnsi" w:cs="Consolas"/>
          <w:color w:val="FF7800"/>
          <w:sz w:val="21"/>
          <w:szCs w:val="21"/>
        </w:rPr>
        <w:t>StringUtils.</w:t>
      </w:r>
      <w:r w:rsidRPr="009D0F99">
        <w:rPr>
          <w:rFonts w:asciiTheme="minorHAnsi" w:hAnsiTheme="minorHAnsi" w:cs="Consolas"/>
          <w:color w:val="000000"/>
          <w:sz w:val="21"/>
          <w:szCs w:val="21"/>
        </w:rPr>
        <w:t>isEmpty(</w:t>
      </w:r>
      <w:r w:rsidRPr="009D0F99">
        <w:rPr>
          <w:rFonts w:asciiTheme="minorHAnsi" w:hAnsiTheme="minorHAnsi" w:cs="Consolas"/>
          <w:color w:val="409B1C"/>
          <w:sz w:val="21"/>
          <w:szCs w:val="21"/>
        </w:rPr>
        <w:t>""</w:t>
      </w:r>
      <w:r w:rsidRPr="009D0F99">
        <w:rPr>
          <w:rFonts w:asciiTheme="minorHAnsi" w:hAnsiTheme="minorHAnsi" w:cs="Consolas"/>
          <w:color w:val="000000"/>
          <w:sz w:val="21"/>
          <w:szCs w:val="21"/>
        </w:rPr>
        <w:t xml:space="preserve">);      </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System.</w:t>
      </w:r>
      <w:r w:rsidRPr="009D0F99">
        <w:rPr>
          <w:rFonts w:asciiTheme="minorHAnsi" w:hAnsiTheme="minorHAnsi" w:cs="Consolas"/>
          <w:color w:val="000000"/>
          <w:sz w:val="21"/>
          <w:szCs w:val="21"/>
        </w:rPr>
        <w:t>out</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println(nullCheck);   </w:t>
      </w:r>
      <w:r w:rsidRPr="009D0F99">
        <w:rPr>
          <w:rFonts w:asciiTheme="minorHAnsi" w:hAnsiTheme="minorHAnsi" w:cs="Consolas"/>
          <w:color w:val="8C868F"/>
          <w:sz w:val="21"/>
          <w:szCs w:val="21"/>
        </w:rPr>
        <w:t>// true</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FF7800"/>
          <w:sz w:val="21"/>
          <w:szCs w:val="21"/>
        </w:rPr>
        <w:t>System.</w:t>
      </w:r>
      <w:r w:rsidRPr="009D0F99">
        <w:rPr>
          <w:rFonts w:asciiTheme="minorHAnsi" w:hAnsiTheme="minorHAnsi" w:cs="Consolas"/>
          <w:color w:val="000000"/>
          <w:sz w:val="21"/>
          <w:szCs w:val="21"/>
        </w:rPr>
        <w:t>out</w:t>
      </w:r>
      <w:r w:rsidRPr="009D0F99">
        <w:rPr>
          <w:rFonts w:asciiTheme="minorHAnsi" w:hAnsiTheme="minorHAnsi" w:cs="Consolas"/>
          <w:color w:val="FF7800"/>
          <w:sz w:val="21"/>
          <w:szCs w:val="21"/>
        </w:rPr>
        <w:t>.</w:t>
      </w:r>
      <w:r w:rsidRPr="009D0F99">
        <w:rPr>
          <w:rFonts w:asciiTheme="minorHAnsi" w:hAnsiTheme="minorHAnsi" w:cs="Consolas"/>
          <w:color w:val="000000"/>
          <w:sz w:val="21"/>
          <w:szCs w:val="21"/>
        </w:rPr>
        <w:t xml:space="preserve">println(emptyCheck);  </w:t>
      </w:r>
      <w:r w:rsidRPr="009D0F99">
        <w:rPr>
          <w:rFonts w:asciiTheme="minorHAnsi" w:hAnsiTheme="minorHAnsi" w:cs="Consolas"/>
          <w:color w:val="8C868F"/>
          <w:sz w:val="21"/>
          <w:szCs w:val="21"/>
        </w:rPr>
        <w:t>// true</w:t>
      </w:r>
      <w:r w:rsidRPr="009D0F99">
        <w:rPr>
          <w:rFonts w:asciiTheme="minorHAnsi" w:hAnsiTheme="minorHAnsi" w:cs="Arial"/>
          <w:color w:val="000000"/>
          <w:sz w:val="21"/>
          <w:szCs w:val="21"/>
        </w:rPr>
        <w:br/>
      </w:r>
      <w:r w:rsidRPr="009D0F99">
        <w:rPr>
          <w:rFonts w:asciiTheme="minorHAnsi" w:hAnsiTheme="minorHAnsi" w:cs="Arial"/>
          <w:color w:val="000000"/>
          <w:sz w:val="21"/>
          <w:szCs w:val="21"/>
          <w:shd w:val="clear" w:color="auto" w:fill="FFFFFF"/>
        </w:rPr>
        <w:t>You an see that check against null String is opposite to how equals method behave. So use this method with caution. Since they return true even for null input, they cannot be trusted for tests like not null and empty. By the way, if you have to create empty String, always use String literal "", it's more memory efficient. Since</w:t>
      </w:r>
      <w:r w:rsidRPr="009D0F99">
        <w:rPr>
          <w:rStyle w:val="apple-converted-space"/>
          <w:rFonts w:asciiTheme="minorHAnsi" w:hAnsiTheme="minorHAnsi" w:cs="Arial"/>
          <w:color w:val="000000"/>
          <w:sz w:val="21"/>
          <w:szCs w:val="21"/>
          <w:shd w:val="clear" w:color="auto" w:fill="FFFFFF"/>
        </w:rPr>
        <w:t> </w:t>
      </w:r>
      <w:hyperlink r:id="rId213" w:history="1">
        <w:r w:rsidRPr="009D0F99">
          <w:rPr>
            <w:rStyle w:val="Hyperlink"/>
            <w:rFonts w:asciiTheme="minorHAnsi" w:hAnsiTheme="minorHAnsi" w:cs="Arial"/>
            <w:color w:val="2B319F"/>
            <w:sz w:val="21"/>
            <w:szCs w:val="21"/>
            <w:shd w:val="clear" w:color="auto" w:fill="FFFFFF"/>
          </w:rPr>
          <w:t>String object is Immutable</w:t>
        </w:r>
      </w:hyperlink>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and can safely share between threads, there is no need to create multiple separate String object, as</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Courier New"/>
          <w:color w:val="000000"/>
          <w:sz w:val="21"/>
          <w:szCs w:val="21"/>
          <w:shd w:val="clear" w:color="auto" w:fill="FFFFFF"/>
        </w:rPr>
        <w:t>String s = new String()</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will do, as shown in following</w:t>
      </w:r>
      <w:r w:rsidRPr="009D0F99">
        <w:rPr>
          <w:rStyle w:val="apple-converted-space"/>
          <w:rFonts w:asciiTheme="minorHAnsi" w:hAnsiTheme="minorHAnsi" w:cs="Arial"/>
          <w:color w:val="000000"/>
          <w:sz w:val="21"/>
          <w:szCs w:val="21"/>
          <w:shd w:val="clear" w:color="auto" w:fill="FFFFFF"/>
        </w:rPr>
        <w:t> </w:t>
      </w:r>
      <w:r w:rsidRPr="009D0F99">
        <w:rPr>
          <w:rStyle w:val="ilad"/>
          <w:rFonts w:asciiTheme="minorHAnsi" w:hAnsiTheme="minorHAnsi" w:cs="Arial"/>
          <w:sz w:val="21"/>
          <w:szCs w:val="21"/>
          <w:shd w:val="clear" w:color="auto" w:fill="FFFFFF"/>
        </w:rPr>
        <w:t>diagram</w:t>
      </w:r>
      <w:r w:rsidRPr="009D0F99">
        <w:rPr>
          <w:rFonts w:asciiTheme="minorHAnsi" w:hAnsiTheme="minorHAnsi" w:cs="Arial"/>
          <w:color w:val="000000"/>
          <w:sz w:val="21"/>
          <w:szCs w:val="21"/>
          <w:shd w:val="clear" w:color="auto" w:fill="FFFFFF"/>
        </w:rPr>
        <w:t>.</w:t>
      </w:r>
    </w:p>
    <w:p w:rsidR="00801123" w:rsidRPr="009D0F99" w:rsidRDefault="00801123" w:rsidP="00801123">
      <w:pPr>
        <w:shd w:val="clear" w:color="auto" w:fill="FFFFFF"/>
        <w:spacing w:line="360" w:lineRule="atLeast"/>
        <w:ind w:leftChars="200" w:left="420"/>
        <w:jc w:val="center"/>
        <w:rPr>
          <w:rFonts w:cs="Arial"/>
          <w:color w:val="000000"/>
          <w:szCs w:val="21"/>
        </w:rPr>
      </w:pPr>
      <w:r w:rsidRPr="009D0F99">
        <w:rPr>
          <w:rFonts w:cs="Arial"/>
          <w:noProof/>
          <w:color w:val="FF391F"/>
          <w:szCs w:val="21"/>
        </w:rPr>
        <w:lastRenderedPageBreak/>
        <w:drawing>
          <wp:inline distT="0" distB="0" distL="0" distR="0" wp14:anchorId="20258298" wp14:editId="5A0FC674">
            <wp:extent cx="4992325" cy="3073400"/>
            <wp:effectExtent l="0" t="0" r="0" b="0"/>
            <wp:docPr id="2" name="图片 2" descr="How to check if String is empty in Java">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heck if String is empty in Java">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992325" cy="3073400"/>
                    </a:xfrm>
                    <a:prstGeom prst="rect">
                      <a:avLst/>
                    </a:prstGeom>
                    <a:noFill/>
                    <a:ln>
                      <a:noFill/>
                    </a:ln>
                  </pic:spPr>
                </pic:pic>
              </a:graphicData>
            </a:graphic>
          </wp:inline>
        </w:drawing>
      </w:r>
    </w:p>
    <w:p w:rsidR="00801123" w:rsidRPr="009D0F99" w:rsidRDefault="00801123" w:rsidP="00801123">
      <w:pPr>
        <w:pStyle w:val="Heading3"/>
        <w:shd w:val="clear" w:color="auto" w:fill="FFFFFF"/>
        <w:spacing w:before="0" w:after="0"/>
        <w:ind w:leftChars="200" w:left="420"/>
        <w:rPr>
          <w:rFonts w:cs="Arial"/>
          <w:color w:val="FF0000"/>
          <w:sz w:val="21"/>
          <w:szCs w:val="21"/>
        </w:rPr>
      </w:pPr>
      <w:r w:rsidRPr="009D0F99">
        <w:rPr>
          <w:rFonts w:cs="Arial"/>
          <w:color w:val="FF0000"/>
          <w:sz w:val="21"/>
          <w:szCs w:val="21"/>
          <w:u w:val="single"/>
        </w:rPr>
        <w:t>Use equals() is better</w:t>
      </w:r>
    </w:p>
    <w:p w:rsidR="00801123" w:rsidRPr="009D0F99" w:rsidRDefault="00801123" w:rsidP="00801123">
      <w:pPr>
        <w:pStyle w:val="HTMLPreformatted"/>
        <w:shd w:val="clear" w:color="auto" w:fill="FFFFFF"/>
        <w:spacing w:line="360" w:lineRule="atLeast"/>
        <w:ind w:leftChars="200" w:left="420"/>
        <w:rPr>
          <w:rFonts w:asciiTheme="minorHAnsi" w:hAnsiTheme="minorHAnsi" w:cs="Arial"/>
          <w:color w:val="000000"/>
          <w:sz w:val="21"/>
          <w:szCs w:val="21"/>
          <w:shd w:val="clear" w:color="auto" w:fill="FFFFFF"/>
        </w:rPr>
      </w:pPr>
      <w:r w:rsidRPr="009D0F99">
        <w:rPr>
          <w:rFonts w:asciiTheme="minorHAnsi" w:hAnsiTheme="minorHAnsi" w:cs="Arial"/>
          <w:color w:val="000000"/>
          <w:sz w:val="21"/>
          <w:szCs w:val="21"/>
          <w:shd w:val="clear" w:color="auto" w:fill="FFFFFF"/>
        </w:rPr>
        <w:t xml:space="preserve">There are many ways to check if String is empty in Java, but what is the right way of doing it? right in the sense of robustness, performance and readability. </w:t>
      </w:r>
      <w:r w:rsidRPr="009D0F99">
        <w:rPr>
          <w:rFonts w:asciiTheme="minorHAnsi" w:hAnsiTheme="minorHAnsi" w:cs="Arial"/>
          <w:b/>
          <w:color w:val="FF0000"/>
          <w:sz w:val="21"/>
          <w:szCs w:val="21"/>
          <w:shd w:val="clear" w:color="auto" w:fill="FFFFFF"/>
        </w:rPr>
        <w:t xml:space="preserve"> If robustness is your priority then using </w:t>
      </w:r>
      <w:hyperlink r:id="rId216" w:history="1">
        <w:r w:rsidRPr="009D0F99">
          <w:rPr>
            <w:rStyle w:val="Hyperlink"/>
            <w:rFonts w:asciiTheme="minorHAnsi" w:hAnsiTheme="minorHAnsi"/>
            <w:b/>
            <w:color w:val="2B319F"/>
            <w:sz w:val="21"/>
            <w:szCs w:val="21"/>
            <w:shd w:val="clear" w:color="auto" w:fill="FFFFFF"/>
          </w:rPr>
          <w:t>equals() method</w:t>
        </w:r>
      </w:hyperlink>
      <w:r w:rsidRPr="009D0F99">
        <w:rPr>
          <w:rStyle w:val="apple-converted-space"/>
          <w:rFonts w:asciiTheme="minorHAnsi" w:hAnsiTheme="minorHAnsi" w:cs="Arial"/>
          <w:b/>
          <w:color w:val="000000"/>
          <w:sz w:val="21"/>
          <w:szCs w:val="21"/>
          <w:shd w:val="clear" w:color="auto" w:fill="FFFFFF"/>
        </w:rPr>
        <w:t> </w:t>
      </w:r>
      <w:r w:rsidRPr="009D0F99">
        <w:rPr>
          <w:rFonts w:asciiTheme="minorHAnsi" w:hAnsiTheme="minorHAnsi" w:cs="Arial"/>
          <w:color w:val="000000"/>
          <w:sz w:val="21"/>
          <w:szCs w:val="21"/>
          <w:shd w:val="clear" w:color="auto" w:fill="FFFFFF"/>
        </w:rPr>
        <w:t>or Apache commons</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Courier New"/>
          <w:b/>
          <w:color w:val="FF0000"/>
          <w:sz w:val="21"/>
          <w:szCs w:val="21"/>
          <w:shd w:val="clear" w:color="auto" w:fill="FFFFFF"/>
        </w:rPr>
        <w:t>StringUtils</w:t>
      </w:r>
      <w:r w:rsidRPr="009D0F99">
        <w:rPr>
          <w:rStyle w:val="apple-converted-space"/>
          <w:rFonts w:asciiTheme="minorHAnsi" w:hAnsiTheme="minorHAnsi" w:cs="Arial"/>
          <w:color w:val="000000"/>
          <w:sz w:val="21"/>
          <w:szCs w:val="21"/>
          <w:shd w:val="clear" w:color="auto" w:fill="FFFFFF"/>
        </w:rPr>
        <w:t> </w:t>
      </w:r>
      <w:r w:rsidRPr="009D0F99">
        <w:rPr>
          <w:rFonts w:asciiTheme="minorHAnsi" w:hAnsiTheme="minorHAnsi" w:cs="Arial"/>
          <w:color w:val="000000"/>
          <w:sz w:val="21"/>
          <w:szCs w:val="21"/>
          <w:shd w:val="clear" w:color="auto" w:fill="FFFFFF"/>
        </w:rPr>
        <w:t xml:space="preserve">is the right way to do this check. </w:t>
      </w:r>
    </w:p>
    <w:p w:rsidR="00801123" w:rsidRPr="009D0F99" w:rsidRDefault="00BA47EA" w:rsidP="00801123">
      <w:pPr>
        <w:pStyle w:val="HTMLPreformatted"/>
        <w:shd w:val="clear" w:color="auto" w:fill="FFFFFF"/>
        <w:spacing w:line="360" w:lineRule="atLeast"/>
        <w:ind w:leftChars="200" w:left="420"/>
        <w:rPr>
          <w:rFonts w:asciiTheme="minorHAnsi" w:hAnsiTheme="minorHAnsi" w:cs="Consolas"/>
          <w:color w:val="000000"/>
          <w:sz w:val="21"/>
          <w:szCs w:val="21"/>
        </w:rPr>
      </w:pPr>
      <w:hyperlink r:id="rId217" w:history="1">
        <w:r w:rsidR="00801123" w:rsidRPr="009D0F99">
          <w:rPr>
            <w:rStyle w:val="Hyperlink"/>
            <w:rFonts w:asciiTheme="minorHAnsi" w:hAnsiTheme="minorHAnsi" w:cs="Consolas"/>
            <w:sz w:val="21"/>
            <w:szCs w:val="21"/>
          </w:rPr>
          <w:t>http://java67.blogspot.com/2014/09/right-way-to-check-if-string-is-empty.html</w:t>
        </w:r>
      </w:hyperlink>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b/>
          <w:color w:val="FF0000"/>
          <w:sz w:val="21"/>
          <w:szCs w:val="21"/>
        </w:rPr>
      </w:pPr>
      <w:r w:rsidRPr="009D0F99">
        <w:rPr>
          <w:rFonts w:asciiTheme="minorHAnsi" w:hAnsiTheme="minorHAnsi" w:cs="Consolas"/>
          <w:b/>
          <w:color w:val="FF0000"/>
          <w:sz w:val="21"/>
          <w:szCs w:val="21"/>
        </w:rPr>
        <w:t>Another 2 examples between == and equals()</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ObjComp</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 args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int</w:t>
      </w:r>
      <w:r w:rsidRPr="009D0F99">
        <w:rPr>
          <w:rFonts w:eastAsia="SimSun" w:cs="Courier New"/>
          <w:color w:val="000000"/>
          <w:kern w:val="0"/>
          <w:szCs w:val="21"/>
        </w:rPr>
        <w:t xml:space="preserve"> result = 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ObjComp oc = </w:t>
      </w:r>
      <w:r w:rsidRPr="009D0F99">
        <w:rPr>
          <w:rFonts w:eastAsia="SimSun" w:cs="Courier New"/>
          <w:color w:val="0000FF"/>
          <w:kern w:val="0"/>
          <w:szCs w:val="21"/>
        </w:rPr>
        <w:t>new</w:t>
      </w:r>
      <w:r w:rsidRPr="009D0F99">
        <w:rPr>
          <w:rFonts w:eastAsia="SimSun" w:cs="Courier New"/>
          <w:color w:val="000000"/>
          <w:kern w:val="0"/>
          <w:szCs w:val="21"/>
        </w:rPr>
        <w:t xml:space="preserve"> ObjComp();</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Object o = oc;</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(o == oc)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result = 1;</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(o != oc)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result = result + 10;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(o.equals(oc)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result = result + 100;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(oc.equals(o)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result = result + 1000;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lastRenderedPageBreak/>
        <w:t xml:space="preserve">        System.out.println(</w:t>
      </w:r>
      <w:r w:rsidRPr="009D0F99">
        <w:rPr>
          <w:rFonts w:eastAsia="SimSun" w:cs="Courier New"/>
          <w:color w:val="EE3B3B"/>
          <w:kern w:val="0"/>
          <w:szCs w:val="21"/>
        </w:rPr>
        <w:t>"result = "</w:t>
      </w:r>
      <w:r w:rsidRPr="009D0F99">
        <w:rPr>
          <w:rFonts w:eastAsia="SimSun" w:cs="Courier New"/>
          <w:color w:val="000000"/>
          <w:kern w:val="0"/>
          <w:szCs w:val="21"/>
        </w:rPr>
        <w:t xml:space="preserve"> + result);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numPr>
          <w:ilvl w:val="0"/>
          <w:numId w:val="11"/>
        </w:numPr>
        <w:tabs>
          <w:tab w:val="clear" w:pos="720"/>
          <w:tab w:val="num" w:pos="1140"/>
        </w:tabs>
        <w:spacing w:line="267" w:lineRule="atLeast"/>
        <w:ind w:leftChars="243" w:left="870"/>
        <w:jc w:val="left"/>
        <w:textAlignment w:val="baseline"/>
        <w:rPr>
          <w:rFonts w:eastAsia="SimSun" w:cs="Arial"/>
          <w:color w:val="000000"/>
          <w:kern w:val="0"/>
          <w:szCs w:val="21"/>
        </w:rPr>
      </w:pPr>
      <w:r w:rsidRPr="009D0F99">
        <w:rPr>
          <w:rFonts w:eastAsia="SimSun" w:cs="Arial"/>
          <w:color w:val="000000"/>
          <w:kern w:val="0"/>
          <w:szCs w:val="21"/>
        </w:rPr>
        <w:t>it's </w:t>
      </w:r>
      <w:r w:rsidRPr="009D0F99">
        <w:rPr>
          <w:rFonts w:eastAsia="SimSun" w:cs="Consolas"/>
          <w:color w:val="000000"/>
          <w:kern w:val="0"/>
          <w:szCs w:val="21"/>
          <w:bdr w:val="none" w:sz="0" w:space="0" w:color="auto" w:frame="1"/>
          <w:shd w:val="clear" w:color="auto" w:fill="EEEEEE"/>
        </w:rPr>
        <w:t>.equals(...)</w:t>
      </w:r>
      <w:r w:rsidRPr="009D0F99">
        <w:rPr>
          <w:rFonts w:eastAsia="SimSun" w:cs="Arial"/>
          <w:color w:val="000000"/>
          <w:kern w:val="0"/>
          <w:szCs w:val="21"/>
        </w:rPr>
        <w:t> though (first letter is not capitalized).</w:t>
      </w:r>
    </w:p>
    <w:p w:rsidR="00801123" w:rsidRPr="009D0F99" w:rsidRDefault="00801123" w:rsidP="00801123">
      <w:pPr>
        <w:widowControl/>
        <w:numPr>
          <w:ilvl w:val="0"/>
          <w:numId w:val="11"/>
        </w:numPr>
        <w:tabs>
          <w:tab w:val="clear" w:pos="720"/>
          <w:tab w:val="num" w:pos="1140"/>
        </w:tabs>
        <w:spacing w:line="267" w:lineRule="atLeast"/>
        <w:ind w:leftChars="243" w:left="870"/>
        <w:jc w:val="left"/>
        <w:textAlignment w:val="baseline"/>
        <w:rPr>
          <w:rFonts w:eastAsia="SimSun" w:cs="Arial"/>
          <w:color w:val="000000"/>
          <w:kern w:val="0"/>
          <w:szCs w:val="21"/>
        </w:rPr>
      </w:pPr>
      <w:r w:rsidRPr="009D0F99">
        <w:rPr>
          <w:rFonts w:eastAsia="SimSun" w:cs="Arial"/>
          <w:color w:val="000000"/>
          <w:kern w:val="0"/>
          <w:szCs w:val="21"/>
        </w:rPr>
        <w:t>equals will only compare what it is written to compare, no more, no less.</w:t>
      </w:r>
    </w:p>
    <w:p w:rsidR="00801123" w:rsidRPr="009D0F99" w:rsidRDefault="00801123" w:rsidP="00801123">
      <w:pPr>
        <w:widowControl/>
        <w:numPr>
          <w:ilvl w:val="0"/>
          <w:numId w:val="11"/>
        </w:numPr>
        <w:tabs>
          <w:tab w:val="clear" w:pos="720"/>
          <w:tab w:val="num" w:pos="1140"/>
        </w:tabs>
        <w:spacing w:line="267" w:lineRule="atLeast"/>
        <w:ind w:leftChars="243" w:left="870"/>
        <w:jc w:val="left"/>
        <w:textAlignment w:val="baseline"/>
        <w:rPr>
          <w:rFonts w:eastAsia="SimSun" w:cs="Arial"/>
          <w:color w:val="000000"/>
          <w:kern w:val="0"/>
          <w:szCs w:val="21"/>
        </w:rPr>
      </w:pPr>
      <w:r w:rsidRPr="009D0F99">
        <w:rPr>
          <w:rFonts w:eastAsia="SimSun" w:cs="Arial"/>
          <w:b/>
          <w:color w:val="FF0000"/>
          <w:kern w:val="0"/>
          <w:szCs w:val="21"/>
        </w:rPr>
        <w:t>if equals is not overridden(Like overridden by String class in Java)</w:t>
      </w:r>
      <w:r w:rsidRPr="009D0F99">
        <w:rPr>
          <w:rFonts w:eastAsia="SimSun" w:cs="Arial"/>
          <w:color w:val="000000"/>
          <w:kern w:val="0"/>
          <w:szCs w:val="21"/>
        </w:rPr>
        <w:t>, it defaults to the </w:t>
      </w:r>
      <w:r w:rsidRPr="009D0F99">
        <w:rPr>
          <w:rFonts w:eastAsia="SimSun" w:cs="Consolas"/>
          <w:color w:val="000000"/>
          <w:kern w:val="0"/>
          <w:szCs w:val="21"/>
          <w:bdr w:val="none" w:sz="0" w:space="0" w:color="auto" w:frame="1"/>
          <w:shd w:val="clear" w:color="auto" w:fill="EEEEEE"/>
        </w:rPr>
        <w:t>Object#equals(Object o)</w:t>
      </w:r>
      <w:r w:rsidRPr="009D0F99">
        <w:rPr>
          <w:rFonts w:eastAsia="SimSun" w:cs="Arial"/>
          <w:color w:val="000000"/>
          <w:kern w:val="0"/>
          <w:szCs w:val="21"/>
        </w:rPr>
        <w:t> method. Per the Object API this is the same as </w:t>
      </w:r>
      <w:r w:rsidRPr="009D0F99">
        <w:rPr>
          <w:rFonts w:eastAsia="SimSun" w:cs="Consolas"/>
          <w:color w:val="000000"/>
          <w:kern w:val="0"/>
          <w:szCs w:val="21"/>
          <w:bdr w:val="none" w:sz="0" w:space="0" w:color="auto" w:frame="1"/>
          <w:shd w:val="clear" w:color="auto" w:fill="EEEEEE"/>
        </w:rPr>
        <w:t>==</w:t>
      </w:r>
      <w:r w:rsidRPr="009D0F99">
        <w:rPr>
          <w:rFonts w:eastAsia="SimSun" w:cs="Arial"/>
          <w:color w:val="000000"/>
          <w:kern w:val="0"/>
          <w:szCs w:val="21"/>
        </w:rPr>
        <w:t>; that is, it returns true </w:t>
      </w:r>
      <w:r w:rsidRPr="009D0F99">
        <w:rPr>
          <w:rFonts w:eastAsia="SimSun" w:cs="Arial"/>
          <w:i/>
          <w:iCs/>
          <w:color w:val="000000"/>
          <w:kern w:val="0"/>
          <w:szCs w:val="21"/>
          <w:bdr w:val="none" w:sz="0" w:space="0" w:color="auto" w:frame="1"/>
        </w:rPr>
        <w:t>if and only if</w:t>
      </w:r>
      <w:r w:rsidRPr="009D0F99">
        <w:rPr>
          <w:rFonts w:eastAsia="SimSun" w:cs="Arial"/>
          <w:color w:val="000000"/>
          <w:kern w:val="0"/>
          <w:szCs w:val="21"/>
        </w:rPr>
        <w:t> both variables refer to the same object, if their references are one and the same.</w:t>
      </w:r>
    </w:p>
    <w:p w:rsidR="00801123" w:rsidRPr="009D0F99" w:rsidRDefault="00801123" w:rsidP="00801123">
      <w:pPr>
        <w:widowControl/>
        <w:numPr>
          <w:ilvl w:val="0"/>
          <w:numId w:val="11"/>
        </w:numPr>
        <w:tabs>
          <w:tab w:val="clear" w:pos="720"/>
          <w:tab w:val="num" w:pos="1140"/>
        </w:tabs>
        <w:spacing w:line="267" w:lineRule="atLeast"/>
        <w:ind w:leftChars="243" w:left="870"/>
        <w:jc w:val="left"/>
        <w:textAlignment w:val="baseline"/>
        <w:rPr>
          <w:rFonts w:eastAsia="SimSun" w:cs="Arial"/>
          <w:b/>
          <w:color w:val="FF0000"/>
          <w:kern w:val="0"/>
          <w:szCs w:val="21"/>
        </w:rPr>
      </w:pPr>
      <w:r w:rsidRPr="009D0F99">
        <w:rPr>
          <w:rFonts w:eastAsia="SimSun" w:cs="Arial"/>
          <w:b/>
          <w:color w:val="FF0000"/>
          <w:kern w:val="0"/>
          <w:szCs w:val="21"/>
        </w:rPr>
        <w:t>Always remember to override </w:t>
      </w:r>
      <w:r w:rsidRPr="009D0F99">
        <w:rPr>
          <w:rFonts w:eastAsia="SimSun" w:cs="Consolas"/>
          <w:b/>
          <w:color w:val="FF0000"/>
          <w:kern w:val="0"/>
          <w:szCs w:val="21"/>
          <w:bdr w:val="none" w:sz="0" w:space="0" w:color="auto" w:frame="1"/>
          <w:shd w:val="clear" w:color="auto" w:fill="EEEEEE"/>
        </w:rPr>
        <w:t>hashCode</w:t>
      </w:r>
      <w:r w:rsidRPr="009D0F99">
        <w:rPr>
          <w:rFonts w:eastAsia="SimSun" w:cs="Arial"/>
          <w:b/>
          <w:color w:val="FF0000"/>
          <w:kern w:val="0"/>
          <w:szCs w:val="21"/>
        </w:rPr>
        <w:t> if you override </w:t>
      </w:r>
      <w:r w:rsidRPr="009D0F99">
        <w:rPr>
          <w:rFonts w:eastAsia="SimSun" w:cs="Consolas"/>
          <w:b/>
          <w:color w:val="FF0000"/>
          <w:kern w:val="0"/>
          <w:szCs w:val="21"/>
          <w:bdr w:val="none" w:sz="0" w:space="0" w:color="auto" w:frame="1"/>
          <w:shd w:val="clear" w:color="auto" w:fill="EEEEEE"/>
        </w:rPr>
        <w:t>equals</w:t>
      </w:r>
      <w:r w:rsidRPr="009D0F99">
        <w:rPr>
          <w:rFonts w:eastAsia="SimSun" w:cs="Arial"/>
          <w:b/>
          <w:color w:val="FF0000"/>
          <w:kern w:val="0"/>
          <w:szCs w:val="21"/>
        </w:rPr>
        <w:t> so as not to "break the contract".</w:t>
      </w:r>
    </w:p>
    <w:p w:rsidR="00801123" w:rsidRPr="009D0F99" w:rsidRDefault="00BA47EA" w:rsidP="00801123">
      <w:pPr>
        <w:pStyle w:val="HTMLPreformatted"/>
        <w:shd w:val="clear" w:color="auto" w:fill="FFFFFF"/>
        <w:spacing w:line="360" w:lineRule="atLeast"/>
        <w:ind w:leftChars="200" w:left="420"/>
        <w:rPr>
          <w:rFonts w:asciiTheme="minorHAnsi" w:hAnsiTheme="minorHAnsi" w:cs="Consolas"/>
          <w:color w:val="000000"/>
          <w:sz w:val="21"/>
          <w:szCs w:val="21"/>
        </w:rPr>
      </w:pPr>
      <w:hyperlink r:id="rId218" w:history="1">
        <w:r w:rsidR="00801123" w:rsidRPr="009D0F99">
          <w:rPr>
            <w:rStyle w:val="Hyperlink"/>
            <w:rFonts w:asciiTheme="minorHAnsi" w:hAnsiTheme="minorHAnsi" w:cs="Consolas"/>
            <w:sz w:val="21"/>
            <w:szCs w:val="21"/>
          </w:rPr>
          <w:t>http://stackoverflow.com/questions/7520432/java-vs-equals-confusion</w:t>
        </w:r>
      </w:hyperlink>
      <w:r w:rsidR="00801123" w:rsidRPr="009D0F99">
        <w:rPr>
          <w:rStyle w:val="Hyperlink"/>
          <w:rFonts w:asciiTheme="minorHAnsi" w:hAnsiTheme="minorHAnsi" w:cs="Consolas"/>
          <w:sz w:val="21"/>
          <w:szCs w:val="21"/>
        </w:rPr>
        <w:t>s</w:t>
      </w:r>
    </w:p>
    <w:p w:rsidR="00801123" w:rsidRPr="009D0F99" w:rsidRDefault="00801123" w:rsidP="00801123">
      <w:pPr>
        <w:pStyle w:val="HTMLPreformatted"/>
        <w:shd w:val="clear" w:color="auto" w:fill="FFFFFF"/>
        <w:spacing w:line="360" w:lineRule="atLeast"/>
        <w:ind w:leftChars="200" w:left="420"/>
        <w:rPr>
          <w:rFonts w:asciiTheme="minorHAnsi" w:hAnsiTheme="minorHAnsi"/>
          <w:color w:val="000000"/>
          <w:sz w:val="21"/>
          <w:szCs w:val="21"/>
          <w:shd w:val="clear" w:color="auto" w:fill="FFFFFF"/>
        </w:rPr>
      </w:pPr>
      <w:r w:rsidRPr="009D0F99">
        <w:rPr>
          <w:rFonts w:asciiTheme="minorHAnsi" w:hAnsiTheme="minorHAnsi" w:cs="Consolas"/>
          <w:b/>
          <w:color w:val="000000"/>
          <w:sz w:val="21"/>
          <w:szCs w:val="21"/>
        </w:rPr>
        <w:t>So, here</w:t>
      </w:r>
      <w:r w:rsidRPr="009D0F99">
        <w:rPr>
          <w:rFonts w:asciiTheme="minorHAnsi" w:hAnsiTheme="minorHAnsi" w:cs="Consolas"/>
          <w:color w:val="000000"/>
          <w:sz w:val="21"/>
          <w:szCs w:val="21"/>
        </w:rPr>
        <w:t xml:space="preserve"> </w:t>
      </w:r>
      <w:r w:rsidRPr="009D0F99">
        <w:rPr>
          <w:rFonts w:asciiTheme="minorHAnsi" w:hAnsiTheme="minorHAnsi"/>
          <w:color w:val="000000"/>
          <w:sz w:val="21"/>
          <w:szCs w:val="21"/>
          <w:shd w:val="clear" w:color="auto" w:fill="FFFFFF"/>
        </w:rPr>
        <w:t>even though</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o</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and</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oc</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are reference variables of different types, they are both referring to the same object. This means that</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will resolve to true and that the default</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equals()</w:t>
      </w:r>
      <w:r w:rsidRPr="009D0F99">
        <w:rPr>
          <w:rFonts w:asciiTheme="minorHAnsi" w:hAnsiTheme="minorHAnsi"/>
          <w:color w:val="000000"/>
          <w:sz w:val="21"/>
          <w:szCs w:val="21"/>
          <w:shd w:val="clear" w:color="auto" w:fill="FFFFFF"/>
        </w:rPr>
        <w:t>method will also resolve to true.</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Test178</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String s = </w:t>
      </w:r>
      <w:r w:rsidRPr="009D0F99">
        <w:rPr>
          <w:rFonts w:eastAsia="SimSun" w:cs="Courier New"/>
          <w:color w:val="EE3B3B"/>
          <w:kern w:val="0"/>
          <w:szCs w:val="21"/>
        </w:rPr>
        <w:t>"foo"</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Object o = (Object)s;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(s.equals(o))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w:t>
      </w:r>
      <w:r w:rsidRPr="009D0F99">
        <w:rPr>
          <w:rFonts w:eastAsia="SimSun" w:cs="Courier New"/>
          <w:color w:val="EE3B3B"/>
          <w:kern w:val="0"/>
          <w:szCs w:val="21"/>
        </w:rPr>
        <w:t>"AAA"</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else</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w:t>
      </w:r>
      <w:r w:rsidRPr="009D0F99">
        <w:rPr>
          <w:rFonts w:eastAsia="SimSun" w:cs="Courier New"/>
          <w:color w:val="EE3B3B"/>
          <w:kern w:val="0"/>
          <w:szCs w:val="21"/>
        </w:rPr>
        <w:t>"BBB"</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(o.equals(s))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w:t>
      </w:r>
      <w:r w:rsidRPr="009D0F99">
        <w:rPr>
          <w:rFonts w:eastAsia="SimSun" w:cs="Courier New"/>
          <w:color w:val="EE3B3B"/>
          <w:kern w:val="0"/>
          <w:szCs w:val="21"/>
        </w:rPr>
        <w:t>"CCC"</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else</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w:t>
      </w:r>
      <w:r w:rsidRPr="009D0F99">
        <w:rPr>
          <w:rFonts w:eastAsia="SimSun" w:cs="Courier New"/>
          <w:color w:val="EE3B3B"/>
          <w:kern w:val="0"/>
          <w:szCs w:val="21"/>
        </w:rPr>
        <w:t>"DDD"</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pStyle w:val="HTMLPreformatted"/>
        <w:shd w:val="clear" w:color="auto" w:fill="FFFFFF"/>
        <w:spacing w:line="360" w:lineRule="atLeast"/>
        <w:ind w:leftChars="200" w:left="420"/>
        <w:rPr>
          <w:rFonts w:asciiTheme="minorHAnsi" w:hAnsiTheme="minorHAnsi"/>
          <w:color w:val="000000"/>
          <w:sz w:val="21"/>
          <w:szCs w:val="21"/>
          <w:shd w:val="clear" w:color="auto" w:fill="FFFFFF"/>
        </w:rPr>
      </w:pPr>
      <w:r w:rsidRPr="009D0F99">
        <w:rPr>
          <w:rFonts w:asciiTheme="minorHAnsi" w:hAnsiTheme="minorHAnsi"/>
          <w:color w:val="000000"/>
          <w:sz w:val="21"/>
          <w:szCs w:val="21"/>
          <w:shd w:val="clear" w:color="auto" w:fill="FFFFFF"/>
        </w:rPr>
        <w:t xml:space="preserve">The output will be </w:t>
      </w:r>
      <w:r w:rsidRPr="009D0F99">
        <w:rPr>
          <w:rFonts w:asciiTheme="minorHAnsi" w:hAnsiTheme="minorHAnsi"/>
          <w:sz w:val="21"/>
          <w:szCs w:val="21"/>
        </w:rPr>
        <w:t>AAACCC</w:t>
      </w:r>
    </w:p>
    <w:p w:rsidR="00801123" w:rsidRPr="009D0F99" w:rsidRDefault="00BA47EA" w:rsidP="00801123">
      <w:pPr>
        <w:pStyle w:val="HTMLPreformatted"/>
        <w:shd w:val="clear" w:color="auto" w:fill="FFFFFF"/>
        <w:spacing w:line="360" w:lineRule="atLeast"/>
        <w:ind w:leftChars="200" w:left="420"/>
        <w:rPr>
          <w:rFonts w:asciiTheme="minorHAnsi" w:hAnsiTheme="minorHAnsi"/>
          <w:color w:val="000000"/>
          <w:sz w:val="21"/>
          <w:szCs w:val="21"/>
          <w:shd w:val="clear" w:color="auto" w:fill="FFFFFF"/>
        </w:rPr>
      </w:pPr>
      <w:hyperlink r:id="rId219" w:history="1">
        <w:r w:rsidR="00801123" w:rsidRPr="009D0F99">
          <w:rPr>
            <w:rStyle w:val="Hyperlink"/>
            <w:rFonts w:asciiTheme="minorHAnsi" w:hAnsiTheme="minorHAnsi"/>
            <w:sz w:val="21"/>
            <w:szCs w:val="21"/>
            <w:shd w:val="clear" w:color="auto" w:fill="FFFFFF"/>
          </w:rPr>
          <w:t>http://www.indiabix.com/online-test/java-programming-test/65</w:t>
        </w:r>
      </w:hyperlink>
    </w:p>
    <w:p w:rsidR="00801123" w:rsidRPr="009D0F99" w:rsidRDefault="00801123" w:rsidP="00801123">
      <w:pPr>
        <w:pStyle w:val="HTMLPreformatted"/>
        <w:shd w:val="clear" w:color="auto" w:fill="FFFFFF"/>
        <w:spacing w:line="360" w:lineRule="atLeast"/>
        <w:ind w:leftChars="200" w:left="420"/>
        <w:rPr>
          <w:rFonts w:asciiTheme="minorHAnsi" w:hAnsiTheme="minorHAnsi"/>
          <w:color w:val="000000"/>
          <w:sz w:val="21"/>
          <w:szCs w:val="21"/>
          <w:shd w:val="clear" w:color="auto" w:fill="FFFFFF"/>
        </w:rPr>
      </w:pP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FF0000"/>
          <w:sz w:val="21"/>
          <w:szCs w:val="21"/>
        </w:rPr>
      </w:pPr>
      <w:r w:rsidRPr="009D0F99">
        <w:rPr>
          <w:rFonts w:asciiTheme="minorHAnsi" w:hAnsiTheme="minorHAnsi" w:cs="Consolas"/>
          <w:color w:val="FF0000"/>
          <w:sz w:val="21"/>
          <w:szCs w:val="21"/>
        </w:rPr>
        <w:t>Also, we can overridden equals() method by ourselves.</w:t>
      </w:r>
    </w:p>
    <w:p w:rsidR="00801123" w:rsidRPr="009D0F99" w:rsidRDefault="00801123" w:rsidP="00801123">
      <w:pPr>
        <w:widowControl/>
        <w:shd w:val="clear" w:color="auto" w:fill="FFFFFF"/>
        <w:spacing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In Java, the </w:t>
      </w:r>
      <w:r w:rsidRPr="009D0F99">
        <w:rPr>
          <w:rFonts w:eastAsia="SimSun" w:cs="Consolas"/>
          <w:color w:val="000000"/>
          <w:kern w:val="0"/>
          <w:szCs w:val="21"/>
          <w:bdr w:val="none" w:sz="0" w:space="0" w:color="auto" w:frame="1"/>
          <w:shd w:val="clear" w:color="auto" w:fill="EEEEEE"/>
        </w:rPr>
        <w:t>equals()</w:t>
      </w:r>
      <w:r w:rsidRPr="009D0F99">
        <w:rPr>
          <w:rFonts w:eastAsia="SimSun" w:cs="Arial"/>
          <w:color w:val="000000"/>
          <w:kern w:val="0"/>
          <w:szCs w:val="21"/>
        </w:rPr>
        <w:t> method that is inherited from </w:t>
      </w:r>
      <w:r w:rsidRPr="009D0F99">
        <w:rPr>
          <w:rFonts w:eastAsia="SimSun" w:cs="Consolas"/>
          <w:color w:val="000000"/>
          <w:kern w:val="0"/>
          <w:szCs w:val="21"/>
          <w:bdr w:val="none" w:sz="0" w:space="0" w:color="auto" w:frame="1"/>
          <w:shd w:val="clear" w:color="auto" w:fill="EEEEEE"/>
        </w:rPr>
        <w:t>Object</w:t>
      </w:r>
      <w:r w:rsidRPr="009D0F99">
        <w:rPr>
          <w:rFonts w:eastAsia="SimSun" w:cs="Arial"/>
          <w:color w:val="000000"/>
          <w:kern w:val="0"/>
          <w:szCs w:val="21"/>
        </w:rPr>
        <w:t> is:</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rPr>
      </w:pPr>
      <w:r w:rsidRPr="009D0F99">
        <w:rPr>
          <w:rFonts w:eastAsia="SimSun" w:cs="Consolas"/>
          <w:color w:val="00008B"/>
          <w:kern w:val="0"/>
          <w:szCs w:val="21"/>
          <w:bdr w:val="none" w:sz="0" w:space="0" w:color="auto" w:frame="1"/>
        </w:rPr>
        <w:t>public</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boolean</w:t>
      </w:r>
      <w:r w:rsidRPr="009D0F99">
        <w:rPr>
          <w:rFonts w:eastAsia="SimSun" w:cs="Consolas"/>
          <w:color w:val="000000"/>
          <w:kern w:val="0"/>
          <w:szCs w:val="21"/>
          <w:bdr w:val="none" w:sz="0" w:space="0" w:color="auto" w:frame="1"/>
        </w:rPr>
        <w:t xml:space="preserve"> equals(</w:t>
      </w:r>
      <w:r w:rsidRPr="009D0F99">
        <w:rPr>
          <w:rFonts w:eastAsia="SimSun" w:cs="Consolas"/>
          <w:color w:val="2B91AF"/>
          <w:kern w:val="0"/>
          <w:szCs w:val="21"/>
          <w:bdr w:val="none" w:sz="0" w:space="0" w:color="auto" w:frame="1"/>
        </w:rPr>
        <w:t>Object</w:t>
      </w:r>
      <w:r w:rsidRPr="009D0F99">
        <w:rPr>
          <w:rFonts w:eastAsia="SimSun" w:cs="Consolas"/>
          <w:color w:val="000000"/>
          <w:kern w:val="0"/>
          <w:szCs w:val="21"/>
          <w:bdr w:val="none" w:sz="0" w:space="0" w:color="auto" w:frame="1"/>
        </w:rPr>
        <w:t xml:space="preserve"> other);</w:t>
      </w:r>
    </w:p>
    <w:p w:rsidR="00801123" w:rsidRPr="009D0F99" w:rsidRDefault="00801123" w:rsidP="00801123">
      <w:pPr>
        <w:widowControl/>
        <w:shd w:val="clear" w:color="auto" w:fill="FFFFFF"/>
        <w:spacing w:line="267" w:lineRule="atLeast"/>
        <w:ind w:leftChars="200" w:left="420"/>
        <w:jc w:val="left"/>
        <w:textAlignment w:val="baseline"/>
        <w:rPr>
          <w:rFonts w:eastAsia="SimSun" w:cs="Arial"/>
          <w:b/>
          <w:color w:val="FF0000"/>
          <w:kern w:val="0"/>
          <w:szCs w:val="21"/>
        </w:rPr>
      </w:pPr>
      <w:r w:rsidRPr="009D0F99">
        <w:rPr>
          <w:rFonts w:eastAsia="SimSun" w:cs="Arial"/>
          <w:b/>
          <w:color w:val="FF0000"/>
          <w:kern w:val="0"/>
          <w:szCs w:val="21"/>
        </w:rPr>
        <w:t>In other words, the parameter must be of type </w:t>
      </w:r>
      <w:r w:rsidRPr="009D0F99">
        <w:rPr>
          <w:rFonts w:eastAsia="SimSun" w:cs="Consolas"/>
          <w:b/>
          <w:color w:val="FF0000"/>
          <w:kern w:val="0"/>
          <w:szCs w:val="21"/>
          <w:bdr w:val="none" w:sz="0" w:space="0" w:color="auto" w:frame="1"/>
          <w:shd w:val="clear" w:color="auto" w:fill="EEEEEE"/>
        </w:rPr>
        <w:t>Object</w:t>
      </w:r>
      <w:r w:rsidRPr="009D0F99">
        <w:rPr>
          <w:rFonts w:eastAsia="SimSun" w:cs="Arial"/>
          <w:b/>
          <w:color w:val="FF0000"/>
          <w:kern w:val="0"/>
          <w:szCs w:val="21"/>
        </w:rPr>
        <w:t>.</w:t>
      </w:r>
    </w:p>
    <w:p w:rsidR="00801123" w:rsidRPr="009D0F99" w:rsidRDefault="00801123" w:rsidP="00801123">
      <w:pPr>
        <w:widowControl/>
        <w:shd w:val="clear" w:color="auto" w:fill="FFFFFF"/>
        <w:spacing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The </w:t>
      </w:r>
      <w:r w:rsidRPr="009D0F99">
        <w:rPr>
          <w:rFonts w:eastAsia="SimSun" w:cs="Consolas"/>
          <w:color w:val="000000"/>
          <w:kern w:val="0"/>
          <w:szCs w:val="21"/>
          <w:bdr w:val="none" w:sz="0" w:space="0" w:color="auto" w:frame="1"/>
          <w:shd w:val="clear" w:color="auto" w:fill="EEEEEE"/>
        </w:rPr>
        <w:t>ArrayList</w:t>
      </w:r>
      <w:r w:rsidRPr="009D0F99">
        <w:rPr>
          <w:rFonts w:eastAsia="SimSun" w:cs="Arial"/>
          <w:color w:val="000000"/>
          <w:kern w:val="0"/>
          <w:szCs w:val="21"/>
        </w:rPr>
        <w:t> uses the correct equals method, where you were always calling the one that didn't properly override </w:t>
      </w:r>
      <w:r w:rsidRPr="009D0F99">
        <w:rPr>
          <w:rFonts w:eastAsia="SimSun" w:cs="Consolas"/>
          <w:color w:val="000000"/>
          <w:kern w:val="0"/>
          <w:szCs w:val="21"/>
          <w:bdr w:val="none" w:sz="0" w:space="0" w:color="auto" w:frame="1"/>
          <w:shd w:val="clear" w:color="auto" w:fill="EEEEEE"/>
        </w:rPr>
        <w:t>Object</w:t>
      </w:r>
      <w:r w:rsidRPr="009D0F99">
        <w:rPr>
          <w:rFonts w:eastAsia="SimSun" w:cs="Arial"/>
          <w:color w:val="000000"/>
          <w:kern w:val="0"/>
          <w:szCs w:val="21"/>
        </w:rPr>
        <w:t>'s equals.</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Not overriding the method correctly can cause problems.</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I override equals the following everytime:</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800000"/>
          <w:kern w:val="0"/>
          <w:szCs w:val="21"/>
          <w:bdr w:val="none" w:sz="0" w:space="0" w:color="auto" w:frame="1"/>
        </w:rPr>
        <w:t>@Override</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00008B"/>
          <w:kern w:val="0"/>
          <w:szCs w:val="21"/>
          <w:bdr w:val="none" w:sz="0" w:space="0" w:color="auto" w:frame="1"/>
        </w:rPr>
        <w:t>public</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boolean</w:t>
      </w:r>
      <w:r w:rsidRPr="009D0F99">
        <w:rPr>
          <w:rFonts w:eastAsia="SimSun" w:cs="Consolas"/>
          <w:color w:val="000000"/>
          <w:kern w:val="0"/>
          <w:szCs w:val="21"/>
          <w:bdr w:val="none" w:sz="0" w:space="0" w:color="auto" w:frame="1"/>
        </w:rPr>
        <w:t xml:space="preserve"> equals(</w:t>
      </w:r>
      <w:r w:rsidRPr="009D0F99">
        <w:rPr>
          <w:rFonts w:eastAsia="SimSun" w:cs="Consolas"/>
          <w:color w:val="FF0000"/>
          <w:kern w:val="0"/>
          <w:szCs w:val="21"/>
          <w:bdr w:val="none" w:sz="0" w:space="0" w:color="auto" w:frame="1"/>
        </w:rPr>
        <w:t>Object other)</w:t>
      </w:r>
      <w:r w:rsidRPr="009D0F99">
        <w:rPr>
          <w:rFonts w:eastAsia="SimSun" w:cs="Consolas"/>
          <w:color w:val="000000"/>
          <w:kern w:val="0"/>
          <w:szCs w:val="21"/>
          <w:bdr w:val="none" w:sz="0" w:space="0" w:color="auto" w:frame="1"/>
        </w:rPr>
        <w:t>{</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if</w:t>
      </w:r>
      <w:r w:rsidRPr="009D0F99">
        <w:rPr>
          <w:rFonts w:eastAsia="SimSun" w:cs="Consolas"/>
          <w:color w:val="000000"/>
          <w:kern w:val="0"/>
          <w:szCs w:val="21"/>
          <w:bdr w:val="none" w:sz="0" w:space="0" w:color="auto" w:frame="1"/>
        </w:rPr>
        <w:t xml:space="preserve"> (other == </w:t>
      </w:r>
      <w:r w:rsidRPr="009D0F99">
        <w:rPr>
          <w:rFonts w:eastAsia="SimSun" w:cs="Consolas"/>
          <w:color w:val="00008B"/>
          <w:kern w:val="0"/>
          <w:szCs w:val="21"/>
          <w:bdr w:val="none" w:sz="0" w:space="0" w:color="auto" w:frame="1"/>
        </w:rPr>
        <w:t>null</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return</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false</w:t>
      </w:r>
      <w:r w:rsidRPr="009D0F99">
        <w:rPr>
          <w:rFonts w:eastAsia="SimSun" w:cs="Consolas"/>
          <w:color w:val="000000"/>
          <w:kern w:val="0"/>
          <w:szCs w:val="21"/>
          <w:bdr w:val="none" w:sz="0" w:space="0" w:color="auto" w:frame="1"/>
        </w:rPr>
        <w:t>;</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if</w:t>
      </w:r>
      <w:r w:rsidRPr="009D0F99">
        <w:rPr>
          <w:rFonts w:eastAsia="SimSun" w:cs="Consolas"/>
          <w:color w:val="000000"/>
          <w:kern w:val="0"/>
          <w:szCs w:val="21"/>
          <w:bdr w:val="none" w:sz="0" w:space="0" w:color="auto" w:frame="1"/>
        </w:rPr>
        <w:t xml:space="preserve"> (other == </w:t>
      </w:r>
      <w:r w:rsidRPr="009D0F99">
        <w:rPr>
          <w:rFonts w:eastAsia="SimSun" w:cs="Consolas"/>
          <w:color w:val="00008B"/>
          <w:kern w:val="0"/>
          <w:szCs w:val="21"/>
          <w:bdr w:val="none" w:sz="0" w:space="0" w:color="auto" w:frame="1"/>
        </w:rPr>
        <w:t>this</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return</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true</w:t>
      </w:r>
      <w:r w:rsidRPr="009D0F99">
        <w:rPr>
          <w:rFonts w:eastAsia="SimSun" w:cs="Consolas"/>
          <w:color w:val="000000"/>
          <w:kern w:val="0"/>
          <w:szCs w:val="21"/>
          <w:bdr w:val="none" w:sz="0" w:space="0" w:color="auto" w:frame="1"/>
        </w:rPr>
        <w:t>;</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if</w:t>
      </w:r>
      <w:r w:rsidRPr="009D0F99">
        <w:rPr>
          <w:rFonts w:eastAsia="SimSun" w:cs="Consolas"/>
          <w:color w:val="000000"/>
          <w:kern w:val="0"/>
          <w:szCs w:val="21"/>
          <w:bdr w:val="none" w:sz="0" w:space="0" w:color="auto" w:frame="1"/>
        </w:rPr>
        <w:t xml:space="preserve"> (!(other </w:t>
      </w:r>
      <w:r w:rsidRPr="009D0F99">
        <w:rPr>
          <w:rFonts w:eastAsia="SimSun" w:cs="Consolas"/>
          <w:color w:val="00008B"/>
          <w:kern w:val="0"/>
          <w:szCs w:val="21"/>
          <w:bdr w:val="none" w:sz="0" w:space="0" w:color="auto" w:frame="1"/>
        </w:rPr>
        <w:t>instanceof</w:t>
      </w:r>
      <w:r w:rsidRPr="009D0F99">
        <w:rPr>
          <w:rFonts w:eastAsia="SimSun" w:cs="Consolas"/>
          <w:color w:val="000000"/>
          <w:kern w:val="0"/>
          <w:szCs w:val="21"/>
          <w:bdr w:val="none" w:sz="0" w:space="0" w:color="auto" w:frame="1"/>
        </w:rPr>
        <w:t xml:space="preserve"> </w:t>
      </w:r>
      <w:r w:rsidRPr="009D0F99">
        <w:rPr>
          <w:rFonts w:eastAsia="SimSun" w:cs="Consolas"/>
          <w:color w:val="2B91AF"/>
          <w:kern w:val="0"/>
          <w:szCs w:val="21"/>
          <w:bdr w:val="none" w:sz="0" w:space="0" w:color="auto" w:frame="1"/>
        </w:rPr>
        <w:t>MyClass</w:t>
      </w:r>
      <w:r w:rsidRPr="009D0F99">
        <w:rPr>
          <w:rFonts w:eastAsia="SimSun" w:cs="Consolas"/>
          <w:color w:val="000000"/>
          <w:kern w:val="0"/>
          <w:szCs w:val="21"/>
          <w:bdr w:val="none" w:sz="0" w:space="0" w:color="auto" w:frame="1"/>
        </w:rPr>
        <w:t>))</w:t>
      </w:r>
      <w:r w:rsidRPr="009D0F99">
        <w:rPr>
          <w:rFonts w:eastAsia="SimSun" w:cs="Consolas"/>
          <w:color w:val="00008B"/>
          <w:kern w:val="0"/>
          <w:szCs w:val="21"/>
          <w:bdr w:val="none" w:sz="0" w:space="0" w:color="auto" w:frame="1"/>
        </w:rPr>
        <w:t>return</w:t>
      </w:r>
      <w:r w:rsidRPr="009D0F99">
        <w:rPr>
          <w:rFonts w:eastAsia="SimSun" w:cs="Consolas"/>
          <w:color w:val="000000"/>
          <w:kern w:val="0"/>
          <w:szCs w:val="21"/>
          <w:bdr w:val="none" w:sz="0" w:space="0" w:color="auto" w:frame="1"/>
        </w:rPr>
        <w:t xml:space="preserve"> </w:t>
      </w:r>
      <w:r w:rsidRPr="009D0F99">
        <w:rPr>
          <w:rFonts w:eastAsia="SimSun" w:cs="Consolas"/>
          <w:color w:val="00008B"/>
          <w:kern w:val="0"/>
          <w:szCs w:val="21"/>
          <w:bdr w:val="none" w:sz="0" w:space="0" w:color="auto" w:frame="1"/>
        </w:rPr>
        <w:t>false</w:t>
      </w:r>
      <w:r w:rsidRPr="009D0F99">
        <w:rPr>
          <w:rFonts w:eastAsia="SimSun" w:cs="Consolas"/>
          <w:color w:val="000000"/>
          <w:kern w:val="0"/>
          <w:szCs w:val="21"/>
          <w:bdr w:val="none" w:sz="0" w:space="0" w:color="auto" w:frame="1"/>
        </w:rPr>
        <w:t>;</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000000"/>
          <w:kern w:val="0"/>
          <w:szCs w:val="21"/>
          <w:bdr w:val="none" w:sz="0" w:space="0" w:color="auto" w:frame="1"/>
        </w:rPr>
        <w:t xml:space="preserve">    </w:t>
      </w:r>
      <w:r w:rsidRPr="009D0F99">
        <w:rPr>
          <w:rFonts w:eastAsia="SimSun" w:cs="Consolas"/>
          <w:color w:val="2B91AF"/>
          <w:kern w:val="0"/>
          <w:szCs w:val="21"/>
          <w:bdr w:val="none" w:sz="0" w:space="0" w:color="auto" w:frame="1"/>
        </w:rPr>
        <w:t>MyClass</w:t>
      </w:r>
      <w:r w:rsidRPr="009D0F99">
        <w:rPr>
          <w:rFonts w:eastAsia="SimSun" w:cs="Consolas"/>
          <w:color w:val="000000"/>
          <w:kern w:val="0"/>
          <w:szCs w:val="21"/>
          <w:bdr w:val="none" w:sz="0" w:space="0" w:color="auto" w:frame="1"/>
        </w:rPr>
        <w:t xml:space="preserve"> otherMyClass = (</w:t>
      </w:r>
      <w:r w:rsidRPr="009D0F99">
        <w:rPr>
          <w:rFonts w:eastAsia="SimSun" w:cs="Consolas"/>
          <w:color w:val="2B91AF"/>
          <w:kern w:val="0"/>
          <w:szCs w:val="21"/>
          <w:bdr w:val="none" w:sz="0" w:space="0" w:color="auto" w:frame="1"/>
        </w:rPr>
        <w:t>MyClass</w:t>
      </w:r>
      <w:r w:rsidRPr="009D0F99">
        <w:rPr>
          <w:rFonts w:eastAsia="SimSun" w:cs="Consolas"/>
          <w:color w:val="000000"/>
          <w:kern w:val="0"/>
          <w:szCs w:val="21"/>
          <w:bdr w:val="none" w:sz="0" w:space="0" w:color="auto" w:frame="1"/>
        </w:rPr>
        <w:t>)other;</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rPr>
      </w:pPr>
      <w:r w:rsidRPr="009D0F99">
        <w:rPr>
          <w:rFonts w:eastAsia="SimSun" w:cs="Consolas"/>
          <w:color w:val="000000"/>
          <w:kern w:val="0"/>
          <w:szCs w:val="21"/>
          <w:bdr w:val="none" w:sz="0" w:space="0" w:color="auto" w:frame="1"/>
        </w:rPr>
        <w:t xml:space="preserve">    ...test other properties here...</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rPr>
      </w:pPr>
      <w:r w:rsidRPr="009D0F99">
        <w:rPr>
          <w:rFonts w:eastAsia="SimSun" w:cs="Consolas"/>
          <w:color w:val="000000"/>
          <w:kern w:val="0"/>
          <w:szCs w:val="21"/>
          <w:bdr w:val="none" w:sz="0" w:space="0" w:color="auto" w:frame="1"/>
        </w:rPr>
        <w:t>}</w:t>
      </w:r>
    </w:p>
    <w:p w:rsidR="00801123" w:rsidRPr="009D0F99" w:rsidRDefault="00BA47EA" w:rsidP="00801123">
      <w:pPr>
        <w:pStyle w:val="HTMLPreformatted"/>
        <w:shd w:val="clear" w:color="auto" w:fill="FFFFFF"/>
        <w:spacing w:line="360" w:lineRule="atLeast"/>
        <w:ind w:leftChars="200" w:left="420"/>
        <w:rPr>
          <w:rFonts w:asciiTheme="minorHAnsi" w:hAnsiTheme="minorHAnsi" w:cs="Consolas"/>
          <w:color w:val="000000"/>
          <w:sz w:val="21"/>
          <w:szCs w:val="21"/>
        </w:rPr>
      </w:pPr>
      <w:hyperlink r:id="rId220" w:history="1">
        <w:r w:rsidR="00801123" w:rsidRPr="009D0F99">
          <w:rPr>
            <w:rStyle w:val="Hyperlink"/>
            <w:rFonts w:asciiTheme="minorHAnsi" w:hAnsiTheme="minorHAnsi" w:cs="Consolas"/>
            <w:sz w:val="21"/>
            <w:szCs w:val="21"/>
          </w:rPr>
          <w:t>http://stackoverflow.com/questions/185937/overriding-the-java-equals-method-quirk</w:t>
        </w:r>
      </w:hyperlink>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p>
    <w:p w:rsidR="00801123" w:rsidRPr="009D0F99" w:rsidRDefault="00801123" w:rsidP="00801123">
      <w:pPr>
        <w:autoSpaceDE w:val="0"/>
        <w:autoSpaceDN w:val="0"/>
        <w:adjustRightInd w:val="0"/>
        <w:ind w:leftChars="200" w:left="420"/>
        <w:jc w:val="left"/>
        <w:rPr>
          <w:rFonts w:cs="Consolas"/>
          <w:b/>
          <w:bCs/>
          <w:color w:val="7F0055"/>
          <w:kern w:val="0"/>
          <w:szCs w:val="21"/>
        </w:rPr>
      </w:pPr>
      <w:r w:rsidRPr="009D0F99">
        <w:rPr>
          <w:rFonts w:cs="Consolas"/>
          <w:color w:val="000000"/>
          <w:szCs w:val="21"/>
        </w:rPr>
        <w:t>(5)</w:t>
      </w:r>
      <w:r w:rsidRPr="009D0F99">
        <w:rPr>
          <w:rFonts w:cs="Consolas"/>
          <w:b/>
          <w:bCs/>
          <w:color w:val="7F0055"/>
          <w:kern w:val="0"/>
          <w:szCs w:val="21"/>
        </w:rPr>
        <w:t xml:space="preserve"> </w:t>
      </w:r>
      <w:r w:rsidRPr="009D0F99">
        <w:rPr>
          <w:color w:val="000000"/>
          <w:szCs w:val="21"/>
          <w:shd w:val="clear" w:color="auto" w:fill="FFFFFF"/>
        </w:rPr>
        <w:t>Compilation fails because the argument of the</w:t>
      </w:r>
      <w:r w:rsidRPr="009D0F99">
        <w:rPr>
          <w:rStyle w:val="apple-converted-space"/>
          <w:color w:val="000000"/>
          <w:szCs w:val="21"/>
          <w:shd w:val="clear" w:color="auto" w:fill="FFFFFF"/>
        </w:rPr>
        <w:t> </w:t>
      </w:r>
      <w:r w:rsidRPr="009D0F99">
        <w:rPr>
          <w:rFonts w:cs="Courier New"/>
          <w:color w:val="DD0000"/>
          <w:szCs w:val="21"/>
          <w:shd w:val="clear" w:color="auto" w:fill="FFFFFF"/>
        </w:rPr>
        <w:t>while</w:t>
      </w:r>
      <w:r w:rsidRPr="009D0F99">
        <w:rPr>
          <w:rStyle w:val="apple-converted-space"/>
          <w:color w:val="000000"/>
          <w:szCs w:val="21"/>
          <w:shd w:val="clear" w:color="auto" w:fill="FFFFFF"/>
        </w:rPr>
        <w:t> </w:t>
      </w:r>
      <w:r w:rsidRPr="009D0F99">
        <w:rPr>
          <w:color w:val="000000"/>
          <w:szCs w:val="21"/>
          <w:shd w:val="clear" w:color="auto" w:fill="FFFFFF"/>
        </w:rPr>
        <w:t>loop, the condition, must be of primitive type boolean. In Java, 1 does not represent the true state of a boolean, rather it is seen as an integer.</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b/>
          <w:bCs/>
          <w:color w:val="7F0055"/>
          <w:kern w:val="0"/>
          <w:szCs w:val="21"/>
        </w:rPr>
        <w:t>public</w:t>
      </w:r>
      <w:r w:rsidRPr="009D0F99">
        <w:rPr>
          <w:rFonts w:cs="Consolas"/>
          <w:color w:val="000000"/>
          <w:kern w:val="0"/>
          <w:szCs w:val="21"/>
        </w:rPr>
        <w:t xml:space="preserve"> </w:t>
      </w:r>
      <w:r w:rsidRPr="009D0F99">
        <w:rPr>
          <w:rFonts w:cs="Consolas"/>
          <w:b/>
          <w:bCs/>
          <w:color w:val="7F0055"/>
          <w:kern w:val="0"/>
          <w:szCs w:val="21"/>
        </w:rPr>
        <w:t>class</w:t>
      </w:r>
      <w:r w:rsidRPr="009D0F99">
        <w:rPr>
          <w:rFonts w:cs="Consolas"/>
          <w:color w:val="000000"/>
          <w:kern w:val="0"/>
          <w:szCs w:val="21"/>
        </w:rPr>
        <w:t xml:space="preserve"> Test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b/>
          <w:bCs/>
          <w:color w:val="7F0055"/>
          <w:kern w:val="0"/>
          <w:szCs w:val="21"/>
        </w:rPr>
        <w:t>public</w:t>
      </w:r>
      <w:r w:rsidRPr="009D0F99">
        <w:rPr>
          <w:rFonts w:cs="Consolas"/>
          <w:color w:val="000000"/>
          <w:kern w:val="0"/>
          <w:szCs w:val="21"/>
        </w:rPr>
        <w:t xml:space="preserve"> </w:t>
      </w:r>
      <w:r w:rsidRPr="009D0F99">
        <w:rPr>
          <w:rFonts w:cs="Consolas"/>
          <w:b/>
          <w:bCs/>
          <w:color w:val="7F0055"/>
          <w:kern w:val="0"/>
          <w:szCs w:val="21"/>
        </w:rPr>
        <w:t>static</w:t>
      </w:r>
      <w:r w:rsidRPr="009D0F99">
        <w:rPr>
          <w:rFonts w:cs="Consolas"/>
          <w:color w:val="000000"/>
          <w:kern w:val="0"/>
          <w:szCs w:val="21"/>
        </w:rPr>
        <w:t xml:space="preserve"> </w:t>
      </w:r>
      <w:r w:rsidRPr="009D0F99">
        <w:rPr>
          <w:rFonts w:cs="Consolas"/>
          <w:b/>
          <w:bCs/>
          <w:color w:val="7F0055"/>
          <w:kern w:val="0"/>
          <w:szCs w:val="21"/>
        </w:rPr>
        <w:t>void</w:t>
      </w:r>
      <w:r w:rsidRPr="009D0F99">
        <w:rPr>
          <w:rFonts w:cs="Consolas"/>
          <w:color w:val="000000"/>
          <w:kern w:val="0"/>
          <w:szCs w:val="21"/>
        </w:rPr>
        <w:t xml:space="preserve"> main(String [] args)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r>
      <w:r w:rsidRPr="009D0F99">
        <w:rPr>
          <w:rFonts w:cs="Consolas"/>
          <w:b/>
          <w:bCs/>
          <w:color w:val="7F0055"/>
          <w:kern w:val="0"/>
          <w:szCs w:val="21"/>
        </w:rPr>
        <w:t>int</w:t>
      </w:r>
      <w:r w:rsidRPr="009D0F99">
        <w:rPr>
          <w:rFonts w:cs="Consolas"/>
          <w:color w:val="000000"/>
          <w:kern w:val="0"/>
          <w:szCs w:val="21"/>
        </w:rPr>
        <w:t xml:space="preserve"> i = 0;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r>
      <w:r w:rsidRPr="009D0F99">
        <w:rPr>
          <w:rFonts w:cs="Consolas"/>
          <w:b/>
          <w:bCs/>
          <w:color w:val="FF0000"/>
          <w:kern w:val="0"/>
          <w:szCs w:val="21"/>
        </w:rPr>
        <w:t>while</w:t>
      </w:r>
      <w:r w:rsidRPr="009D0F99">
        <w:rPr>
          <w:rFonts w:cs="Consolas"/>
          <w:color w:val="FF0000"/>
          <w:kern w:val="0"/>
          <w:szCs w:val="21"/>
        </w:rPr>
        <w:t>(</w:t>
      </w:r>
      <w:r w:rsidRPr="009D0F99">
        <w:rPr>
          <w:rFonts w:cs="Consolas"/>
          <w:color w:val="FF0000"/>
          <w:kern w:val="0"/>
          <w:szCs w:val="21"/>
          <w:u w:val="single"/>
        </w:rPr>
        <w:t>1</w:t>
      </w:r>
      <w:r w:rsidRPr="009D0F99">
        <w:rPr>
          <w:rFonts w:cs="Consolas"/>
          <w:color w:val="FF0000"/>
          <w:kern w:val="0"/>
          <w:szCs w:val="21"/>
        </w:rPr>
        <w:t>)</w:t>
      </w:r>
      <w:r w:rsidRPr="009D0F99">
        <w:rPr>
          <w:rFonts w:cs="Consolas"/>
          <w:color w:val="000000"/>
          <w:kern w:val="0"/>
          <w:szCs w:val="21"/>
        </w:rPr>
        <w:t xml:space="preserve">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 xml:space="preserve">    </w:t>
      </w:r>
      <w:r w:rsidRPr="009D0F99">
        <w:rPr>
          <w:rFonts w:cs="Consolas"/>
          <w:b/>
          <w:bCs/>
          <w:color w:val="7F0055"/>
          <w:kern w:val="0"/>
          <w:szCs w:val="21"/>
        </w:rPr>
        <w:t>if</w:t>
      </w:r>
      <w:r w:rsidRPr="009D0F99">
        <w:rPr>
          <w:rFonts w:cs="Consolas"/>
          <w:color w:val="000000"/>
          <w:kern w:val="0"/>
          <w:szCs w:val="21"/>
        </w:rPr>
        <w:t xml:space="preserve">(i == 4)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 xml:space="preserve">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 xml:space="preserve">        </w:t>
      </w:r>
      <w:r w:rsidRPr="009D0F99">
        <w:rPr>
          <w:rFonts w:cs="Consolas"/>
          <w:b/>
          <w:bCs/>
          <w:color w:val="7F0055"/>
          <w:kern w:val="0"/>
          <w:szCs w:val="21"/>
        </w:rPr>
        <w:t>break</w:t>
      </w:r>
      <w:r w:rsidRPr="009D0F99">
        <w:rPr>
          <w:rFonts w:cs="Consolas"/>
          <w:color w:val="000000"/>
          <w:kern w:val="0"/>
          <w:szCs w:val="21"/>
        </w:rPr>
        <w:t>;</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 xml:space="preserve">    }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 xml:space="preserve">    ++i;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 xml:space="preserve">} </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r w:rsidRPr="009D0F99">
        <w:rPr>
          <w:rFonts w:cs="Consolas"/>
          <w:color w:val="000000"/>
          <w:kern w:val="0"/>
          <w:szCs w:val="21"/>
        </w:rPr>
        <w:tab/>
        <w:t>System.</w:t>
      </w:r>
      <w:r w:rsidRPr="009D0F99">
        <w:rPr>
          <w:rFonts w:cs="Consolas"/>
          <w:i/>
          <w:iCs/>
          <w:color w:val="0000C0"/>
          <w:kern w:val="0"/>
          <w:szCs w:val="21"/>
        </w:rPr>
        <w:t>out</w:t>
      </w:r>
      <w:r w:rsidRPr="009D0F99">
        <w:rPr>
          <w:rFonts w:cs="Consolas"/>
          <w:color w:val="000000"/>
          <w:kern w:val="0"/>
          <w:szCs w:val="21"/>
        </w:rPr>
        <w:t>.println(</w:t>
      </w:r>
      <w:r w:rsidRPr="009D0F99">
        <w:rPr>
          <w:rFonts w:cs="Consolas"/>
          <w:color w:val="2A00FF"/>
          <w:kern w:val="0"/>
          <w:szCs w:val="21"/>
        </w:rPr>
        <w:t>"i = "</w:t>
      </w:r>
      <w:r w:rsidRPr="009D0F99">
        <w:rPr>
          <w:rFonts w:cs="Consolas"/>
          <w:color w:val="000000"/>
          <w:kern w:val="0"/>
          <w:szCs w:val="21"/>
        </w:rPr>
        <w:t xml:space="preserve"> + i);</w:t>
      </w:r>
    </w:p>
    <w:p w:rsidR="00801123" w:rsidRPr="009D0F99" w:rsidRDefault="00801123" w:rsidP="00801123">
      <w:pPr>
        <w:autoSpaceDE w:val="0"/>
        <w:autoSpaceDN w:val="0"/>
        <w:adjustRightInd w:val="0"/>
        <w:ind w:leftChars="200" w:left="420"/>
        <w:jc w:val="left"/>
        <w:rPr>
          <w:rFonts w:cs="Consolas"/>
          <w:kern w:val="0"/>
          <w:szCs w:val="21"/>
        </w:rPr>
      </w:pPr>
      <w:r w:rsidRPr="009D0F99">
        <w:rPr>
          <w:rFonts w:cs="Consolas"/>
          <w:color w:val="000000"/>
          <w:kern w:val="0"/>
          <w:szCs w:val="21"/>
        </w:rPr>
        <w:t xml:space="preserve">    }</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000000"/>
          <w:sz w:val="21"/>
          <w:szCs w:val="21"/>
        </w:rPr>
        <w:t>}</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000000"/>
          <w:sz w:val="21"/>
          <w:szCs w:val="21"/>
        </w:rPr>
        <w:lastRenderedPageBreak/>
        <w:t>(6)</w:t>
      </w:r>
      <w:r w:rsidRPr="009D0F99">
        <w:rPr>
          <w:rFonts w:asciiTheme="minorHAnsi" w:hAnsiTheme="minorHAnsi"/>
          <w:color w:val="000000"/>
          <w:sz w:val="21"/>
          <w:szCs w:val="21"/>
          <w:shd w:val="clear" w:color="auto" w:fill="FFFFFF"/>
        </w:rPr>
        <w:t xml:space="preserve"> The code will not compile because a</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continue</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statement can only occur in a looping construct. If this syntax were legal, the combination of the</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continue</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and the</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if</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statements would create a kludgey kind of loop, but the compiler will force you to write cleaner code than this.</w:t>
      </w:r>
    </w:p>
    <w:p w:rsidR="00801123" w:rsidRPr="009D0F99" w:rsidRDefault="00801123" w:rsidP="00801123">
      <w:pPr>
        <w:pStyle w:val="HTMLPreformatted"/>
        <w:pBdr>
          <w:top w:val="dashed" w:sz="6" w:space="8" w:color="93B7D5"/>
          <w:left w:val="dashed" w:sz="6" w:space="8" w:color="93B7D5"/>
          <w:bottom w:val="dashed" w:sz="6" w:space="8" w:color="93B7D5"/>
          <w:right w:val="dashed" w:sz="6" w:space="8" w:color="93B7D5"/>
        </w:pBdr>
        <w:shd w:val="clear" w:color="auto" w:fill="F8F8F8"/>
        <w:spacing w:line="255" w:lineRule="atLeast"/>
        <w:ind w:leftChars="200" w:left="420"/>
        <w:rPr>
          <w:rFonts w:asciiTheme="minorHAnsi" w:hAnsiTheme="minorHAnsi" w:cs="Courier New"/>
          <w:color w:val="000000"/>
          <w:sz w:val="21"/>
          <w:szCs w:val="21"/>
        </w:rPr>
      </w:pPr>
      <w:r w:rsidRPr="009D0F99">
        <w:rPr>
          <w:rFonts w:asciiTheme="minorHAnsi" w:hAnsiTheme="minorHAnsi" w:cs="Courier New"/>
          <w:color w:val="0000FF"/>
          <w:sz w:val="21"/>
          <w:szCs w:val="21"/>
        </w:rPr>
        <w:t>int</w:t>
      </w:r>
      <w:r w:rsidRPr="009D0F99">
        <w:rPr>
          <w:rFonts w:asciiTheme="minorHAnsi" w:hAnsiTheme="minorHAnsi" w:cs="Courier New"/>
          <w:color w:val="000000"/>
          <w:sz w:val="21"/>
          <w:szCs w:val="21"/>
        </w:rPr>
        <w:t xml:space="preserve"> I = 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label:</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(I &lt; 2)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w:t>
      </w:r>
      <w:r w:rsidRPr="009D0F99">
        <w:rPr>
          <w:rFonts w:eastAsia="SimSun" w:cs="Courier New"/>
          <w:color w:val="EE3B3B"/>
          <w:kern w:val="0"/>
          <w:szCs w:val="21"/>
        </w:rPr>
        <w:t>"I is "</w:t>
      </w:r>
      <w:r w:rsidRPr="009D0F99">
        <w:rPr>
          <w:rFonts w:eastAsia="SimSun" w:cs="Courier New"/>
          <w:color w:val="000000"/>
          <w:kern w:val="0"/>
          <w:szCs w:val="21"/>
        </w:rPr>
        <w:t xml:space="preserve"> + I);</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I++;</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continue</w:t>
      </w:r>
      <w:r w:rsidRPr="009D0F99">
        <w:rPr>
          <w:rFonts w:eastAsia="SimSun" w:cs="Courier New"/>
          <w:color w:val="000000"/>
          <w:kern w:val="0"/>
          <w:szCs w:val="21"/>
        </w:rPr>
        <w:t xml:space="preserve"> label;</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pStyle w:val="HTMLPreformatted"/>
        <w:shd w:val="clear" w:color="auto" w:fill="FFFFFF"/>
        <w:spacing w:line="360" w:lineRule="atLeast"/>
        <w:ind w:leftChars="200" w:left="420"/>
        <w:rPr>
          <w:rFonts w:asciiTheme="minorHAnsi" w:hAnsiTheme="minorHAnsi" w:cs="Consolas"/>
          <w:color w:val="000000"/>
          <w:sz w:val="21"/>
          <w:szCs w:val="21"/>
        </w:rPr>
      </w:pPr>
      <w:r w:rsidRPr="009D0F99">
        <w:rPr>
          <w:rFonts w:asciiTheme="minorHAnsi" w:hAnsiTheme="minorHAnsi" w:cs="Consolas"/>
          <w:color w:val="000000"/>
          <w:sz w:val="21"/>
          <w:szCs w:val="21"/>
        </w:rPr>
        <w:t xml:space="preserve">(7) </w:t>
      </w:r>
      <w:r w:rsidRPr="009D0F99">
        <w:rPr>
          <w:rFonts w:asciiTheme="minorHAnsi" w:hAnsiTheme="minorHAnsi"/>
          <w:color w:val="000000"/>
          <w:sz w:val="21"/>
          <w:szCs w:val="21"/>
          <w:shd w:val="clear" w:color="auto" w:fill="FFFFFF"/>
        </w:rPr>
        <w:t>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A</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A() </w:t>
      </w:r>
      <w:r w:rsidRPr="009D0F99">
        <w:rPr>
          <w:rFonts w:eastAsia="SimSun" w:cs="Courier New"/>
          <w:color w:val="009900"/>
          <w:kern w:val="0"/>
          <w:szCs w:val="21"/>
        </w:rPr>
        <w:t>/* Line 3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System.out.println(</w:t>
      </w:r>
      <w:r w:rsidRPr="009D0F99">
        <w:rPr>
          <w:rFonts w:eastAsia="SimSun" w:cs="Courier New"/>
          <w:color w:val="EE3B3B"/>
          <w:kern w:val="0"/>
          <w:szCs w:val="21"/>
        </w:rPr>
        <w:t>"Class A"</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new</w:t>
      </w:r>
      <w:r w:rsidRPr="009D0F99">
        <w:rPr>
          <w:rFonts w:eastAsia="SimSun" w:cs="Courier New"/>
          <w:color w:val="000000"/>
          <w:kern w:val="0"/>
          <w:szCs w:val="21"/>
        </w:rPr>
        <w:t xml:space="preserve"> A();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b w:val="0"/>
          <w:sz w:val="21"/>
          <w:szCs w:val="21"/>
          <w:shd w:val="clear" w:color="auto" w:fill="FFFFFF"/>
        </w:rPr>
      </w:pPr>
      <w:r w:rsidRPr="009D0F99">
        <w:rPr>
          <w:rFonts w:asciiTheme="minorHAnsi" w:hAnsiTheme="minorHAnsi"/>
          <w:b w:val="0"/>
          <w:sz w:val="21"/>
          <w:szCs w:val="21"/>
          <w:shd w:val="clear" w:color="auto" w:fill="FFFFFF"/>
        </w:rPr>
        <w:t>The specification at line 3 is for a method and not a constructor and this method is never called therefore there is no output. The constructor that is called is the default constructor.</w:t>
      </w:r>
      <w:r w:rsidRPr="009D0F99">
        <w:rPr>
          <w:rFonts w:asciiTheme="minorHAnsi" w:hAnsiTheme="minorHAnsi"/>
          <w:b w:val="0"/>
          <w:sz w:val="21"/>
          <w:szCs w:val="21"/>
        </w:rPr>
        <w:t xml:space="preserve"> </w:t>
      </w:r>
      <w:r w:rsidRPr="009D0F99">
        <w:rPr>
          <w:rFonts w:asciiTheme="minorHAnsi" w:hAnsiTheme="minorHAnsi"/>
          <w:b w:val="0"/>
          <w:sz w:val="21"/>
          <w:szCs w:val="21"/>
          <w:shd w:val="clear" w:color="auto" w:fill="FFFFFF"/>
        </w:rPr>
        <w:t>The code executes with no output.</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b w:val="0"/>
          <w:sz w:val="21"/>
          <w:szCs w:val="21"/>
        </w:rPr>
      </w:pPr>
      <w:r w:rsidRPr="009D0F99">
        <w:rPr>
          <w:rFonts w:asciiTheme="minorHAnsi" w:hAnsiTheme="minorHAnsi"/>
          <w:b w:val="0"/>
          <w:sz w:val="21"/>
          <w:szCs w:val="21"/>
          <w:shd w:val="clear" w:color="auto" w:fill="FFFFFF"/>
        </w:rPr>
        <w:t>(8)</w:t>
      </w:r>
      <w:r w:rsidRPr="009D0F99">
        <w:rPr>
          <w:rFonts w:asciiTheme="minorHAnsi" w:hAnsiTheme="minorHAnsi"/>
          <w:color w:val="000000"/>
          <w:sz w:val="21"/>
          <w:szCs w:val="21"/>
          <w:shd w:val="clear" w:color="auto" w:fill="FFFFFF"/>
        </w:rPr>
        <w:t xml:space="preserve"> 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Test</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int</w:t>
      </w:r>
      <w:r w:rsidRPr="009D0F99">
        <w:rPr>
          <w:rFonts w:eastAsia="SimSun" w:cs="Courier New"/>
          <w:color w:val="000000"/>
          <w:kern w:val="0"/>
          <w:szCs w:val="21"/>
        </w:rPr>
        <w:t xml:space="preserve"> x= 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int</w:t>
      </w:r>
      <w:r w:rsidRPr="009D0F99">
        <w:rPr>
          <w:rFonts w:eastAsia="SimSun" w:cs="Courier New"/>
          <w:color w:val="000000"/>
          <w:kern w:val="0"/>
          <w:szCs w:val="21"/>
        </w:rPr>
        <w:t xml:space="preserve"> y= 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for</w:t>
      </w:r>
      <w:r w:rsidRPr="009D0F99">
        <w:rPr>
          <w:rFonts w:eastAsia="SimSun" w:cs="Courier New"/>
          <w:color w:val="000000"/>
          <w:kern w:val="0"/>
          <w:szCs w:val="21"/>
        </w:rPr>
        <w:t xml:space="preserve"> (</w:t>
      </w:r>
      <w:r w:rsidRPr="009D0F99">
        <w:rPr>
          <w:rFonts w:eastAsia="SimSun" w:cs="Courier New"/>
          <w:color w:val="0000FF"/>
          <w:kern w:val="0"/>
          <w:szCs w:val="21"/>
        </w:rPr>
        <w:t>int</w:t>
      </w:r>
      <w:r w:rsidRPr="009D0F99">
        <w:rPr>
          <w:rFonts w:eastAsia="SimSun" w:cs="Courier New"/>
          <w:color w:val="000000"/>
          <w:kern w:val="0"/>
          <w:szCs w:val="21"/>
        </w:rPr>
        <w:t xml:space="preserve"> z = 0; z &lt; 5; z++)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 (( ++x &gt; 2 ) || (++y &gt; 2))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x++;</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lastRenderedPageBreak/>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System.out.println(x + </w:t>
      </w:r>
      <w:r w:rsidRPr="009D0F99">
        <w:rPr>
          <w:rFonts w:eastAsia="SimSun" w:cs="Courier New"/>
          <w:color w:val="EE3B3B"/>
          <w:kern w:val="0"/>
          <w:szCs w:val="21"/>
        </w:rPr>
        <w:t>" "</w:t>
      </w:r>
      <w:r w:rsidRPr="009D0F99">
        <w:rPr>
          <w:rFonts w:eastAsia="SimSun" w:cs="Courier New"/>
          <w:color w:val="000000"/>
          <w:kern w:val="0"/>
          <w:szCs w:val="21"/>
        </w:rPr>
        <w:t xml:space="preserve"> + y);</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b w:val="0"/>
          <w:color w:val="000000"/>
          <w:sz w:val="21"/>
          <w:szCs w:val="21"/>
        </w:rPr>
      </w:pPr>
      <w:r w:rsidRPr="009D0F99">
        <w:rPr>
          <w:rFonts w:asciiTheme="minorHAnsi" w:hAnsiTheme="minorHAnsi"/>
          <w:b w:val="0"/>
          <w:color w:val="000000"/>
          <w:sz w:val="21"/>
          <w:szCs w:val="21"/>
          <w:shd w:val="clear" w:color="auto" w:fill="FFFFFF"/>
        </w:rPr>
        <w:t>The first two iterations of the</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cs="Courier New"/>
          <w:b w:val="0"/>
          <w:color w:val="DD0000"/>
          <w:sz w:val="21"/>
          <w:szCs w:val="21"/>
          <w:shd w:val="clear" w:color="auto" w:fill="FFFFFF"/>
        </w:rPr>
        <w:t>for</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b w:val="0"/>
          <w:color w:val="000000"/>
          <w:sz w:val="21"/>
          <w:szCs w:val="21"/>
          <w:shd w:val="clear" w:color="auto" w:fill="FFFFFF"/>
        </w:rPr>
        <w:t>loop both</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cs="Courier New"/>
          <w:b w:val="0"/>
          <w:color w:val="DD0000"/>
          <w:sz w:val="21"/>
          <w:szCs w:val="21"/>
          <w:shd w:val="clear" w:color="auto" w:fill="FFFFFF"/>
        </w:rPr>
        <w:t>x</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b w:val="0"/>
          <w:color w:val="000000"/>
          <w:sz w:val="21"/>
          <w:szCs w:val="21"/>
          <w:shd w:val="clear" w:color="auto" w:fill="FFFFFF"/>
        </w:rPr>
        <w:t>and</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cs="Courier New"/>
          <w:b w:val="0"/>
          <w:color w:val="DD0000"/>
          <w:sz w:val="21"/>
          <w:szCs w:val="21"/>
          <w:shd w:val="clear" w:color="auto" w:fill="FFFFFF"/>
        </w:rPr>
        <w:t>y</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b w:val="0"/>
          <w:color w:val="000000"/>
          <w:sz w:val="21"/>
          <w:szCs w:val="21"/>
          <w:shd w:val="clear" w:color="auto" w:fill="FFFFFF"/>
        </w:rPr>
        <w:t xml:space="preserve">are incremented. On the third iteration </w:t>
      </w:r>
      <w:r w:rsidRPr="009D0F99">
        <w:rPr>
          <w:rFonts w:asciiTheme="minorHAnsi" w:hAnsiTheme="minorHAnsi" w:cs="Courier New"/>
          <w:b w:val="0"/>
          <w:color w:val="DD0000"/>
          <w:sz w:val="21"/>
          <w:szCs w:val="21"/>
          <w:shd w:val="clear" w:color="auto" w:fill="FFFFFF"/>
        </w:rPr>
        <w:t>x</w:t>
      </w:r>
      <w:r w:rsidRPr="009D0F99">
        <w:rPr>
          <w:rStyle w:val="apple-converted-space"/>
          <w:rFonts w:asciiTheme="minorHAnsi" w:hAnsiTheme="minorHAnsi"/>
          <w:b w:val="0"/>
          <w:color w:val="000000"/>
          <w:sz w:val="21"/>
          <w:szCs w:val="21"/>
          <w:shd w:val="clear" w:color="auto" w:fill="FFFFFF"/>
        </w:rPr>
        <w:t> </w:t>
      </w:r>
      <w:r w:rsidRPr="009D0F99">
        <w:rPr>
          <w:rFonts w:asciiTheme="minorHAnsi" w:hAnsiTheme="minorHAnsi"/>
          <w:b w:val="0"/>
          <w:color w:val="000000"/>
          <w:sz w:val="21"/>
          <w:szCs w:val="21"/>
          <w:shd w:val="clear" w:color="auto" w:fill="FFFFFF"/>
        </w:rPr>
        <w:t xml:space="preserve">is incremented, and for the first time becomes greater than 2. </w:t>
      </w:r>
      <w:r w:rsidRPr="009D0F99">
        <w:rPr>
          <w:rFonts w:asciiTheme="minorHAnsi" w:hAnsiTheme="minorHAnsi"/>
          <w:color w:val="000000"/>
          <w:sz w:val="21"/>
          <w:szCs w:val="21"/>
          <w:shd w:val="clear" w:color="auto" w:fill="FFFFFF"/>
        </w:rPr>
        <w:t>The short circuit or operator</w:t>
      </w:r>
      <w:r w:rsidRPr="009D0F99">
        <w:rPr>
          <w:rFonts w:asciiTheme="minorHAnsi" w:hAnsiTheme="minorHAnsi" w:cs="Courier New"/>
          <w:color w:val="DD0000"/>
          <w:sz w:val="21"/>
          <w:szCs w:val="21"/>
          <w:shd w:val="clear" w:color="auto" w:fill="FFFFFF"/>
        </w:rPr>
        <w:t>||</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keeps</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y</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from ever being incremented again and</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x</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is incremented twice on each of the last three iterations. x = 8, y = 2.</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(9) Which is true about an anonymous inner class?</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ab/>
        <w:t>A.</w:t>
      </w:r>
      <w:r w:rsidRPr="009D0F99">
        <w:rPr>
          <w:rFonts w:asciiTheme="minorHAnsi" w:hAnsiTheme="minorHAnsi" w:cs="Arial"/>
          <w:color w:val="000000"/>
          <w:sz w:val="21"/>
          <w:szCs w:val="21"/>
        </w:rPr>
        <w:tab/>
        <w:t>It can extend exactly one class and implement exactly one interface.</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ab/>
        <w:t>B.</w:t>
      </w:r>
      <w:r w:rsidRPr="009D0F99">
        <w:rPr>
          <w:rFonts w:asciiTheme="minorHAnsi" w:hAnsiTheme="minorHAnsi" w:cs="Arial"/>
          <w:color w:val="000000"/>
          <w:sz w:val="21"/>
          <w:szCs w:val="21"/>
        </w:rPr>
        <w:tab/>
        <w:t>It can extend exactly one class and can implement multiple interfaces.</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ab/>
        <w:t>C.</w:t>
      </w:r>
      <w:r w:rsidRPr="009D0F99">
        <w:rPr>
          <w:rFonts w:asciiTheme="minorHAnsi" w:hAnsiTheme="minorHAnsi" w:cs="Arial"/>
          <w:color w:val="000000"/>
          <w:sz w:val="21"/>
          <w:szCs w:val="21"/>
        </w:rPr>
        <w:tab/>
        <w:t>It can extend exactly one class or implement exactly one interface.</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ab/>
        <w:t>D.</w:t>
      </w:r>
      <w:r w:rsidRPr="009D0F99">
        <w:rPr>
          <w:rFonts w:asciiTheme="minorHAnsi" w:hAnsiTheme="minorHAnsi" w:cs="Arial"/>
          <w:color w:val="000000"/>
          <w:sz w:val="21"/>
          <w:szCs w:val="21"/>
        </w:rPr>
        <w:tab/>
        <w:t>It can implement multiple interfaces regardless of whether it also extends a class.</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 xml:space="preserve">Option C is correct because the syntax of </w:t>
      </w:r>
      <w:r w:rsidRPr="009D0F99">
        <w:rPr>
          <w:rFonts w:asciiTheme="minorHAnsi" w:hAnsiTheme="minorHAnsi" w:cs="Arial"/>
          <w:color w:val="FF0000"/>
          <w:sz w:val="21"/>
          <w:szCs w:val="21"/>
        </w:rPr>
        <w:t>an anonymous inner class allows for only one named type after the new</w:t>
      </w:r>
      <w:r w:rsidRPr="009D0F99">
        <w:rPr>
          <w:rFonts w:asciiTheme="minorHAnsi" w:hAnsiTheme="minorHAnsi" w:cs="Arial"/>
          <w:color w:val="000000"/>
          <w:sz w:val="21"/>
          <w:szCs w:val="21"/>
        </w:rPr>
        <w:t>, and that type must be either a single interface (in which case the anonymous class implements that one interface) or a single class (in which case the anonymous class extends that one class).</w:t>
      </w:r>
    </w:p>
    <w:p w:rsidR="00801123" w:rsidRPr="009D0F99" w:rsidRDefault="00BA47EA" w:rsidP="00801123">
      <w:pPr>
        <w:pStyle w:val="Heading1"/>
        <w:shd w:val="clear" w:color="auto" w:fill="FFFFFF"/>
        <w:spacing w:line="375" w:lineRule="atLeast"/>
        <w:ind w:leftChars="200" w:left="420"/>
        <w:rPr>
          <w:rFonts w:asciiTheme="minorHAnsi" w:hAnsiTheme="minorHAnsi" w:cs="Arial"/>
          <w:color w:val="000000"/>
          <w:sz w:val="21"/>
          <w:szCs w:val="21"/>
        </w:rPr>
      </w:pPr>
      <w:hyperlink r:id="rId221" w:history="1">
        <w:r w:rsidR="00801123" w:rsidRPr="009D0F99">
          <w:rPr>
            <w:rStyle w:val="Hyperlink"/>
            <w:rFonts w:asciiTheme="minorHAnsi" w:hAnsiTheme="minorHAnsi" w:cs="Arial"/>
            <w:sz w:val="21"/>
            <w:szCs w:val="21"/>
          </w:rPr>
          <w:t>http://www.indiabix.com/online-test/java-programming-test/63</w:t>
        </w:r>
      </w:hyperlink>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(10)</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MyOuter</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MyInner</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foo()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pStyle w:val="Heading1"/>
        <w:shd w:val="clear" w:color="auto" w:fill="FFFFFF"/>
        <w:spacing w:line="375" w:lineRule="atLeast"/>
        <w:ind w:leftChars="200" w:left="420"/>
        <w:rPr>
          <w:rFonts w:asciiTheme="minorHAnsi" w:hAnsiTheme="minorHAnsi"/>
          <w:color w:val="000000"/>
          <w:sz w:val="21"/>
          <w:szCs w:val="21"/>
          <w:shd w:val="clear" w:color="auto" w:fill="FFFFFF"/>
        </w:rPr>
      </w:pPr>
      <w:r w:rsidRPr="009D0F99">
        <w:rPr>
          <w:rFonts w:asciiTheme="minorHAnsi" w:hAnsiTheme="minorHAnsi"/>
          <w:color w:val="000000"/>
          <w:sz w:val="21"/>
          <w:szCs w:val="21"/>
          <w:shd w:val="clear" w:color="auto" w:fill="FFFFFF"/>
        </w:rPr>
        <w:lastRenderedPageBreak/>
        <w:t>which statement, if placed in a class other than</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MyOuter</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or</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s="Courier New"/>
          <w:color w:val="DD0000"/>
          <w:sz w:val="21"/>
          <w:szCs w:val="21"/>
          <w:shd w:val="clear" w:color="auto" w:fill="FFFFFF"/>
        </w:rPr>
        <w:t>MyInner</w:t>
      </w:r>
      <w:r w:rsidRPr="009D0F99">
        <w:rPr>
          <w:rFonts w:asciiTheme="minorHAnsi" w:hAnsiTheme="minorHAnsi"/>
          <w:color w:val="000000"/>
          <w:sz w:val="21"/>
          <w:szCs w:val="21"/>
          <w:shd w:val="clear" w:color="auto" w:fill="FFFFFF"/>
        </w:rPr>
        <w:t>, instantiates an instance of the nested class?</w:t>
      </w:r>
    </w:p>
    <w:p w:rsidR="00801123" w:rsidRPr="009D0F99" w:rsidRDefault="00801123" w:rsidP="00801123">
      <w:pPr>
        <w:pStyle w:val="Heading1"/>
        <w:shd w:val="clear" w:color="auto" w:fill="FFFFFF"/>
        <w:spacing w:line="375" w:lineRule="atLeast"/>
        <w:ind w:leftChars="200" w:left="420"/>
        <w:rPr>
          <w:rFonts w:asciiTheme="minorHAnsi" w:hAnsiTheme="minorHAnsi"/>
          <w:color w:val="000000"/>
          <w:sz w:val="21"/>
          <w:szCs w:val="21"/>
          <w:shd w:val="clear" w:color="auto" w:fill="FFFFFF"/>
        </w:rPr>
      </w:pPr>
      <w:r w:rsidRPr="009D0F99">
        <w:rPr>
          <w:rFonts w:asciiTheme="minorHAnsi" w:hAnsiTheme="minorHAnsi" w:cs="Courier New"/>
          <w:color w:val="DD0000"/>
          <w:sz w:val="21"/>
          <w:szCs w:val="21"/>
          <w:shd w:val="clear" w:color="auto" w:fill="FFFFFF"/>
        </w:rPr>
        <w:t>MyInner</w:t>
      </w:r>
      <w:r w:rsidRPr="009D0F99">
        <w:rPr>
          <w:rStyle w:val="apple-converted-space"/>
          <w:rFonts w:asciiTheme="minorHAnsi" w:hAnsiTheme="minorHAnsi"/>
          <w:color w:val="000000"/>
          <w:sz w:val="21"/>
          <w:szCs w:val="21"/>
          <w:shd w:val="clear" w:color="auto" w:fill="FFFFFF"/>
        </w:rPr>
        <w:t> </w:t>
      </w:r>
      <w:r w:rsidRPr="009D0F99">
        <w:rPr>
          <w:rFonts w:asciiTheme="minorHAnsi" w:hAnsiTheme="minorHAnsi"/>
          <w:color w:val="000000"/>
          <w:sz w:val="21"/>
          <w:szCs w:val="21"/>
          <w:shd w:val="clear" w:color="auto" w:fill="FFFFFF"/>
        </w:rPr>
        <w:t>is a static nested class, so it must be instantiated using the fully-scoped name of</w:t>
      </w:r>
      <w:r w:rsidRPr="009D0F99">
        <w:rPr>
          <w:rFonts w:asciiTheme="minorHAnsi" w:hAnsiTheme="minorHAnsi" w:cs="Courier New"/>
          <w:color w:val="DD0000"/>
          <w:sz w:val="21"/>
          <w:szCs w:val="21"/>
          <w:shd w:val="clear" w:color="auto" w:fill="FFFFFF"/>
        </w:rPr>
        <w:t>MyOuter.MyInner</w:t>
      </w:r>
      <w:r w:rsidRPr="009D0F99">
        <w:rPr>
          <w:rFonts w:asciiTheme="minorHAnsi" w:hAnsiTheme="minorHAnsi"/>
          <w:color w:val="000000"/>
          <w:sz w:val="21"/>
          <w:szCs w:val="21"/>
          <w:shd w:val="clear" w:color="auto" w:fill="FFFFFF"/>
        </w:rPr>
        <w:t>.</w:t>
      </w:r>
    </w:p>
    <w:p w:rsidR="00801123" w:rsidRPr="009D0F99" w:rsidRDefault="00BA47EA" w:rsidP="00801123">
      <w:pPr>
        <w:pStyle w:val="Heading1"/>
        <w:shd w:val="clear" w:color="auto" w:fill="FFFFFF"/>
        <w:spacing w:line="375" w:lineRule="atLeast"/>
        <w:ind w:leftChars="200" w:left="420"/>
        <w:rPr>
          <w:rFonts w:asciiTheme="minorHAnsi" w:hAnsiTheme="minorHAnsi" w:cs="Arial"/>
          <w:color w:val="000000"/>
          <w:sz w:val="21"/>
          <w:szCs w:val="21"/>
        </w:rPr>
      </w:pPr>
      <w:hyperlink r:id="rId222" w:history="1">
        <w:r w:rsidR="00801123" w:rsidRPr="009D0F99">
          <w:rPr>
            <w:rStyle w:val="Hyperlink"/>
            <w:rFonts w:asciiTheme="minorHAnsi" w:hAnsiTheme="minorHAnsi" w:cs="Arial"/>
            <w:sz w:val="21"/>
            <w:szCs w:val="21"/>
          </w:rPr>
          <w:t>http://www.indiabix.com/online-test/java-programming-test/63</w:t>
        </w:r>
      </w:hyperlink>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(11)</w:t>
      </w:r>
      <w:r w:rsidRPr="009D0F99">
        <w:rPr>
          <w:rFonts w:asciiTheme="minorHAnsi" w:hAnsiTheme="minorHAnsi"/>
          <w:color w:val="000000"/>
          <w:sz w:val="21"/>
          <w:szCs w:val="21"/>
          <w:shd w:val="clear" w:color="auto" w:fill="FFFFFF"/>
        </w:rPr>
        <w:t xml:space="preserve"> which two code fragments will compile?</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interface</w:t>
      </w:r>
      <w:r w:rsidRPr="009D0F99">
        <w:rPr>
          <w:rFonts w:eastAsia="SimSun" w:cs="Courier New"/>
          <w:color w:val="000000"/>
          <w:kern w:val="0"/>
          <w:szCs w:val="21"/>
        </w:rPr>
        <w:t xml:space="preserve"> </w:t>
      </w:r>
      <w:r w:rsidRPr="009D0F99">
        <w:rPr>
          <w:rFonts w:eastAsia="SimSun" w:cs="Courier New"/>
          <w:color w:val="EE3B3B"/>
          <w:kern w:val="0"/>
          <w:szCs w:val="21"/>
        </w:rPr>
        <w:t>Base</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boolean</w:t>
      </w:r>
      <w:r w:rsidRPr="009D0F99">
        <w:rPr>
          <w:rFonts w:eastAsia="SimSun" w:cs="Courier New"/>
          <w:color w:val="000000"/>
          <w:kern w:val="0"/>
          <w:szCs w:val="21"/>
        </w:rPr>
        <w:t xml:space="preserve"> m1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byte</w:t>
      </w:r>
      <w:r w:rsidRPr="009D0F99">
        <w:rPr>
          <w:rFonts w:eastAsia="SimSun" w:cs="Courier New"/>
          <w:color w:val="000000"/>
          <w:kern w:val="0"/>
          <w:szCs w:val="21"/>
        </w:rPr>
        <w:t xml:space="preserve"> m2(</w:t>
      </w:r>
      <w:r w:rsidRPr="009D0F99">
        <w:rPr>
          <w:rFonts w:eastAsia="SimSun" w:cs="Courier New"/>
          <w:color w:val="0000FF"/>
          <w:kern w:val="0"/>
          <w:szCs w:val="21"/>
        </w:rPr>
        <w:t>short</w:t>
      </w:r>
      <w:r w:rsidRPr="009D0F99">
        <w:rPr>
          <w:rFonts w:eastAsia="SimSun" w:cs="Courier New"/>
          <w:color w:val="000000"/>
          <w:kern w:val="0"/>
          <w:szCs w:val="21"/>
        </w:rPr>
        <w:t xml:space="preserve"> s);</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numPr>
          <w:ilvl w:val="0"/>
          <w:numId w:val="8"/>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interface Base2 implements Base {}</w:t>
      </w:r>
    </w:p>
    <w:p w:rsidR="00801123" w:rsidRPr="009D0F99" w:rsidRDefault="00801123" w:rsidP="00801123">
      <w:pPr>
        <w:widowControl/>
        <w:numPr>
          <w:ilvl w:val="0"/>
          <w:numId w:val="8"/>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abstract class Class2 extends Base </w:t>
      </w:r>
      <w:r w:rsidRPr="009D0F99">
        <w:rPr>
          <w:rFonts w:eastAsia="SimSun" w:cs="Courier New"/>
          <w:color w:val="DD0000"/>
          <w:kern w:val="0"/>
          <w:szCs w:val="21"/>
        </w:rPr>
        <w:br/>
        <w:t>{ public boolean m1(){ return true; }}</w:t>
      </w:r>
    </w:p>
    <w:p w:rsidR="00801123" w:rsidRPr="009D0F99" w:rsidRDefault="00801123" w:rsidP="00801123">
      <w:pPr>
        <w:widowControl/>
        <w:numPr>
          <w:ilvl w:val="0"/>
          <w:numId w:val="8"/>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abstract class Class2 implements Base {}</w:t>
      </w:r>
    </w:p>
    <w:p w:rsidR="00801123" w:rsidRPr="009D0F99" w:rsidRDefault="00801123" w:rsidP="00801123">
      <w:pPr>
        <w:widowControl/>
        <w:numPr>
          <w:ilvl w:val="0"/>
          <w:numId w:val="8"/>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abstract class Class2 implements Base </w:t>
      </w:r>
      <w:r w:rsidRPr="009D0F99">
        <w:rPr>
          <w:rFonts w:eastAsia="SimSun" w:cs="Courier New"/>
          <w:color w:val="DD0000"/>
          <w:kern w:val="0"/>
          <w:szCs w:val="21"/>
        </w:rPr>
        <w:br/>
        <w:t>{ public boolean m1(){ return (7 &gt; 4); }}</w:t>
      </w:r>
    </w:p>
    <w:p w:rsidR="00801123" w:rsidRPr="009D0F99" w:rsidRDefault="00801123" w:rsidP="00801123">
      <w:pPr>
        <w:widowControl/>
        <w:numPr>
          <w:ilvl w:val="0"/>
          <w:numId w:val="8"/>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abstract class Class2 implements Base </w:t>
      </w:r>
      <w:r w:rsidRPr="009D0F99">
        <w:rPr>
          <w:rFonts w:eastAsia="SimSun" w:cs="Courier New"/>
          <w:color w:val="DD0000"/>
          <w:kern w:val="0"/>
          <w:szCs w:val="21"/>
        </w:rPr>
        <w:br/>
        <w:t>{ protected boolean m1(){ return (5 &gt; 7) }}</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(3) is correct because an abstract class doesn't have to implement any or all of its interface's methods. (4) is correct because the method is correctly implemented ((7 &gt; 4) is a boolean).</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(1) is incorrect because interfaces don't implement anything. (2) is incorrect because classes don't extend interfaces. (5) is incorrect because interface methods are implicitly public, so the methods being implemented must be public.</w:t>
      </w:r>
    </w:p>
    <w:p w:rsidR="00801123" w:rsidRPr="009D0F99" w:rsidRDefault="00BA47EA" w:rsidP="00801123">
      <w:pPr>
        <w:pStyle w:val="Heading1"/>
        <w:shd w:val="clear" w:color="auto" w:fill="FFFFFF"/>
        <w:spacing w:line="375" w:lineRule="atLeast"/>
        <w:ind w:leftChars="200" w:left="420"/>
        <w:rPr>
          <w:rFonts w:asciiTheme="minorHAnsi" w:hAnsiTheme="minorHAnsi" w:cs="Arial"/>
          <w:color w:val="000000"/>
          <w:sz w:val="21"/>
          <w:szCs w:val="21"/>
        </w:rPr>
      </w:pPr>
      <w:hyperlink r:id="rId223" w:history="1">
        <w:r w:rsidR="00801123" w:rsidRPr="009D0F99">
          <w:rPr>
            <w:rStyle w:val="Hyperlink"/>
            <w:rFonts w:asciiTheme="minorHAnsi" w:hAnsiTheme="minorHAnsi" w:cs="Arial"/>
            <w:sz w:val="21"/>
            <w:szCs w:val="21"/>
          </w:rPr>
          <w:t>http://www.indiabix.com/online-test/java-programming-test/64</w:t>
        </w:r>
      </w:hyperlink>
    </w:p>
    <w:p w:rsidR="00801123" w:rsidRPr="009D0F99" w:rsidRDefault="00801123" w:rsidP="00801123">
      <w:pPr>
        <w:ind w:leftChars="200" w:left="420"/>
        <w:rPr>
          <w:rFonts w:eastAsia="SimSun" w:cs="SimSun"/>
          <w:kern w:val="0"/>
          <w:szCs w:val="21"/>
        </w:rPr>
      </w:pPr>
      <w:r w:rsidRPr="009D0F99">
        <w:rPr>
          <w:rFonts w:cs="Arial"/>
          <w:color w:val="000000"/>
          <w:szCs w:val="21"/>
        </w:rPr>
        <w:t>(12)</w:t>
      </w:r>
      <w:r w:rsidRPr="009D0F99">
        <w:rPr>
          <w:color w:val="000000"/>
          <w:szCs w:val="21"/>
          <w:shd w:val="clear" w:color="auto" w:fill="FFFFFF"/>
        </w:rPr>
        <w:t xml:space="preserve"> </w:t>
      </w:r>
      <w:r w:rsidRPr="009D0F99">
        <w:rPr>
          <w:rFonts w:eastAsia="SimSun" w:cs="SimSun"/>
          <w:color w:val="000000"/>
          <w:kern w:val="0"/>
          <w:szCs w:val="21"/>
          <w:shd w:val="clear" w:color="auto" w:fill="FFFFFF"/>
        </w:rPr>
        <w:t>which two of the following statements, inserted independently, could legally be inserted into missing section of this code?</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import</w:t>
      </w:r>
      <w:r w:rsidRPr="009D0F99">
        <w:rPr>
          <w:rFonts w:eastAsia="SimSun" w:cs="Courier New"/>
          <w:color w:val="000000"/>
          <w:kern w:val="0"/>
          <w:szCs w:val="21"/>
        </w:rPr>
        <w:t xml:space="preserve"> java.awt.*;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Ticker</w:t>
      </w:r>
      <w:r w:rsidRPr="009D0F99">
        <w:rPr>
          <w:rFonts w:eastAsia="SimSun" w:cs="Courier New"/>
          <w:color w:val="000000"/>
          <w:kern w:val="0"/>
          <w:szCs w:val="21"/>
        </w:rPr>
        <w:t xml:space="preserve"> </w:t>
      </w:r>
      <w:r w:rsidRPr="009D0F99">
        <w:rPr>
          <w:rFonts w:eastAsia="SimSun" w:cs="Courier New"/>
          <w:color w:val="0000FF"/>
          <w:kern w:val="0"/>
          <w:szCs w:val="21"/>
        </w:rPr>
        <w:t>extends</w:t>
      </w:r>
      <w:r w:rsidRPr="009D0F99">
        <w:rPr>
          <w:rFonts w:eastAsia="SimSun" w:cs="Courier New"/>
          <w:color w:val="000000"/>
          <w:kern w:val="0"/>
          <w:szCs w:val="21"/>
        </w:rPr>
        <w:t xml:space="preserve"> </w:t>
      </w:r>
      <w:r w:rsidRPr="009D0F99">
        <w:rPr>
          <w:rFonts w:eastAsia="SimSun" w:cs="Courier New"/>
          <w:color w:val="EE3B3B"/>
          <w:kern w:val="0"/>
          <w:szCs w:val="21"/>
        </w:rPr>
        <w:t>Component</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lastRenderedPageBreak/>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 (String []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Ticker t = </w:t>
      </w:r>
      <w:r w:rsidRPr="009D0F99">
        <w:rPr>
          <w:rFonts w:eastAsia="SimSun" w:cs="Courier New"/>
          <w:color w:val="0000FF"/>
          <w:kern w:val="0"/>
          <w:szCs w:val="21"/>
        </w:rPr>
        <w:t>new</w:t>
      </w:r>
      <w:r w:rsidRPr="009D0F99">
        <w:rPr>
          <w:rFonts w:eastAsia="SimSun" w:cs="Courier New"/>
          <w:color w:val="000000"/>
          <w:kern w:val="0"/>
          <w:szCs w:val="21"/>
        </w:rPr>
        <w:t xml:space="preserve"> Ticker();</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9900"/>
          <w:kern w:val="0"/>
          <w:szCs w:val="21"/>
        </w:rPr>
        <w:t>/* Missing Statements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numPr>
          <w:ilvl w:val="0"/>
          <w:numId w:val="9"/>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SimSun"/>
          <w:color w:val="000000"/>
          <w:kern w:val="0"/>
          <w:szCs w:val="21"/>
        </w:rPr>
        <w:t>boolean test = (Component instanceof t);</w:t>
      </w:r>
    </w:p>
    <w:p w:rsidR="00801123" w:rsidRPr="009D0F99" w:rsidRDefault="00801123" w:rsidP="00801123">
      <w:pPr>
        <w:widowControl/>
        <w:numPr>
          <w:ilvl w:val="0"/>
          <w:numId w:val="9"/>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SimSun"/>
          <w:color w:val="000000"/>
          <w:kern w:val="0"/>
          <w:szCs w:val="21"/>
        </w:rPr>
        <w:t>boolean test = (t instanceof Ticker);</w:t>
      </w:r>
    </w:p>
    <w:p w:rsidR="00801123" w:rsidRPr="009D0F99" w:rsidRDefault="00801123" w:rsidP="00801123">
      <w:pPr>
        <w:widowControl/>
        <w:numPr>
          <w:ilvl w:val="0"/>
          <w:numId w:val="9"/>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SimSun"/>
          <w:color w:val="000000"/>
          <w:kern w:val="0"/>
          <w:szCs w:val="21"/>
        </w:rPr>
        <w:t>boolean test = t.instanceof(Ticker);</w:t>
      </w:r>
    </w:p>
    <w:p w:rsidR="00801123" w:rsidRPr="009D0F99" w:rsidRDefault="00801123" w:rsidP="00801123">
      <w:pPr>
        <w:widowControl/>
        <w:numPr>
          <w:ilvl w:val="0"/>
          <w:numId w:val="9"/>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SimSun"/>
          <w:color w:val="000000"/>
          <w:kern w:val="0"/>
          <w:szCs w:val="21"/>
        </w:rPr>
        <w:t>boolean test = (t instanceof Component);</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 xml:space="preserve">(2) is correct because class type Ticker is part of the class hierarchy of t; therefore it is a legal use of the </w:t>
      </w:r>
      <w:r w:rsidRPr="009D0F99">
        <w:rPr>
          <w:rFonts w:asciiTheme="minorHAnsi" w:hAnsiTheme="minorHAnsi" w:cs="Arial"/>
          <w:color w:val="FF0000"/>
          <w:sz w:val="21"/>
          <w:szCs w:val="21"/>
        </w:rPr>
        <w:t>instanceof</w:t>
      </w:r>
      <w:r w:rsidRPr="009D0F99">
        <w:rPr>
          <w:rFonts w:asciiTheme="minorHAnsi" w:hAnsiTheme="minorHAnsi" w:cs="Arial"/>
          <w:color w:val="000000"/>
          <w:sz w:val="21"/>
          <w:szCs w:val="21"/>
        </w:rPr>
        <w:t xml:space="preserve"> operator. (4) is also correct because Component is part of the hierarchy of t, because Ticker extends Component.</w:t>
      </w:r>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(1) is incorrect because the syntax is wrong. A variable (or null) always appears before the instanceof operator, and a type appears after it. (3) is incorrect because the statement is used as a method (t.instanceof(Ticker);), which is illegal.</w:t>
      </w:r>
    </w:p>
    <w:p w:rsidR="00801123" w:rsidRPr="009D0F99" w:rsidRDefault="00BA47EA" w:rsidP="00801123">
      <w:pPr>
        <w:pStyle w:val="Heading1"/>
        <w:shd w:val="clear" w:color="auto" w:fill="FFFFFF"/>
        <w:spacing w:line="375" w:lineRule="atLeast"/>
        <w:ind w:leftChars="200" w:left="420"/>
        <w:rPr>
          <w:rFonts w:asciiTheme="minorHAnsi" w:hAnsiTheme="minorHAnsi" w:cs="Arial"/>
          <w:color w:val="000000"/>
          <w:sz w:val="21"/>
          <w:szCs w:val="21"/>
        </w:rPr>
      </w:pPr>
      <w:hyperlink r:id="rId224" w:history="1">
        <w:r w:rsidR="00801123" w:rsidRPr="009D0F99">
          <w:rPr>
            <w:rStyle w:val="Hyperlink"/>
            <w:rFonts w:asciiTheme="minorHAnsi" w:hAnsiTheme="minorHAnsi" w:cs="Arial"/>
            <w:sz w:val="21"/>
            <w:szCs w:val="21"/>
          </w:rPr>
          <w:t>http://www.indiabix.com/online-test/java-programming-test/64</w:t>
        </w:r>
      </w:hyperlink>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 xml:space="preserve">(13) </w:t>
      </w:r>
      <w:r w:rsidRPr="009D0F99">
        <w:rPr>
          <w:rFonts w:asciiTheme="minorHAnsi" w:hAnsiTheme="minorHAnsi"/>
          <w:color w:val="000000"/>
          <w:sz w:val="21"/>
          <w:szCs w:val="21"/>
          <w:shd w:val="clear" w:color="auto" w:fill="FFFFFF"/>
        </w:rPr>
        <w:t>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int</w:t>
      </w:r>
      <w:r w:rsidRPr="009D0F99">
        <w:rPr>
          <w:rFonts w:eastAsia="SimSun" w:cs="Courier New"/>
          <w:color w:val="000000"/>
          <w:kern w:val="0"/>
          <w:szCs w:val="21"/>
        </w:rPr>
        <w:t xml:space="preserve"> i = 1, j = 10;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do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if</w:t>
      </w:r>
      <w:r w:rsidRPr="009D0F99">
        <w:rPr>
          <w:rFonts w:eastAsia="SimSun" w:cs="Courier New"/>
          <w:color w:val="000000"/>
          <w:kern w:val="0"/>
          <w:szCs w:val="21"/>
        </w:rPr>
        <w:t xml:space="preserve">(i &gt; j)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break</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j--;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while</w:t>
      </w:r>
      <w:r w:rsidRPr="009D0F99">
        <w:rPr>
          <w:rFonts w:eastAsia="SimSun" w:cs="Courier New"/>
          <w:color w:val="000000"/>
          <w:kern w:val="0"/>
          <w:szCs w:val="21"/>
        </w:rPr>
        <w:t xml:space="preserve"> (++i &lt; 5);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System.out.println(</w:t>
      </w:r>
      <w:r w:rsidRPr="009D0F99">
        <w:rPr>
          <w:rFonts w:eastAsia="SimSun" w:cs="Courier New"/>
          <w:color w:val="EE3B3B"/>
          <w:kern w:val="0"/>
          <w:szCs w:val="21"/>
        </w:rPr>
        <w:t>"i = "</w:t>
      </w:r>
      <w:r w:rsidRPr="009D0F99">
        <w:rPr>
          <w:rFonts w:eastAsia="SimSun" w:cs="Courier New"/>
          <w:color w:val="000000"/>
          <w:kern w:val="0"/>
          <w:szCs w:val="21"/>
        </w:rPr>
        <w:t xml:space="preserve"> + i + </w:t>
      </w:r>
      <w:r w:rsidRPr="009D0F99">
        <w:rPr>
          <w:rFonts w:eastAsia="SimSun" w:cs="Courier New"/>
          <w:color w:val="EE3B3B"/>
          <w:kern w:val="0"/>
          <w:szCs w:val="21"/>
        </w:rPr>
        <w:t>" and j = "</w:t>
      </w:r>
      <w:r w:rsidRPr="009D0F99">
        <w:rPr>
          <w:rFonts w:eastAsia="SimSun" w:cs="Courier New"/>
          <w:color w:val="000000"/>
          <w:kern w:val="0"/>
          <w:szCs w:val="21"/>
        </w:rPr>
        <w:t xml:space="preserve"> + j);</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The order is, test </w:t>
      </w:r>
      <w:r w:rsidRPr="009D0F99">
        <w:rPr>
          <w:rFonts w:eastAsia="SimSun" w:cs="Courier New"/>
          <w:color w:val="DD0000"/>
          <w:kern w:val="0"/>
          <w:szCs w:val="21"/>
        </w:rPr>
        <w:t>i</w:t>
      </w:r>
      <w:r w:rsidRPr="009D0F99">
        <w:rPr>
          <w:rFonts w:eastAsia="SimSun" w:cs="SimSun"/>
          <w:color w:val="000000"/>
          <w:kern w:val="0"/>
          <w:szCs w:val="21"/>
        </w:rPr>
        <w:t> against </w:t>
      </w:r>
      <w:r w:rsidRPr="009D0F99">
        <w:rPr>
          <w:rFonts w:eastAsia="SimSun" w:cs="Courier New"/>
          <w:color w:val="DD0000"/>
          <w:kern w:val="0"/>
          <w:szCs w:val="21"/>
        </w:rPr>
        <w:t>j</w:t>
      </w:r>
      <w:r w:rsidRPr="009D0F99">
        <w:rPr>
          <w:rFonts w:eastAsia="SimSun" w:cs="SimSun"/>
          <w:color w:val="000000"/>
          <w:kern w:val="0"/>
          <w:szCs w:val="21"/>
        </w:rPr>
        <w:t>, if bigger, it breaks from the loop, decrements </w:t>
      </w:r>
      <w:r w:rsidRPr="009D0F99">
        <w:rPr>
          <w:rFonts w:eastAsia="SimSun" w:cs="Courier New"/>
          <w:color w:val="DD0000"/>
          <w:kern w:val="0"/>
          <w:szCs w:val="21"/>
        </w:rPr>
        <w:t>j</w:t>
      </w:r>
      <w:r w:rsidRPr="009D0F99">
        <w:rPr>
          <w:rFonts w:eastAsia="SimSun" w:cs="SimSun"/>
          <w:color w:val="000000"/>
          <w:kern w:val="0"/>
          <w:szCs w:val="21"/>
        </w:rPr>
        <w:t> by one, and then tests the loop condition, where a pre-incremented by one </w:t>
      </w:r>
      <w:r w:rsidRPr="009D0F99">
        <w:rPr>
          <w:rFonts w:eastAsia="SimSun" w:cs="Courier New"/>
          <w:color w:val="DD0000"/>
          <w:kern w:val="0"/>
          <w:szCs w:val="21"/>
        </w:rPr>
        <w:t>i</w:t>
      </w:r>
      <w:r w:rsidRPr="009D0F99">
        <w:rPr>
          <w:rFonts w:eastAsia="SimSun" w:cs="SimSun"/>
          <w:color w:val="000000"/>
          <w:kern w:val="0"/>
          <w:szCs w:val="21"/>
        </w:rPr>
        <w:t xml:space="preserve"> is tested for being lower than 5. The test is at the end of the loop, </w:t>
      </w:r>
      <w:r w:rsidRPr="009D0F99">
        <w:rPr>
          <w:rFonts w:eastAsia="SimSun" w:cs="SimSun"/>
          <w:color w:val="FF0000"/>
          <w:kern w:val="0"/>
          <w:szCs w:val="21"/>
        </w:rPr>
        <w:t>so </w:t>
      </w:r>
      <w:r w:rsidRPr="009D0F99">
        <w:rPr>
          <w:rFonts w:eastAsia="SimSun" w:cs="Courier New"/>
          <w:color w:val="FF0000"/>
          <w:kern w:val="0"/>
          <w:szCs w:val="21"/>
        </w:rPr>
        <w:t>i</w:t>
      </w:r>
      <w:r w:rsidRPr="009D0F99">
        <w:rPr>
          <w:rFonts w:eastAsia="SimSun" w:cs="SimSun"/>
          <w:color w:val="FF0000"/>
          <w:kern w:val="0"/>
          <w:szCs w:val="21"/>
        </w:rPr>
        <w:t> can reach the value of 5 before it fails</w:t>
      </w:r>
      <w:r w:rsidRPr="009D0F99">
        <w:rPr>
          <w:rFonts w:eastAsia="SimSun" w:cs="SimSun"/>
          <w:color w:val="000000"/>
          <w:kern w:val="0"/>
          <w:szCs w:val="21"/>
        </w:rPr>
        <w:t>. So it goes, start:</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1, 10</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lastRenderedPageBreak/>
        <w:t>2, 9</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3, 8</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4, 7</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FF0000"/>
          <w:kern w:val="0"/>
          <w:szCs w:val="21"/>
        </w:rPr>
      </w:pPr>
      <w:r w:rsidRPr="009D0F99">
        <w:rPr>
          <w:rFonts w:eastAsia="SimSun" w:cs="SimSun"/>
          <w:color w:val="000000"/>
          <w:kern w:val="0"/>
          <w:szCs w:val="21"/>
        </w:rPr>
        <w:t xml:space="preserve">5, 6 </w:t>
      </w:r>
      <w:r w:rsidRPr="009D0F99">
        <w:rPr>
          <w:rFonts w:eastAsia="SimSun" w:cs="SimSun"/>
          <w:color w:val="FF0000"/>
          <w:kern w:val="0"/>
          <w:szCs w:val="21"/>
        </w:rPr>
        <w:t>loop condition fails.</w:t>
      </w:r>
    </w:p>
    <w:p w:rsidR="00801123" w:rsidRPr="009D0F99" w:rsidRDefault="00BA47EA" w:rsidP="00801123">
      <w:pPr>
        <w:widowControl/>
        <w:shd w:val="clear" w:color="auto" w:fill="FFFFFF"/>
        <w:spacing w:before="100" w:beforeAutospacing="1" w:after="100" w:afterAutospacing="1" w:line="255" w:lineRule="atLeast"/>
        <w:ind w:leftChars="200" w:left="420"/>
        <w:jc w:val="left"/>
        <w:rPr>
          <w:rFonts w:eastAsia="SimSun" w:cs="SimSun"/>
          <w:color w:val="FF0000"/>
          <w:kern w:val="0"/>
          <w:szCs w:val="21"/>
        </w:rPr>
      </w:pPr>
      <w:hyperlink r:id="rId225" w:history="1">
        <w:r w:rsidR="00801123" w:rsidRPr="009D0F99">
          <w:rPr>
            <w:rStyle w:val="Hyperlink"/>
            <w:rFonts w:eastAsia="SimSun" w:cs="SimSun"/>
            <w:kern w:val="0"/>
            <w:szCs w:val="21"/>
          </w:rPr>
          <w:t>http://www.indiabix.com/online-test/java-programming-test/64</w:t>
        </w:r>
      </w:hyperlink>
    </w:p>
    <w:p w:rsidR="00801123" w:rsidRPr="009D0F99" w:rsidRDefault="00801123" w:rsidP="00801123">
      <w:pPr>
        <w:pStyle w:val="Heading1"/>
        <w:shd w:val="clear" w:color="auto" w:fill="FFFFFF"/>
        <w:spacing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 xml:space="preserve">(14) </w:t>
      </w:r>
      <w:r w:rsidRPr="009D0F99">
        <w:rPr>
          <w:rFonts w:asciiTheme="minorHAnsi" w:hAnsiTheme="minorHAnsi"/>
          <w:color w:val="000000"/>
          <w:sz w:val="21"/>
          <w:szCs w:val="21"/>
          <w:shd w:val="clear" w:color="auto" w:fill="FFFFFF"/>
        </w:rPr>
        <w:t>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Test</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args[])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int</w:t>
      </w:r>
      <w:r w:rsidRPr="009D0F99">
        <w:rPr>
          <w:rFonts w:eastAsia="SimSun" w:cs="Courier New"/>
          <w:color w:val="000000"/>
          <w:kern w:val="0"/>
          <w:szCs w:val="21"/>
        </w:rPr>
        <w:t xml:space="preserve"> i = 1, j = 0;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switch</w:t>
      </w:r>
      <w:r w:rsidRPr="009D0F99">
        <w:rPr>
          <w:rFonts w:eastAsia="SimSun" w:cs="Courier New"/>
          <w:color w:val="000000"/>
          <w:kern w:val="0"/>
          <w:szCs w:val="21"/>
        </w:rPr>
        <w:t xml:space="preserve">(i)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case</w:t>
      </w:r>
      <w:r w:rsidRPr="009D0F99">
        <w:rPr>
          <w:rFonts w:eastAsia="SimSun" w:cs="Courier New"/>
          <w:color w:val="000000"/>
          <w:kern w:val="0"/>
          <w:szCs w:val="21"/>
        </w:rPr>
        <w:t xml:space="preserve"> 2: j += 6;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case</w:t>
      </w:r>
      <w:r w:rsidRPr="009D0F99">
        <w:rPr>
          <w:rFonts w:eastAsia="SimSun" w:cs="Courier New"/>
          <w:color w:val="000000"/>
          <w:kern w:val="0"/>
          <w:szCs w:val="21"/>
        </w:rPr>
        <w:t xml:space="preserve"> 4: j += 1;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default</w:t>
      </w:r>
      <w:r w:rsidRPr="009D0F99">
        <w:rPr>
          <w:rFonts w:eastAsia="SimSun" w:cs="Courier New"/>
          <w:color w:val="000000"/>
          <w:kern w:val="0"/>
          <w:szCs w:val="21"/>
        </w:rPr>
        <w:t xml:space="preserve">: j += 2;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case</w:t>
      </w:r>
      <w:r w:rsidRPr="009D0F99">
        <w:rPr>
          <w:rFonts w:eastAsia="SimSun" w:cs="Courier New"/>
          <w:color w:val="000000"/>
          <w:kern w:val="0"/>
          <w:szCs w:val="21"/>
        </w:rPr>
        <w:t xml:space="preserve"> 0: j += 4;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System.out.println(</w:t>
      </w:r>
      <w:r w:rsidRPr="009D0F99">
        <w:rPr>
          <w:rFonts w:eastAsia="SimSun" w:cs="Courier New"/>
          <w:color w:val="EE3B3B"/>
          <w:kern w:val="0"/>
          <w:szCs w:val="21"/>
        </w:rPr>
        <w:t>"j = "</w:t>
      </w:r>
      <w:r w:rsidRPr="009D0F99">
        <w:rPr>
          <w:rFonts w:eastAsia="SimSun" w:cs="Courier New"/>
          <w:color w:val="000000"/>
          <w:kern w:val="0"/>
          <w:szCs w:val="21"/>
        </w:rPr>
        <w:t xml:space="preserve"> + j);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color w:val="000000"/>
          <w:szCs w:val="21"/>
          <w:shd w:val="clear" w:color="auto" w:fill="FFFFFF"/>
        </w:rPr>
      </w:pPr>
      <w:r w:rsidRPr="009D0F99">
        <w:rPr>
          <w:color w:val="FF0000"/>
          <w:szCs w:val="21"/>
          <w:shd w:val="clear" w:color="auto" w:fill="FFFFFF"/>
        </w:rPr>
        <w:t>Because there are no break statements</w:t>
      </w:r>
      <w:r w:rsidRPr="009D0F99">
        <w:rPr>
          <w:color w:val="000000"/>
          <w:szCs w:val="21"/>
          <w:shd w:val="clear" w:color="auto" w:fill="FFFFFF"/>
        </w:rPr>
        <w:t>, the program gets to the default case and adds</w:t>
      </w:r>
      <w:r w:rsidRPr="009D0F99">
        <w:rPr>
          <w:rStyle w:val="apple-converted-space"/>
          <w:color w:val="000000"/>
          <w:szCs w:val="21"/>
          <w:shd w:val="clear" w:color="auto" w:fill="FFFFFF"/>
        </w:rPr>
        <w:t> </w:t>
      </w:r>
      <w:r w:rsidRPr="009D0F99">
        <w:rPr>
          <w:rFonts w:cs="Courier New"/>
          <w:color w:val="DD0000"/>
          <w:szCs w:val="21"/>
          <w:shd w:val="clear" w:color="auto" w:fill="FFFFFF"/>
        </w:rPr>
        <w:t>2</w:t>
      </w:r>
      <w:r w:rsidRPr="009D0F99">
        <w:rPr>
          <w:rStyle w:val="apple-converted-space"/>
          <w:color w:val="000000"/>
          <w:szCs w:val="21"/>
          <w:shd w:val="clear" w:color="auto" w:fill="FFFFFF"/>
        </w:rPr>
        <w:t> </w:t>
      </w:r>
      <w:r w:rsidRPr="009D0F99">
        <w:rPr>
          <w:color w:val="000000"/>
          <w:szCs w:val="21"/>
          <w:shd w:val="clear" w:color="auto" w:fill="FFFFFF"/>
        </w:rPr>
        <w:t>to</w:t>
      </w:r>
      <w:r w:rsidRPr="009D0F99">
        <w:rPr>
          <w:rFonts w:cs="Courier New"/>
          <w:color w:val="DD0000"/>
          <w:szCs w:val="21"/>
          <w:shd w:val="clear" w:color="auto" w:fill="FFFFFF"/>
        </w:rPr>
        <w:t>j</w:t>
      </w:r>
      <w:r w:rsidRPr="009D0F99">
        <w:rPr>
          <w:color w:val="000000"/>
          <w:szCs w:val="21"/>
          <w:shd w:val="clear" w:color="auto" w:fill="FFFFFF"/>
        </w:rPr>
        <w:t>, then goes to</w:t>
      </w:r>
      <w:r w:rsidRPr="009D0F99">
        <w:rPr>
          <w:rStyle w:val="apple-converted-space"/>
          <w:color w:val="000000"/>
          <w:szCs w:val="21"/>
          <w:shd w:val="clear" w:color="auto" w:fill="FFFFFF"/>
        </w:rPr>
        <w:t> </w:t>
      </w:r>
      <w:r w:rsidRPr="009D0F99">
        <w:rPr>
          <w:rFonts w:cs="Courier New"/>
          <w:color w:val="DD0000"/>
          <w:szCs w:val="21"/>
          <w:shd w:val="clear" w:color="auto" w:fill="FFFFFF"/>
        </w:rPr>
        <w:t>case 0</w:t>
      </w:r>
      <w:r w:rsidRPr="009D0F99">
        <w:rPr>
          <w:rStyle w:val="apple-converted-space"/>
          <w:color w:val="000000"/>
          <w:szCs w:val="21"/>
          <w:shd w:val="clear" w:color="auto" w:fill="FFFFFF"/>
        </w:rPr>
        <w:t> </w:t>
      </w:r>
      <w:r w:rsidRPr="009D0F99">
        <w:rPr>
          <w:color w:val="000000"/>
          <w:szCs w:val="21"/>
          <w:shd w:val="clear" w:color="auto" w:fill="FFFFFF"/>
        </w:rPr>
        <w:t>and adds</w:t>
      </w:r>
      <w:r w:rsidRPr="009D0F99">
        <w:rPr>
          <w:rStyle w:val="apple-converted-space"/>
          <w:color w:val="000000"/>
          <w:szCs w:val="21"/>
          <w:shd w:val="clear" w:color="auto" w:fill="FFFFFF"/>
        </w:rPr>
        <w:t> </w:t>
      </w:r>
      <w:r w:rsidRPr="009D0F99">
        <w:rPr>
          <w:rFonts w:cs="Courier New"/>
          <w:color w:val="DD0000"/>
          <w:szCs w:val="21"/>
          <w:shd w:val="clear" w:color="auto" w:fill="FFFFFF"/>
        </w:rPr>
        <w:t>4</w:t>
      </w:r>
      <w:r w:rsidRPr="009D0F99">
        <w:rPr>
          <w:rStyle w:val="apple-converted-space"/>
          <w:color w:val="000000"/>
          <w:szCs w:val="21"/>
          <w:shd w:val="clear" w:color="auto" w:fill="FFFFFF"/>
        </w:rPr>
        <w:t> </w:t>
      </w:r>
      <w:r w:rsidRPr="009D0F99">
        <w:rPr>
          <w:color w:val="000000"/>
          <w:szCs w:val="21"/>
          <w:shd w:val="clear" w:color="auto" w:fill="FFFFFF"/>
        </w:rPr>
        <w:t>to the new</w:t>
      </w:r>
      <w:r w:rsidRPr="009D0F99">
        <w:rPr>
          <w:rStyle w:val="apple-converted-space"/>
          <w:color w:val="000000"/>
          <w:szCs w:val="21"/>
          <w:shd w:val="clear" w:color="auto" w:fill="FFFFFF"/>
        </w:rPr>
        <w:t> </w:t>
      </w:r>
      <w:r w:rsidRPr="009D0F99">
        <w:rPr>
          <w:rFonts w:cs="Courier New"/>
          <w:color w:val="DD0000"/>
          <w:szCs w:val="21"/>
          <w:shd w:val="clear" w:color="auto" w:fill="FFFFFF"/>
        </w:rPr>
        <w:t>j</w:t>
      </w:r>
      <w:r w:rsidRPr="009D0F99">
        <w:rPr>
          <w:color w:val="000000"/>
          <w:szCs w:val="21"/>
          <w:shd w:val="clear" w:color="auto" w:fill="FFFFFF"/>
        </w:rPr>
        <w:t>. The result is</w:t>
      </w:r>
      <w:r w:rsidRPr="009D0F99">
        <w:rPr>
          <w:rStyle w:val="apple-converted-space"/>
          <w:color w:val="000000"/>
          <w:szCs w:val="21"/>
          <w:shd w:val="clear" w:color="auto" w:fill="FFFFFF"/>
        </w:rPr>
        <w:t> </w:t>
      </w:r>
      <w:r w:rsidRPr="009D0F99">
        <w:rPr>
          <w:rFonts w:cs="Courier New"/>
          <w:color w:val="DD0000"/>
          <w:szCs w:val="21"/>
          <w:shd w:val="clear" w:color="auto" w:fill="FFFFFF"/>
        </w:rPr>
        <w:t>j = 6</w:t>
      </w:r>
      <w:r w:rsidRPr="009D0F99">
        <w:rPr>
          <w:color w:val="000000"/>
          <w:szCs w:val="21"/>
          <w:shd w:val="clear" w:color="auto" w:fill="FFFFFF"/>
        </w:rPr>
        <w:t>.</w:t>
      </w:r>
    </w:p>
    <w:p w:rsidR="00801123" w:rsidRPr="009D0F99" w:rsidRDefault="00BA47EA" w:rsidP="00801123">
      <w:pPr>
        <w:widowControl/>
        <w:shd w:val="clear" w:color="auto" w:fill="FFFFFF"/>
        <w:spacing w:before="100" w:beforeAutospacing="1" w:after="100" w:afterAutospacing="1" w:line="255" w:lineRule="atLeast"/>
        <w:ind w:leftChars="200" w:left="420"/>
        <w:jc w:val="left"/>
        <w:rPr>
          <w:rStyle w:val="Hyperlink"/>
          <w:rFonts w:eastAsia="SimSun" w:cs="SimSun"/>
          <w:kern w:val="0"/>
          <w:szCs w:val="21"/>
        </w:rPr>
      </w:pPr>
      <w:hyperlink r:id="rId226" w:history="1">
        <w:r w:rsidR="00801123" w:rsidRPr="009D0F99">
          <w:rPr>
            <w:rStyle w:val="Hyperlink"/>
            <w:rFonts w:eastAsia="SimSun" w:cs="SimSun"/>
            <w:kern w:val="0"/>
            <w:szCs w:val="21"/>
          </w:rPr>
          <w:t>http://www.indiabix.com/online-test/java-programming-test/64</w:t>
        </w:r>
      </w:hyperlink>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 xml:space="preserve">(15) </w:t>
      </w:r>
      <w:r w:rsidRPr="009D0F99">
        <w:rPr>
          <w:color w:val="000000"/>
          <w:szCs w:val="21"/>
          <w:shd w:val="clear" w:color="auto" w:fill="FFFFFF"/>
        </w:rPr>
        <w:t>which two code fragments inserted at end of the program, will allow to compile?</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interface</w:t>
      </w:r>
      <w:r w:rsidRPr="009D0F99">
        <w:rPr>
          <w:rFonts w:eastAsia="SimSun" w:cs="Courier New"/>
          <w:color w:val="000000"/>
          <w:kern w:val="0"/>
          <w:szCs w:val="21"/>
        </w:rPr>
        <w:t xml:space="preserve"> </w:t>
      </w:r>
      <w:r w:rsidRPr="009D0F99">
        <w:rPr>
          <w:rFonts w:eastAsia="SimSun" w:cs="Courier New"/>
          <w:color w:val="EE3B3B"/>
          <w:kern w:val="0"/>
          <w:szCs w:val="21"/>
        </w:rPr>
        <w:t>DoMath</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double</w:t>
      </w:r>
      <w:r w:rsidRPr="009D0F99">
        <w:rPr>
          <w:rFonts w:eastAsia="SimSun" w:cs="Courier New"/>
          <w:color w:val="000000"/>
          <w:kern w:val="0"/>
          <w:szCs w:val="21"/>
        </w:rPr>
        <w:t xml:space="preserve"> getArea(</w:t>
      </w:r>
      <w:r w:rsidRPr="009D0F99">
        <w:rPr>
          <w:rFonts w:eastAsia="SimSun" w:cs="Courier New"/>
          <w:color w:val="0000FF"/>
          <w:kern w:val="0"/>
          <w:szCs w:val="21"/>
        </w:rPr>
        <w:t>int</w:t>
      </w:r>
      <w:r w:rsidRPr="009D0F99">
        <w:rPr>
          <w:rFonts w:eastAsia="SimSun" w:cs="Courier New"/>
          <w:color w:val="000000"/>
          <w:kern w:val="0"/>
          <w:szCs w:val="21"/>
        </w:rPr>
        <w:t xml:space="preserve"> rad);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interface</w:t>
      </w:r>
      <w:r w:rsidRPr="009D0F99">
        <w:rPr>
          <w:rFonts w:eastAsia="SimSun" w:cs="Courier New"/>
          <w:color w:val="000000"/>
          <w:kern w:val="0"/>
          <w:szCs w:val="21"/>
        </w:rPr>
        <w:t xml:space="preserve"> </w:t>
      </w:r>
      <w:r w:rsidRPr="009D0F99">
        <w:rPr>
          <w:rFonts w:eastAsia="SimSun" w:cs="Courier New"/>
          <w:color w:val="EE3B3B"/>
          <w:kern w:val="0"/>
          <w:szCs w:val="21"/>
        </w:rPr>
        <w:t>MathPlus</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double</w:t>
      </w:r>
      <w:r w:rsidRPr="009D0F99">
        <w:rPr>
          <w:rFonts w:eastAsia="SimSun" w:cs="Courier New"/>
          <w:color w:val="000000"/>
          <w:kern w:val="0"/>
          <w:szCs w:val="21"/>
        </w:rPr>
        <w:t xml:space="preserve"> getVol(</w:t>
      </w:r>
      <w:r w:rsidRPr="009D0F99">
        <w:rPr>
          <w:rFonts w:eastAsia="SimSun" w:cs="Courier New"/>
          <w:color w:val="0000FF"/>
          <w:kern w:val="0"/>
          <w:szCs w:val="21"/>
        </w:rPr>
        <w:t>int</w:t>
      </w:r>
      <w:r w:rsidRPr="009D0F99">
        <w:rPr>
          <w:rFonts w:eastAsia="SimSun" w:cs="Courier New"/>
          <w:color w:val="000000"/>
          <w:kern w:val="0"/>
          <w:szCs w:val="21"/>
        </w:rPr>
        <w:t xml:space="preserve"> b, </w:t>
      </w:r>
      <w:r w:rsidRPr="009D0F99">
        <w:rPr>
          <w:rFonts w:eastAsia="SimSun" w:cs="Courier New"/>
          <w:color w:val="0000FF"/>
          <w:kern w:val="0"/>
          <w:szCs w:val="21"/>
        </w:rPr>
        <w:t>int</w:t>
      </w:r>
      <w:r w:rsidRPr="009D0F99">
        <w:rPr>
          <w:rFonts w:eastAsia="SimSun" w:cs="Courier New"/>
          <w:color w:val="000000"/>
          <w:kern w:val="0"/>
          <w:szCs w:val="21"/>
        </w:rPr>
        <w:t xml:space="preserve"> h);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9900"/>
          <w:kern w:val="0"/>
          <w:szCs w:val="21"/>
        </w:rPr>
        <w:lastRenderedPageBreak/>
        <w:t>/* Missing Statements ? */</w:t>
      </w:r>
    </w:p>
    <w:p w:rsidR="00801123" w:rsidRPr="009D0F99" w:rsidRDefault="00801123" w:rsidP="00801123">
      <w:pPr>
        <w:widowControl/>
        <w:numPr>
          <w:ilvl w:val="0"/>
          <w:numId w:val="10"/>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class AllMath extends DoMath { double getArea(int r); }</w:t>
      </w:r>
    </w:p>
    <w:p w:rsidR="00801123" w:rsidRPr="009D0F99" w:rsidRDefault="00801123" w:rsidP="00801123">
      <w:pPr>
        <w:widowControl/>
        <w:numPr>
          <w:ilvl w:val="0"/>
          <w:numId w:val="10"/>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interface AllMath implements MathPlus { double getVol(int x, int y); }</w:t>
      </w:r>
    </w:p>
    <w:p w:rsidR="00801123" w:rsidRPr="009D0F99" w:rsidRDefault="00801123" w:rsidP="00801123">
      <w:pPr>
        <w:widowControl/>
        <w:numPr>
          <w:ilvl w:val="0"/>
          <w:numId w:val="10"/>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interface AllMath extends DoMath { float getAvg(int h, int l); }</w:t>
      </w:r>
    </w:p>
    <w:p w:rsidR="00801123" w:rsidRPr="009D0F99" w:rsidRDefault="00801123" w:rsidP="00801123">
      <w:pPr>
        <w:widowControl/>
        <w:numPr>
          <w:ilvl w:val="0"/>
          <w:numId w:val="10"/>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class AllMath implements MathPlus { double getArea(int rad); }</w:t>
      </w:r>
    </w:p>
    <w:p w:rsidR="00801123" w:rsidRPr="009D0F99" w:rsidRDefault="00801123" w:rsidP="00801123">
      <w:pPr>
        <w:widowControl/>
        <w:numPr>
          <w:ilvl w:val="0"/>
          <w:numId w:val="10"/>
        </w:numPr>
        <w:shd w:val="clear" w:color="auto" w:fill="FFFFFF"/>
        <w:tabs>
          <w:tab w:val="clear" w:pos="720"/>
          <w:tab w:val="num" w:pos="1140"/>
        </w:tabs>
        <w:spacing w:before="100" w:beforeAutospacing="1" w:after="100" w:afterAutospacing="1" w:line="255" w:lineRule="atLeast"/>
        <w:ind w:leftChars="371" w:left="1139"/>
        <w:jc w:val="left"/>
        <w:rPr>
          <w:rFonts w:eastAsia="SimSun" w:cs="SimSun"/>
          <w:color w:val="000000"/>
          <w:kern w:val="0"/>
          <w:szCs w:val="21"/>
        </w:rPr>
      </w:pPr>
      <w:r w:rsidRPr="009D0F99">
        <w:rPr>
          <w:rFonts w:eastAsia="SimSun" w:cs="Courier New"/>
          <w:color w:val="DD0000"/>
          <w:kern w:val="0"/>
          <w:szCs w:val="21"/>
        </w:rPr>
        <w:t>abstract class AllMath implements DoMath, MathPlus { public double getArea(int rad) { return rad * rad * 3.14; } }</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color w:val="000000"/>
          <w:szCs w:val="21"/>
          <w:shd w:val="clear" w:color="auto" w:fill="FFFFFF"/>
        </w:rPr>
      </w:pPr>
      <w:r w:rsidRPr="009D0F99">
        <w:rPr>
          <w:color w:val="000000"/>
          <w:szCs w:val="21"/>
          <w:shd w:val="clear" w:color="auto" w:fill="FFFFFF"/>
        </w:rPr>
        <w:t xml:space="preserve">(3) are (5) are correct because interfaces and abstract classes </w:t>
      </w:r>
      <w:r w:rsidRPr="009D0F99">
        <w:rPr>
          <w:color w:val="FF0000"/>
          <w:szCs w:val="21"/>
          <w:shd w:val="clear" w:color="auto" w:fill="FFFFFF"/>
        </w:rPr>
        <w:t>do not need to fully implement</w:t>
      </w:r>
      <w:r w:rsidRPr="009D0F99">
        <w:rPr>
          <w:color w:val="000000"/>
          <w:szCs w:val="21"/>
          <w:shd w:val="clear" w:color="auto" w:fill="FFFFFF"/>
        </w:rPr>
        <w:t xml:space="preserve"> the interfaces they</w:t>
      </w:r>
      <w:r w:rsidRPr="009D0F99">
        <w:rPr>
          <w:rStyle w:val="apple-converted-space"/>
          <w:color w:val="000000"/>
          <w:szCs w:val="21"/>
          <w:shd w:val="clear" w:color="auto" w:fill="FFFFFF"/>
        </w:rPr>
        <w:t> </w:t>
      </w:r>
      <w:r w:rsidRPr="009D0F99">
        <w:rPr>
          <w:rFonts w:cs="Courier New"/>
          <w:color w:val="DD0000"/>
          <w:szCs w:val="21"/>
          <w:shd w:val="clear" w:color="auto" w:fill="FFFFFF"/>
        </w:rPr>
        <w:t>extend</w:t>
      </w:r>
      <w:r w:rsidRPr="009D0F99">
        <w:rPr>
          <w:rStyle w:val="apple-converted-space"/>
          <w:color w:val="000000"/>
          <w:szCs w:val="21"/>
          <w:shd w:val="clear" w:color="auto" w:fill="FFFFFF"/>
        </w:rPr>
        <w:t> </w:t>
      </w:r>
      <w:r w:rsidRPr="009D0F99">
        <w:rPr>
          <w:color w:val="000000"/>
          <w:szCs w:val="21"/>
          <w:shd w:val="clear" w:color="auto" w:fill="FFFFFF"/>
        </w:rPr>
        <w:t>or</w:t>
      </w:r>
      <w:r w:rsidRPr="009D0F99">
        <w:rPr>
          <w:rStyle w:val="apple-converted-space"/>
          <w:color w:val="000000"/>
          <w:szCs w:val="21"/>
          <w:shd w:val="clear" w:color="auto" w:fill="FFFFFF"/>
        </w:rPr>
        <w:t> </w:t>
      </w:r>
      <w:r w:rsidRPr="009D0F99">
        <w:rPr>
          <w:rFonts w:cs="Courier New"/>
          <w:color w:val="DD0000"/>
          <w:szCs w:val="21"/>
          <w:shd w:val="clear" w:color="auto" w:fill="FFFFFF"/>
        </w:rPr>
        <w:t>implement</w:t>
      </w:r>
      <w:r w:rsidRPr="009D0F99">
        <w:rPr>
          <w:rStyle w:val="apple-converted-space"/>
          <w:color w:val="000000"/>
          <w:szCs w:val="21"/>
          <w:shd w:val="clear" w:color="auto" w:fill="FFFFFF"/>
        </w:rPr>
        <w:t> </w:t>
      </w:r>
      <w:r w:rsidRPr="009D0F99">
        <w:rPr>
          <w:color w:val="000000"/>
          <w:szCs w:val="21"/>
          <w:shd w:val="clear" w:color="auto" w:fill="FFFFFF"/>
        </w:rPr>
        <w:t>(respectively).</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color w:val="000000"/>
          <w:szCs w:val="21"/>
          <w:shd w:val="clear" w:color="auto" w:fill="FFFFFF"/>
        </w:rPr>
        <w:t>(16) What will be the output of the program?</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class</w:t>
      </w:r>
      <w:r w:rsidRPr="009D0F99">
        <w:rPr>
          <w:rFonts w:eastAsia="SimSun" w:cs="Courier New"/>
          <w:color w:val="000000"/>
          <w:kern w:val="0"/>
          <w:szCs w:val="21"/>
        </w:rPr>
        <w:t xml:space="preserve"> </w:t>
      </w:r>
      <w:r w:rsidRPr="009D0F99">
        <w:rPr>
          <w:rFonts w:eastAsia="SimSun" w:cs="Courier New"/>
          <w:color w:val="EE3B3B"/>
          <w:kern w:val="0"/>
          <w:szCs w:val="21"/>
        </w:rPr>
        <w:t>ExamQuestion7</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int</w:t>
      </w:r>
      <w:r w:rsidRPr="009D0F99">
        <w:rPr>
          <w:rFonts w:eastAsia="SimSun" w:cs="Courier New"/>
          <w:color w:val="000000"/>
          <w:kern w:val="0"/>
          <w:szCs w:val="21"/>
        </w:rPr>
        <w:t xml:space="preserve"> j;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methodA(</w:t>
      </w:r>
      <w:r w:rsidRPr="009D0F99">
        <w:rPr>
          <w:rFonts w:eastAsia="SimSun" w:cs="Courier New"/>
          <w:color w:val="0000FF"/>
          <w:kern w:val="0"/>
          <w:szCs w:val="21"/>
        </w:rPr>
        <w:t>int</w:t>
      </w:r>
      <w:r w:rsidRPr="009D0F99">
        <w:rPr>
          <w:rFonts w:eastAsia="SimSun" w:cs="Courier New"/>
          <w:color w:val="000000"/>
          <w:kern w:val="0"/>
          <w:szCs w:val="21"/>
        </w:rPr>
        <w:t xml:space="preserve"> i)</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boolean</w:t>
      </w:r>
      <w:r w:rsidRPr="009D0F99">
        <w:rPr>
          <w:rFonts w:eastAsia="SimSun" w:cs="Courier New"/>
          <w:color w:val="000000"/>
          <w:kern w:val="0"/>
          <w:szCs w:val="21"/>
        </w:rPr>
        <w:t xml:space="preserve"> b;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do</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b = i&lt;10 | methodB(4); </w:t>
      </w:r>
      <w:r w:rsidRPr="009D0F99">
        <w:rPr>
          <w:rFonts w:eastAsia="SimSun" w:cs="Courier New"/>
          <w:color w:val="009900"/>
          <w:kern w:val="0"/>
          <w:szCs w:val="21"/>
        </w:rPr>
        <w:t>/* Line 9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b = i&lt;10 || methodB(8);  </w:t>
      </w:r>
      <w:r w:rsidRPr="009D0F99">
        <w:rPr>
          <w:rFonts w:eastAsia="SimSun" w:cs="Courier New"/>
          <w:color w:val="009900"/>
          <w:kern w:val="0"/>
          <w:szCs w:val="21"/>
        </w:rPr>
        <w:t>/* Line 10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while</w:t>
      </w:r>
      <w:r w:rsidRPr="009D0F99">
        <w:rPr>
          <w:rFonts w:eastAsia="SimSun" w:cs="Courier New"/>
          <w:color w:val="000000"/>
          <w:kern w:val="0"/>
          <w:szCs w:val="21"/>
        </w:rPr>
        <w:t xml:space="preserve"> (!b);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boolean</w:t>
      </w:r>
      <w:r w:rsidRPr="009D0F99">
        <w:rPr>
          <w:rFonts w:eastAsia="SimSun" w:cs="Courier New"/>
          <w:color w:val="000000"/>
          <w:kern w:val="0"/>
          <w:szCs w:val="21"/>
        </w:rPr>
        <w:t xml:space="preserve"> methodB(</w:t>
      </w:r>
      <w:r w:rsidRPr="009D0F99">
        <w:rPr>
          <w:rFonts w:eastAsia="SimSun" w:cs="Courier New"/>
          <w:color w:val="0000FF"/>
          <w:kern w:val="0"/>
          <w:szCs w:val="21"/>
        </w:rPr>
        <w:t>int</w:t>
      </w:r>
      <w:r w:rsidRPr="009D0F99">
        <w:rPr>
          <w:rFonts w:eastAsia="SimSun" w:cs="Courier New"/>
          <w:color w:val="000000"/>
          <w:kern w:val="0"/>
          <w:szCs w:val="21"/>
        </w:rPr>
        <w:t xml:space="preserve"> i)</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j += i;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return</w:t>
      </w:r>
      <w:r w:rsidRPr="009D0F99">
        <w:rPr>
          <w:rFonts w:eastAsia="SimSun" w:cs="Courier New"/>
          <w:color w:val="000000"/>
          <w:kern w:val="0"/>
          <w:szCs w:val="21"/>
        </w:rPr>
        <w:t xml:space="preserve"> </w:t>
      </w:r>
      <w:r w:rsidRPr="009D0F99">
        <w:rPr>
          <w:rFonts w:eastAsia="SimSun" w:cs="Courier New"/>
          <w:color w:val="0000FF"/>
          <w:kern w:val="0"/>
          <w:szCs w:val="21"/>
        </w:rPr>
        <w:t>true</w:t>
      </w: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r w:rsidRPr="009D0F99">
        <w:rPr>
          <w:rFonts w:eastAsia="SimSun" w:cs="Courier New"/>
          <w:color w:val="0000FF"/>
          <w:kern w:val="0"/>
          <w:szCs w:val="21"/>
        </w:rPr>
        <w:t>public</w:t>
      </w:r>
      <w:r w:rsidRPr="009D0F99">
        <w:rPr>
          <w:rFonts w:eastAsia="SimSun" w:cs="Courier New"/>
          <w:color w:val="000000"/>
          <w:kern w:val="0"/>
          <w:szCs w:val="21"/>
        </w:rPr>
        <w:t xml:space="preserve"> </w:t>
      </w:r>
      <w:r w:rsidRPr="009D0F99">
        <w:rPr>
          <w:rFonts w:eastAsia="SimSun" w:cs="Courier New"/>
          <w:color w:val="0000FF"/>
          <w:kern w:val="0"/>
          <w:szCs w:val="21"/>
        </w:rPr>
        <w:t>static</w:t>
      </w:r>
      <w:r w:rsidRPr="009D0F99">
        <w:rPr>
          <w:rFonts w:eastAsia="SimSun" w:cs="Courier New"/>
          <w:color w:val="000000"/>
          <w:kern w:val="0"/>
          <w:szCs w:val="21"/>
        </w:rPr>
        <w:t xml:space="preserve"> </w:t>
      </w:r>
      <w:r w:rsidRPr="009D0F99">
        <w:rPr>
          <w:rFonts w:eastAsia="SimSun" w:cs="Courier New"/>
          <w:color w:val="0000FF"/>
          <w:kern w:val="0"/>
          <w:szCs w:val="21"/>
        </w:rPr>
        <w:t>void</w:t>
      </w:r>
      <w:r w:rsidRPr="009D0F99">
        <w:rPr>
          <w:rFonts w:eastAsia="SimSun" w:cs="Courier New"/>
          <w:color w:val="000000"/>
          <w:kern w:val="0"/>
          <w:szCs w:val="21"/>
        </w:rPr>
        <w:t xml:space="preserve"> main(String[] args)</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methodA(0);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System.out.println( </w:t>
      </w:r>
      <w:r w:rsidRPr="009D0F99">
        <w:rPr>
          <w:rFonts w:eastAsia="SimSun" w:cs="Courier New"/>
          <w:color w:val="EE3B3B"/>
          <w:kern w:val="0"/>
          <w:szCs w:val="21"/>
        </w:rPr>
        <w:t>"j = "</w:t>
      </w:r>
      <w:r w:rsidRPr="009D0F99">
        <w:rPr>
          <w:rFonts w:eastAsia="SimSun" w:cs="Courier New"/>
          <w:color w:val="000000"/>
          <w:kern w:val="0"/>
          <w:szCs w:val="21"/>
        </w:rPr>
        <w:t xml:space="preserve"> + j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Courier New"/>
          <w:color w:val="000000"/>
          <w:kern w:val="0"/>
          <w:szCs w:val="21"/>
        </w:rPr>
      </w:pPr>
      <w:r w:rsidRPr="009D0F99">
        <w:rPr>
          <w:rFonts w:eastAsia="SimSun" w:cs="Courier New"/>
          <w:color w:val="000000"/>
          <w:kern w:val="0"/>
          <w:szCs w:val="21"/>
        </w:rPr>
        <w:t xml:space="preserve">    } </w:t>
      </w:r>
    </w:p>
    <w:p w:rsidR="00801123" w:rsidRPr="009D0F99" w:rsidRDefault="00801123" w:rsidP="00801123">
      <w:pPr>
        <w:widowControl/>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Chars="200" w:left="420"/>
        <w:jc w:val="left"/>
        <w:rPr>
          <w:rFonts w:eastAsia="SimSun" w:cs="SimSun"/>
          <w:color w:val="000000"/>
          <w:kern w:val="0"/>
          <w:szCs w:val="21"/>
        </w:rPr>
      </w:pPr>
      <w:r w:rsidRPr="009D0F99">
        <w:rPr>
          <w:rFonts w:eastAsia="SimSun" w:cs="Courier New"/>
          <w:color w:val="000000"/>
          <w:kern w:val="0"/>
          <w:szCs w:val="21"/>
        </w:rPr>
        <w:t>}</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The lines to watch here are lines 9 &amp; 10. Line 9 features the non-shortcut version of the </w:t>
      </w:r>
      <w:r w:rsidRPr="009D0F99">
        <w:rPr>
          <w:rFonts w:eastAsia="SimSun" w:cs="Courier New"/>
          <w:color w:val="DD0000"/>
          <w:kern w:val="0"/>
          <w:szCs w:val="21"/>
        </w:rPr>
        <w:t>OR</w:t>
      </w:r>
      <w:r w:rsidRPr="009D0F99">
        <w:rPr>
          <w:rFonts w:eastAsia="SimSun" w:cs="SimSun"/>
          <w:color w:val="000000"/>
          <w:kern w:val="0"/>
          <w:szCs w:val="21"/>
        </w:rPr>
        <w:t>operator so both of its operands will be evaluated and therefore </w:t>
      </w:r>
      <w:r w:rsidRPr="009D0F99">
        <w:rPr>
          <w:rFonts w:eastAsia="SimSun" w:cs="Courier New"/>
          <w:color w:val="DD0000"/>
          <w:kern w:val="0"/>
          <w:szCs w:val="21"/>
        </w:rPr>
        <w:t>methodB(4)</w:t>
      </w:r>
      <w:r w:rsidRPr="009D0F99">
        <w:rPr>
          <w:rFonts w:eastAsia="SimSun" w:cs="SimSun"/>
          <w:color w:val="000000"/>
          <w:kern w:val="0"/>
          <w:szCs w:val="21"/>
        </w:rPr>
        <w:t> is executed.</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lastRenderedPageBreak/>
        <w:t>However line 10 has the shortcut version of the </w:t>
      </w:r>
      <w:r w:rsidRPr="009D0F99">
        <w:rPr>
          <w:rFonts w:eastAsia="SimSun" w:cs="Courier New"/>
          <w:color w:val="DD0000"/>
          <w:kern w:val="0"/>
          <w:szCs w:val="21"/>
        </w:rPr>
        <w:t>OR</w:t>
      </w:r>
      <w:r w:rsidRPr="009D0F99">
        <w:rPr>
          <w:rFonts w:eastAsia="SimSun" w:cs="SimSun"/>
          <w:color w:val="000000"/>
          <w:kern w:val="0"/>
          <w:szCs w:val="21"/>
        </w:rPr>
        <w:t> operator and if the 1st of its operands evaluates to true (which in this case is true), then the 2nd operand isn't evaluated, so</w:t>
      </w:r>
      <w:r w:rsidRPr="009D0F99">
        <w:rPr>
          <w:rFonts w:eastAsia="SimSun" w:cs="Courier New"/>
          <w:color w:val="DD0000"/>
          <w:kern w:val="0"/>
          <w:szCs w:val="21"/>
        </w:rPr>
        <w:t>methodB(8)</w:t>
      </w:r>
      <w:r w:rsidRPr="009D0F99">
        <w:rPr>
          <w:rFonts w:eastAsia="SimSun" w:cs="SimSun"/>
          <w:color w:val="000000"/>
          <w:kern w:val="0"/>
          <w:szCs w:val="21"/>
        </w:rPr>
        <w:t> never gets called.</w:t>
      </w:r>
    </w:p>
    <w:p w:rsidR="00801123" w:rsidRPr="009D0F99" w:rsidRDefault="00801123" w:rsidP="00801123">
      <w:pPr>
        <w:widowControl/>
        <w:shd w:val="clear" w:color="auto" w:fill="FFFFFF"/>
        <w:spacing w:before="100" w:beforeAutospacing="1" w:after="100" w:afterAutospacing="1" w:line="255" w:lineRule="atLeast"/>
        <w:ind w:leftChars="200" w:left="420"/>
        <w:jc w:val="left"/>
        <w:rPr>
          <w:rFonts w:eastAsia="SimSun" w:cs="SimSun"/>
          <w:color w:val="000000"/>
          <w:kern w:val="0"/>
          <w:szCs w:val="21"/>
        </w:rPr>
      </w:pPr>
      <w:r w:rsidRPr="009D0F99">
        <w:rPr>
          <w:rFonts w:eastAsia="SimSun" w:cs="SimSun"/>
          <w:color w:val="000000"/>
          <w:kern w:val="0"/>
          <w:szCs w:val="21"/>
        </w:rPr>
        <w:t>The loop is only executed once, </w:t>
      </w:r>
      <w:r w:rsidRPr="009D0F99">
        <w:rPr>
          <w:rFonts w:eastAsia="SimSun" w:cs="Courier New"/>
          <w:color w:val="DD0000"/>
          <w:kern w:val="0"/>
          <w:szCs w:val="21"/>
        </w:rPr>
        <w:t>b</w:t>
      </w:r>
      <w:r w:rsidRPr="009D0F99">
        <w:rPr>
          <w:rFonts w:eastAsia="SimSun" w:cs="SimSun"/>
          <w:color w:val="000000"/>
          <w:kern w:val="0"/>
          <w:szCs w:val="21"/>
        </w:rPr>
        <w:t> is initialized to false and is assigned true on line 9. Thus </w:t>
      </w:r>
      <w:r w:rsidRPr="009D0F99">
        <w:rPr>
          <w:rFonts w:eastAsia="SimSun" w:cs="Courier New"/>
          <w:color w:val="DD0000"/>
          <w:kern w:val="0"/>
          <w:szCs w:val="21"/>
        </w:rPr>
        <w:t>j = 4</w:t>
      </w:r>
      <w:r w:rsidRPr="009D0F99">
        <w:rPr>
          <w:rFonts w:eastAsia="SimSun" w:cs="SimSun"/>
          <w:color w:val="000000"/>
          <w:kern w:val="0"/>
          <w:szCs w:val="21"/>
        </w:rPr>
        <w:t>.</w:t>
      </w:r>
    </w:p>
    <w:p w:rsidR="00801123" w:rsidRPr="009D0F99" w:rsidRDefault="00BA47EA" w:rsidP="00801123">
      <w:pPr>
        <w:pStyle w:val="Heading1"/>
        <w:shd w:val="clear" w:color="auto" w:fill="FFFFFF"/>
        <w:spacing w:line="375" w:lineRule="atLeast"/>
        <w:ind w:leftChars="200" w:left="420"/>
        <w:rPr>
          <w:rFonts w:asciiTheme="minorHAnsi" w:hAnsiTheme="minorHAnsi" w:cs="Arial"/>
          <w:color w:val="000000"/>
          <w:sz w:val="21"/>
          <w:szCs w:val="21"/>
        </w:rPr>
      </w:pPr>
      <w:hyperlink r:id="rId227" w:history="1">
        <w:r w:rsidR="00801123" w:rsidRPr="009D0F99">
          <w:rPr>
            <w:rStyle w:val="Hyperlink"/>
            <w:rFonts w:asciiTheme="minorHAnsi" w:hAnsiTheme="minorHAnsi" w:cs="Arial"/>
            <w:sz w:val="21"/>
            <w:szCs w:val="21"/>
          </w:rPr>
          <w:t>http://www.indiabix.com/online-test/java-programming-test/65</w:t>
        </w:r>
      </w:hyperlink>
    </w:p>
    <w:p w:rsidR="00801123" w:rsidRPr="009D0F99" w:rsidRDefault="00801123" w:rsidP="00801123">
      <w:pPr>
        <w:pStyle w:val="Heading1"/>
        <w:numPr>
          <w:ilvl w:val="0"/>
          <w:numId w:val="6"/>
        </w:numPr>
        <w:shd w:val="clear" w:color="auto" w:fill="FFFFFF"/>
        <w:spacing w:before="0" w:beforeAutospacing="0" w:after="0" w:afterAutospacing="0" w:line="375" w:lineRule="atLeast"/>
        <w:ind w:leftChars="200" w:left="780"/>
        <w:rPr>
          <w:rFonts w:asciiTheme="minorHAnsi" w:hAnsiTheme="minorHAnsi" w:cs="Arial"/>
          <w:color w:val="000000"/>
          <w:sz w:val="21"/>
          <w:szCs w:val="21"/>
        </w:rPr>
      </w:pPr>
      <w:r w:rsidRPr="009D0F99">
        <w:rPr>
          <w:rFonts w:asciiTheme="minorHAnsi" w:hAnsiTheme="minorHAnsi" w:cs="Arial"/>
          <w:color w:val="FF0000"/>
          <w:sz w:val="21"/>
          <w:szCs w:val="21"/>
        </w:rPr>
        <w:t>Creating a jar File in Eclipse</w:t>
      </w:r>
    </w:p>
    <w:p w:rsidR="00801123" w:rsidRPr="009D0F99" w:rsidRDefault="00801123" w:rsidP="00801123">
      <w:pPr>
        <w:pStyle w:val="Heading1"/>
        <w:shd w:val="clear" w:color="auto" w:fill="FFFFFF"/>
        <w:spacing w:before="0" w:beforeAutospacing="0" w:after="0" w:afterAutospacing="0" w:line="375" w:lineRule="atLeast"/>
        <w:ind w:leftChars="200" w:left="420" w:firstLineChars="200" w:firstLine="422"/>
        <w:rPr>
          <w:rFonts w:asciiTheme="minorHAnsi" w:hAnsiTheme="minorHAnsi" w:cs="Arial"/>
          <w:color w:val="000000"/>
          <w:sz w:val="21"/>
          <w:szCs w:val="21"/>
        </w:rPr>
      </w:pPr>
      <w:r w:rsidRPr="009D0F99">
        <w:rPr>
          <w:rFonts w:asciiTheme="minorHAnsi" w:hAnsiTheme="minorHAnsi" w:cs="Arial"/>
          <w:color w:val="000000"/>
          <w:sz w:val="21"/>
          <w:szCs w:val="21"/>
        </w:rPr>
        <w:t>In eclipse</w:t>
      </w:r>
    </w:p>
    <w:p w:rsidR="00801123" w:rsidRPr="009D0F99" w:rsidRDefault="00BA47EA" w:rsidP="00801123">
      <w:pPr>
        <w:pStyle w:val="Heading1"/>
        <w:shd w:val="clear" w:color="auto" w:fill="FFFFFF"/>
        <w:spacing w:before="0" w:beforeAutospacing="0" w:after="0" w:afterAutospacing="0" w:line="375" w:lineRule="atLeast"/>
        <w:ind w:leftChars="200" w:left="420" w:firstLineChars="200" w:firstLine="422"/>
        <w:rPr>
          <w:rFonts w:asciiTheme="minorHAnsi" w:hAnsiTheme="minorHAnsi" w:cs="Arial"/>
          <w:color w:val="000000"/>
          <w:sz w:val="21"/>
          <w:szCs w:val="21"/>
        </w:rPr>
      </w:pPr>
      <w:hyperlink r:id="rId228" w:history="1">
        <w:r w:rsidR="00801123" w:rsidRPr="009D0F99">
          <w:rPr>
            <w:rStyle w:val="Hyperlink"/>
            <w:rFonts w:asciiTheme="minorHAnsi" w:hAnsiTheme="minorHAnsi" w:cs="Arial"/>
            <w:sz w:val="21"/>
            <w:szCs w:val="21"/>
          </w:rPr>
          <w:t>https://www.cs.utexas.edu/~scottm/cs307/handouts/Eclipse%20Help/jarInEclipse.htm</w:t>
        </w:r>
      </w:hyperlink>
    </w:p>
    <w:p w:rsidR="00801123" w:rsidRPr="009D0F99" w:rsidRDefault="00801123" w:rsidP="00801123">
      <w:pPr>
        <w:pStyle w:val="Heading1"/>
        <w:shd w:val="clear" w:color="auto" w:fill="FFFFFF"/>
        <w:spacing w:before="0" w:beforeAutospacing="0" w:after="0" w:afterAutospacing="0" w:line="375" w:lineRule="atLeast"/>
        <w:ind w:leftChars="200" w:left="420" w:firstLineChars="200" w:firstLine="422"/>
        <w:rPr>
          <w:rFonts w:asciiTheme="minorHAnsi" w:hAnsiTheme="minorHAnsi" w:cs="Arial"/>
          <w:color w:val="000000"/>
          <w:sz w:val="21"/>
          <w:szCs w:val="21"/>
        </w:rPr>
      </w:pPr>
      <w:r w:rsidRPr="009D0F99">
        <w:rPr>
          <w:rFonts w:asciiTheme="minorHAnsi" w:hAnsiTheme="minorHAnsi" w:cs="Arial"/>
          <w:color w:val="000000"/>
          <w:sz w:val="21"/>
          <w:szCs w:val="21"/>
        </w:rPr>
        <w:t>In terminal</w:t>
      </w:r>
    </w:p>
    <w:p w:rsidR="00801123" w:rsidRPr="009D0F99" w:rsidRDefault="00801123" w:rsidP="00801123">
      <w:pPr>
        <w:pStyle w:val="NormalWeb"/>
        <w:spacing w:line="288"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The basic format of the command for creating a JAR file is:</w:t>
      </w:r>
    </w:p>
    <w:p w:rsidR="00801123" w:rsidRPr="009D0F99" w:rsidRDefault="00801123" w:rsidP="00801123">
      <w:pPr>
        <w:pStyle w:val="HTMLPreformatted"/>
        <w:ind w:leftChars="200" w:left="420"/>
        <w:rPr>
          <w:rFonts w:asciiTheme="minorHAnsi" w:hAnsiTheme="minorHAnsi"/>
          <w:color w:val="000000"/>
          <w:sz w:val="21"/>
          <w:szCs w:val="21"/>
        </w:rPr>
      </w:pPr>
      <w:r w:rsidRPr="009D0F99">
        <w:rPr>
          <w:rFonts w:asciiTheme="minorHAnsi" w:hAnsiTheme="minorHAnsi"/>
          <w:color w:val="000000"/>
          <w:sz w:val="21"/>
          <w:szCs w:val="21"/>
        </w:rPr>
        <w:t xml:space="preserve">jar cf </w:t>
      </w:r>
      <w:r w:rsidRPr="009D0F99">
        <w:rPr>
          <w:rFonts w:asciiTheme="minorHAnsi" w:hAnsiTheme="minorHAnsi"/>
          <w:i/>
          <w:iCs/>
          <w:color w:val="000000"/>
          <w:sz w:val="21"/>
          <w:szCs w:val="21"/>
        </w:rPr>
        <w:t>jar-file input-file(s)</w:t>
      </w:r>
    </w:p>
    <w:p w:rsidR="00801123" w:rsidRPr="009D0F99" w:rsidRDefault="00801123" w:rsidP="00801123">
      <w:pPr>
        <w:pStyle w:val="NormalWeb"/>
        <w:spacing w:line="288"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The options and arguments used in this command are:</w:t>
      </w:r>
    </w:p>
    <w:p w:rsidR="00801123" w:rsidRPr="009D0F99" w:rsidRDefault="00801123" w:rsidP="00801123">
      <w:pPr>
        <w:widowControl/>
        <w:numPr>
          <w:ilvl w:val="0"/>
          <w:numId w:val="14"/>
        </w:numPr>
        <w:tabs>
          <w:tab w:val="clear" w:pos="720"/>
          <w:tab w:val="num" w:pos="1140"/>
        </w:tabs>
        <w:spacing w:before="100" w:beforeAutospacing="1" w:after="100" w:afterAutospacing="1" w:line="288" w:lineRule="atLeast"/>
        <w:ind w:leftChars="371" w:left="1139"/>
        <w:jc w:val="left"/>
        <w:rPr>
          <w:rFonts w:cs="Arial"/>
          <w:color w:val="000000"/>
          <w:szCs w:val="21"/>
        </w:rPr>
      </w:pPr>
      <w:r w:rsidRPr="009D0F99">
        <w:rPr>
          <w:rFonts w:cs="Arial"/>
          <w:color w:val="000000"/>
          <w:szCs w:val="21"/>
        </w:rPr>
        <w:t>The</w:t>
      </w:r>
      <w:r w:rsidRPr="009D0F99">
        <w:rPr>
          <w:rStyle w:val="apple-converted-space"/>
          <w:rFonts w:cs="Arial"/>
          <w:color w:val="000000"/>
          <w:szCs w:val="21"/>
        </w:rPr>
        <w:t> </w:t>
      </w:r>
      <w:r w:rsidRPr="009D0F99">
        <w:rPr>
          <w:rStyle w:val="HTMLTypewriter"/>
          <w:rFonts w:asciiTheme="minorHAnsi" w:hAnsiTheme="minorHAnsi"/>
          <w:color w:val="000000"/>
          <w:sz w:val="21"/>
          <w:szCs w:val="21"/>
        </w:rPr>
        <w:t>c</w:t>
      </w:r>
      <w:r w:rsidRPr="009D0F99">
        <w:rPr>
          <w:rStyle w:val="apple-converted-space"/>
          <w:rFonts w:cs="Arial"/>
          <w:color w:val="000000"/>
          <w:szCs w:val="21"/>
        </w:rPr>
        <w:t> </w:t>
      </w:r>
      <w:r w:rsidRPr="009D0F99">
        <w:rPr>
          <w:rFonts w:cs="Arial"/>
          <w:color w:val="000000"/>
          <w:szCs w:val="21"/>
        </w:rPr>
        <w:t>option indicates that you want to</w:t>
      </w:r>
      <w:r w:rsidRPr="009D0F99">
        <w:rPr>
          <w:rStyle w:val="apple-converted-space"/>
          <w:rFonts w:cs="Arial"/>
          <w:color w:val="000000"/>
          <w:szCs w:val="21"/>
        </w:rPr>
        <w:t> </w:t>
      </w:r>
      <w:r w:rsidRPr="009D0F99">
        <w:rPr>
          <w:rStyle w:val="Emphasis"/>
          <w:rFonts w:cs="Arial"/>
          <w:color w:val="000000"/>
          <w:szCs w:val="21"/>
        </w:rPr>
        <w:t>create</w:t>
      </w:r>
      <w:r w:rsidRPr="009D0F99">
        <w:rPr>
          <w:rStyle w:val="apple-converted-space"/>
          <w:rFonts w:cs="Arial"/>
          <w:color w:val="000000"/>
          <w:szCs w:val="21"/>
        </w:rPr>
        <w:t> </w:t>
      </w:r>
      <w:r w:rsidRPr="009D0F99">
        <w:rPr>
          <w:rFonts w:cs="Arial"/>
          <w:color w:val="000000"/>
          <w:szCs w:val="21"/>
        </w:rPr>
        <w:t>a JAR file.</w:t>
      </w:r>
    </w:p>
    <w:p w:rsidR="00801123" w:rsidRPr="009D0F99" w:rsidRDefault="00801123" w:rsidP="00801123">
      <w:pPr>
        <w:widowControl/>
        <w:numPr>
          <w:ilvl w:val="0"/>
          <w:numId w:val="14"/>
        </w:numPr>
        <w:tabs>
          <w:tab w:val="clear" w:pos="720"/>
          <w:tab w:val="num" w:pos="1140"/>
        </w:tabs>
        <w:spacing w:before="100" w:beforeAutospacing="1" w:after="100" w:afterAutospacing="1" w:line="288" w:lineRule="atLeast"/>
        <w:ind w:leftChars="371" w:left="1139"/>
        <w:jc w:val="left"/>
        <w:rPr>
          <w:rFonts w:cs="Arial"/>
          <w:color w:val="000000"/>
          <w:szCs w:val="21"/>
        </w:rPr>
      </w:pPr>
      <w:r w:rsidRPr="009D0F99">
        <w:rPr>
          <w:rFonts w:cs="Arial"/>
          <w:color w:val="000000"/>
          <w:szCs w:val="21"/>
        </w:rPr>
        <w:t>The</w:t>
      </w:r>
      <w:r w:rsidRPr="009D0F99">
        <w:rPr>
          <w:rStyle w:val="apple-converted-space"/>
          <w:rFonts w:cs="Arial"/>
          <w:color w:val="000000"/>
          <w:szCs w:val="21"/>
        </w:rPr>
        <w:t> </w:t>
      </w:r>
      <w:r w:rsidRPr="009D0F99">
        <w:rPr>
          <w:rStyle w:val="HTMLTypewriter"/>
          <w:rFonts w:asciiTheme="minorHAnsi" w:hAnsiTheme="minorHAnsi"/>
          <w:color w:val="000000"/>
          <w:sz w:val="21"/>
          <w:szCs w:val="21"/>
        </w:rPr>
        <w:t>f</w:t>
      </w:r>
      <w:r w:rsidRPr="009D0F99">
        <w:rPr>
          <w:rStyle w:val="apple-converted-space"/>
          <w:rFonts w:cs="Arial"/>
          <w:color w:val="000000"/>
          <w:szCs w:val="21"/>
        </w:rPr>
        <w:t> </w:t>
      </w:r>
      <w:r w:rsidRPr="009D0F99">
        <w:rPr>
          <w:rFonts w:cs="Arial"/>
          <w:color w:val="000000"/>
          <w:szCs w:val="21"/>
        </w:rPr>
        <w:t>option indicates that you want the output to go to a</w:t>
      </w:r>
      <w:r w:rsidRPr="009D0F99">
        <w:rPr>
          <w:rStyle w:val="apple-converted-space"/>
          <w:rFonts w:cs="Arial"/>
          <w:color w:val="000000"/>
          <w:szCs w:val="21"/>
        </w:rPr>
        <w:t> </w:t>
      </w:r>
      <w:r w:rsidRPr="009D0F99">
        <w:rPr>
          <w:rStyle w:val="Emphasis"/>
          <w:rFonts w:cs="Arial"/>
          <w:color w:val="000000"/>
          <w:szCs w:val="21"/>
        </w:rPr>
        <w:t>file</w:t>
      </w:r>
      <w:r w:rsidRPr="009D0F99">
        <w:rPr>
          <w:rStyle w:val="apple-converted-space"/>
          <w:rFonts w:cs="Arial"/>
          <w:color w:val="000000"/>
          <w:szCs w:val="21"/>
        </w:rPr>
        <w:t> </w:t>
      </w:r>
      <w:r w:rsidRPr="009D0F99">
        <w:rPr>
          <w:rFonts w:cs="Arial"/>
          <w:color w:val="000000"/>
          <w:szCs w:val="21"/>
        </w:rPr>
        <w:t>rather than to</w:t>
      </w:r>
      <w:r w:rsidRPr="009D0F99">
        <w:rPr>
          <w:rStyle w:val="apple-converted-space"/>
          <w:rFonts w:cs="Arial"/>
          <w:color w:val="000000"/>
          <w:szCs w:val="21"/>
        </w:rPr>
        <w:t> </w:t>
      </w:r>
      <w:r w:rsidRPr="009D0F99">
        <w:rPr>
          <w:rStyle w:val="HTMLTypewriter"/>
          <w:rFonts w:asciiTheme="minorHAnsi" w:hAnsiTheme="minorHAnsi"/>
          <w:color w:val="000000"/>
          <w:sz w:val="21"/>
          <w:szCs w:val="21"/>
        </w:rPr>
        <w:t>stdout</w:t>
      </w:r>
      <w:r w:rsidRPr="009D0F99">
        <w:rPr>
          <w:rFonts w:cs="Arial"/>
          <w:color w:val="000000"/>
          <w:szCs w:val="21"/>
        </w:rPr>
        <w:t>.</w:t>
      </w:r>
    </w:p>
    <w:p w:rsidR="00801123" w:rsidRPr="009D0F99" w:rsidRDefault="00801123" w:rsidP="00801123">
      <w:pPr>
        <w:widowControl/>
        <w:numPr>
          <w:ilvl w:val="0"/>
          <w:numId w:val="14"/>
        </w:numPr>
        <w:tabs>
          <w:tab w:val="clear" w:pos="720"/>
          <w:tab w:val="num" w:pos="1140"/>
        </w:tabs>
        <w:spacing w:before="100" w:beforeAutospacing="1" w:after="100" w:afterAutospacing="1" w:line="288" w:lineRule="atLeast"/>
        <w:ind w:leftChars="371" w:left="1139"/>
        <w:jc w:val="left"/>
        <w:rPr>
          <w:rFonts w:cs="Arial"/>
          <w:color w:val="000000"/>
          <w:szCs w:val="21"/>
        </w:rPr>
      </w:pPr>
      <w:r w:rsidRPr="009D0F99">
        <w:rPr>
          <w:rStyle w:val="HTMLTypewriter"/>
          <w:rFonts w:asciiTheme="minorHAnsi" w:hAnsiTheme="minorHAnsi"/>
          <w:color w:val="FF0000"/>
          <w:sz w:val="21"/>
          <w:szCs w:val="21"/>
        </w:rPr>
        <w:t>jar-file</w:t>
      </w:r>
      <w:r w:rsidRPr="009D0F99">
        <w:rPr>
          <w:rStyle w:val="apple-converted-space"/>
          <w:rFonts w:cs="Arial"/>
          <w:color w:val="FF0000"/>
          <w:szCs w:val="21"/>
        </w:rPr>
        <w:t> </w:t>
      </w:r>
      <w:r w:rsidRPr="009D0F99">
        <w:rPr>
          <w:rFonts w:cs="Arial"/>
          <w:color w:val="FF0000"/>
          <w:szCs w:val="21"/>
        </w:rPr>
        <w:t>is the name</w:t>
      </w:r>
      <w:r w:rsidRPr="009D0F99">
        <w:rPr>
          <w:rFonts w:cs="Arial"/>
          <w:color w:val="000000"/>
          <w:szCs w:val="21"/>
        </w:rPr>
        <w:t xml:space="preserve"> that you want the resulting JAR file to have. You can use any filename for a JAR file. By convention, JAR filenames are given a</w:t>
      </w:r>
      <w:r w:rsidRPr="009D0F99">
        <w:rPr>
          <w:rStyle w:val="apple-converted-space"/>
          <w:rFonts w:cs="Arial"/>
          <w:color w:val="000000"/>
          <w:szCs w:val="21"/>
        </w:rPr>
        <w:t> </w:t>
      </w:r>
      <w:r w:rsidRPr="009D0F99">
        <w:rPr>
          <w:rStyle w:val="HTMLTypewriter"/>
          <w:rFonts w:asciiTheme="minorHAnsi" w:hAnsiTheme="minorHAnsi"/>
          <w:color w:val="000000"/>
          <w:sz w:val="21"/>
          <w:szCs w:val="21"/>
        </w:rPr>
        <w:t>.jar</w:t>
      </w:r>
      <w:r w:rsidRPr="009D0F99">
        <w:rPr>
          <w:rStyle w:val="apple-converted-space"/>
          <w:rFonts w:cs="Arial"/>
          <w:color w:val="000000"/>
          <w:szCs w:val="21"/>
        </w:rPr>
        <w:t> </w:t>
      </w:r>
      <w:r w:rsidRPr="009D0F99">
        <w:rPr>
          <w:rFonts w:cs="Arial"/>
          <w:color w:val="000000"/>
          <w:szCs w:val="21"/>
        </w:rPr>
        <w:t>extension, though this is not required.</w:t>
      </w:r>
    </w:p>
    <w:p w:rsidR="00801123" w:rsidRPr="009D0F99" w:rsidRDefault="00801123" w:rsidP="00801123">
      <w:pPr>
        <w:widowControl/>
        <w:numPr>
          <w:ilvl w:val="0"/>
          <w:numId w:val="14"/>
        </w:numPr>
        <w:tabs>
          <w:tab w:val="clear" w:pos="720"/>
          <w:tab w:val="num" w:pos="1140"/>
        </w:tabs>
        <w:spacing w:before="100" w:beforeAutospacing="1" w:after="100" w:afterAutospacing="1" w:line="288" w:lineRule="atLeast"/>
        <w:ind w:leftChars="371" w:left="1139"/>
        <w:jc w:val="left"/>
        <w:rPr>
          <w:rFonts w:cs="Arial"/>
          <w:color w:val="000000"/>
          <w:szCs w:val="21"/>
        </w:rPr>
      </w:pPr>
      <w:r w:rsidRPr="009D0F99">
        <w:rPr>
          <w:rFonts w:cs="Arial"/>
          <w:color w:val="000000"/>
          <w:szCs w:val="21"/>
        </w:rPr>
        <w:t>The</w:t>
      </w:r>
      <w:r w:rsidRPr="009D0F99">
        <w:rPr>
          <w:rStyle w:val="apple-converted-space"/>
          <w:rFonts w:cs="Arial"/>
          <w:color w:val="000000"/>
          <w:szCs w:val="21"/>
        </w:rPr>
        <w:t> </w:t>
      </w:r>
      <w:r w:rsidRPr="009D0F99">
        <w:rPr>
          <w:rStyle w:val="HTMLTypewriter"/>
          <w:rFonts w:asciiTheme="minorHAnsi" w:hAnsiTheme="minorHAnsi"/>
          <w:color w:val="000000"/>
          <w:sz w:val="21"/>
          <w:szCs w:val="21"/>
        </w:rPr>
        <w:t>input-file(s)</w:t>
      </w:r>
      <w:r w:rsidRPr="009D0F99">
        <w:rPr>
          <w:rStyle w:val="apple-converted-space"/>
          <w:rFonts w:cs="Arial"/>
          <w:color w:val="000000"/>
          <w:szCs w:val="21"/>
        </w:rPr>
        <w:t> </w:t>
      </w:r>
      <w:r w:rsidRPr="009D0F99">
        <w:rPr>
          <w:rFonts w:cs="Arial"/>
          <w:color w:val="000000"/>
          <w:szCs w:val="21"/>
        </w:rPr>
        <w:t>argument is a space-separated list of one or more files that you want to include in your JAR file. The</w:t>
      </w:r>
      <w:r w:rsidRPr="009D0F99">
        <w:rPr>
          <w:rStyle w:val="apple-converted-space"/>
          <w:rFonts w:cs="Arial"/>
          <w:color w:val="000000"/>
          <w:szCs w:val="21"/>
        </w:rPr>
        <w:t> </w:t>
      </w:r>
      <w:r w:rsidRPr="009D0F99">
        <w:rPr>
          <w:rStyle w:val="HTMLTypewriter"/>
          <w:rFonts w:asciiTheme="minorHAnsi" w:hAnsiTheme="minorHAnsi"/>
          <w:color w:val="000000"/>
          <w:sz w:val="21"/>
          <w:szCs w:val="21"/>
        </w:rPr>
        <w:t>input-file(s)</w:t>
      </w:r>
      <w:r w:rsidRPr="009D0F99">
        <w:rPr>
          <w:rStyle w:val="apple-converted-space"/>
          <w:rFonts w:cs="Arial"/>
          <w:color w:val="000000"/>
          <w:szCs w:val="21"/>
        </w:rPr>
        <w:t> </w:t>
      </w:r>
      <w:r w:rsidRPr="009D0F99">
        <w:rPr>
          <w:rFonts w:cs="Arial"/>
          <w:color w:val="000000"/>
          <w:szCs w:val="21"/>
        </w:rPr>
        <w:t>argument can contain the wildcard</w:t>
      </w:r>
      <w:r w:rsidRPr="009D0F99">
        <w:rPr>
          <w:rStyle w:val="apple-converted-space"/>
          <w:rFonts w:cs="Arial"/>
          <w:color w:val="000000"/>
          <w:szCs w:val="21"/>
        </w:rPr>
        <w:t> </w:t>
      </w:r>
      <w:r w:rsidRPr="009D0F99">
        <w:rPr>
          <w:rStyle w:val="HTMLTypewriter"/>
          <w:rFonts w:asciiTheme="minorHAnsi" w:hAnsiTheme="minorHAnsi"/>
          <w:color w:val="000000"/>
          <w:sz w:val="21"/>
          <w:szCs w:val="21"/>
        </w:rPr>
        <w:t>*</w:t>
      </w:r>
      <w:r w:rsidRPr="009D0F99">
        <w:rPr>
          <w:rStyle w:val="apple-converted-space"/>
          <w:rFonts w:cs="Arial"/>
          <w:color w:val="000000"/>
          <w:szCs w:val="21"/>
        </w:rPr>
        <w:t> </w:t>
      </w:r>
      <w:r w:rsidRPr="009D0F99">
        <w:rPr>
          <w:rFonts w:cs="Arial"/>
          <w:color w:val="000000"/>
          <w:szCs w:val="21"/>
        </w:rPr>
        <w:t>symbol. If any of the "input-files" are directories, the contents of those directories are added to the JAR archive recursively.</w:t>
      </w:r>
    </w:p>
    <w:p w:rsidR="00801123" w:rsidRPr="009D0F99" w:rsidRDefault="00801123" w:rsidP="00801123">
      <w:pPr>
        <w:pStyle w:val="NormalWeb"/>
        <w:spacing w:line="288"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The</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c</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and</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f</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options can appear in either order, but there must not be any space between them.</w:t>
      </w:r>
    </w:p>
    <w:p w:rsidR="00801123" w:rsidRPr="009D0F99" w:rsidRDefault="00801123" w:rsidP="00801123">
      <w:pPr>
        <w:pStyle w:val="NormalWeb"/>
        <w:spacing w:line="288"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This command will generate a compressed JAR file and place it in the current directory. The command will also generate a</w:t>
      </w:r>
      <w:r w:rsidRPr="009D0F99">
        <w:rPr>
          <w:rStyle w:val="apple-converted-space"/>
          <w:rFonts w:asciiTheme="minorHAnsi" w:hAnsiTheme="minorHAnsi" w:cs="Arial"/>
          <w:color w:val="000000"/>
          <w:sz w:val="21"/>
          <w:szCs w:val="21"/>
        </w:rPr>
        <w:t> </w:t>
      </w:r>
      <w:hyperlink r:id="rId229" w:tgtFrame="_top" w:history="1">
        <w:r w:rsidRPr="009D0F99">
          <w:rPr>
            <w:rStyle w:val="Hyperlink"/>
            <w:rFonts w:asciiTheme="minorHAnsi" w:hAnsiTheme="minorHAnsi" w:cs="Arial"/>
            <w:color w:val="3A87CF"/>
            <w:sz w:val="21"/>
            <w:szCs w:val="21"/>
          </w:rPr>
          <w:t>default manifest file</w:t>
        </w:r>
      </w:hyperlink>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for the JAR archive.</w:t>
      </w:r>
    </w:p>
    <w:p w:rsidR="00801123" w:rsidRPr="009D0F99" w:rsidRDefault="00801123" w:rsidP="00801123">
      <w:pPr>
        <w:pStyle w:val="NormalWeb"/>
        <w:spacing w:line="288"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Let us look at an example. A simple</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TicTacToe</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applet. This demo contains class files, audio files, and images having this structure:</w:t>
      </w:r>
    </w:p>
    <w:p w:rsidR="00801123" w:rsidRPr="009D0F99" w:rsidRDefault="00801123" w:rsidP="00801123">
      <w:pPr>
        <w:spacing w:line="288" w:lineRule="atLeast"/>
        <w:ind w:leftChars="200" w:left="420"/>
        <w:jc w:val="center"/>
        <w:rPr>
          <w:rFonts w:cs="Arial"/>
          <w:color w:val="000000"/>
          <w:szCs w:val="21"/>
        </w:rPr>
      </w:pPr>
      <w:r w:rsidRPr="009D0F99">
        <w:rPr>
          <w:rFonts w:cs="Arial"/>
          <w:noProof/>
          <w:color w:val="000000"/>
          <w:szCs w:val="21"/>
        </w:rPr>
        <w:lastRenderedPageBreak/>
        <w:drawing>
          <wp:inline distT="0" distB="0" distL="0" distR="0" wp14:anchorId="2A3D23B0" wp14:editId="068EDEB9">
            <wp:extent cx="2419350" cy="933450"/>
            <wp:effectExtent l="0" t="0" r="0" b="0"/>
            <wp:docPr id="6" name="图片 6" descr="TicTacToe folder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cTacToe folder Hierarchy"/>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419350" cy="933450"/>
                    </a:xfrm>
                    <a:prstGeom prst="rect">
                      <a:avLst/>
                    </a:prstGeom>
                    <a:noFill/>
                    <a:ln>
                      <a:noFill/>
                    </a:ln>
                  </pic:spPr>
                </pic:pic>
              </a:graphicData>
            </a:graphic>
          </wp:inline>
        </w:drawing>
      </w:r>
    </w:p>
    <w:p w:rsidR="00801123" w:rsidRPr="009D0F99" w:rsidRDefault="00801123" w:rsidP="00801123">
      <w:pPr>
        <w:spacing w:line="288" w:lineRule="atLeast"/>
        <w:ind w:leftChars="200" w:left="420"/>
        <w:jc w:val="center"/>
        <w:rPr>
          <w:rFonts w:cs="Arial"/>
          <w:color w:val="000000"/>
          <w:szCs w:val="21"/>
        </w:rPr>
      </w:pPr>
      <w:r w:rsidRPr="009D0F99">
        <w:rPr>
          <w:rStyle w:val="Strong"/>
          <w:rFonts w:cs="Arial"/>
          <w:color w:val="000000"/>
          <w:szCs w:val="21"/>
        </w:rPr>
        <w:t>TicTacToe folder Hierarchy</w:t>
      </w:r>
    </w:p>
    <w:p w:rsidR="00801123" w:rsidRPr="009D0F99" w:rsidRDefault="00801123" w:rsidP="00801123">
      <w:pPr>
        <w:pStyle w:val="NormalWeb"/>
        <w:spacing w:line="288"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The</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audio</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and</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images</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subdirectories contain sound files and GIF images used by the applet. You can obtain all these files from</w:t>
      </w:r>
      <w:r w:rsidRPr="009D0F99">
        <w:rPr>
          <w:rStyle w:val="apple-converted-space"/>
          <w:rFonts w:asciiTheme="minorHAnsi" w:hAnsiTheme="minorHAnsi" w:cs="Arial"/>
          <w:color w:val="000000"/>
          <w:sz w:val="21"/>
          <w:szCs w:val="21"/>
        </w:rPr>
        <w:t> </w:t>
      </w:r>
      <w:r w:rsidRPr="009D0F99">
        <w:rPr>
          <w:rFonts w:asciiTheme="minorHAnsi" w:hAnsiTheme="minorHAnsi" w:cs="Arial"/>
          <w:i/>
          <w:iCs/>
          <w:color w:val="000000"/>
          <w:sz w:val="21"/>
          <w:szCs w:val="21"/>
        </w:rPr>
        <w:t>jar/examples</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directory when you download the entire Tutorial online. To package this demo into a single JAR file named</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TicTacToe.jar</w:t>
      </w:r>
      <w:r w:rsidRPr="009D0F99">
        <w:rPr>
          <w:rFonts w:asciiTheme="minorHAnsi" w:hAnsiTheme="minorHAnsi" w:cs="Arial"/>
          <w:color w:val="000000"/>
          <w:sz w:val="21"/>
          <w:szCs w:val="21"/>
        </w:rPr>
        <w:t>, you would run this command from inside the</w:t>
      </w:r>
      <w:r w:rsidRPr="009D0F99">
        <w:rPr>
          <w:rStyle w:val="apple-converted-space"/>
          <w:rFonts w:asciiTheme="minorHAnsi" w:hAnsiTheme="minorHAnsi" w:cs="Arial"/>
          <w:color w:val="000000"/>
          <w:sz w:val="21"/>
          <w:szCs w:val="21"/>
        </w:rPr>
        <w:t> </w:t>
      </w:r>
      <w:r w:rsidRPr="009D0F99">
        <w:rPr>
          <w:rStyle w:val="HTMLTypewriter"/>
          <w:rFonts w:asciiTheme="minorHAnsi" w:hAnsiTheme="minorHAnsi"/>
          <w:color w:val="000000"/>
          <w:sz w:val="21"/>
          <w:szCs w:val="21"/>
        </w:rPr>
        <w:t>TicTacToe</w:t>
      </w:r>
      <w:r w:rsidRPr="009D0F99">
        <w:rPr>
          <w:rStyle w:val="apple-converted-space"/>
          <w:rFonts w:asciiTheme="minorHAnsi" w:hAnsiTheme="minorHAnsi" w:cs="Arial"/>
          <w:color w:val="000000"/>
          <w:sz w:val="21"/>
          <w:szCs w:val="21"/>
        </w:rPr>
        <w:t> </w:t>
      </w:r>
      <w:r w:rsidRPr="009D0F99">
        <w:rPr>
          <w:rFonts w:asciiTheme="minorHAnsi" w:hAnsiTheme="minorHAnsi" w:cs="Arial"/>
          <w:color w:val="000000"/>
          <w:sz w:val="21"/>
          <w:szCs w:val="21"/>
        </w:rPr>
        <w:t>directory:</w:t>
      </w:r>
    </w:p>
    <w:p w:rsidR="00801123" w:rsidRPr="009D0F99" w:rsidRDefault="00801123" w:rsidP="00801123">
      <w:pPr>
        <w:pStyle w:val="HTMLPreformatted"/>
        <w:ind w:leftChars="200" w:left="420"/>
        <w:rPr>
          <w:rFonts w:asciiTheme="minorHAnsi" w:hAnsiTheme="minorHAnsi"/>
          <w:color w:val="000000"/>
          <w:sz w:val="21"/>
          <w:szCs w:val="21"/>
        </w:rPr>
      </w:pPr>
      <w:r w:rsidRPr="009D0F99">
        <w:rPr>
          <w:rFonts w:asciiTheme="minorHAnsi" w:hAnsiTheme="minorHAnsi"/>
          <w:color w:val="000000"/>
          <w:sz w:val="21"/>
          <w:szCs w:val="21"/>
        </w:rPr>
        <w:t>jar cvf TicTacToe.jar TicTacToe.class audio images</w:t>
      </w:r>
    </w:p>
    <w:p w:rsidR="00801123" w:rsidRPr="009D0F99" w:rsidRDefault="00BA47EA"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hyperlink r:id="rId231" w:history="1">
        <w:r w:rsidR="00801123" w:rsidRPr="009D0F99">
          <w:rPr>
            <w:rStyle w:val="Hyperlink"/>
            <w:rFonts w:asciiTheme="minorHAnsi" w:hAnsiTheme="minorHAnsi" w:cs="Arial"/>
            <w:sz w:val="21"/>
            <w:szCs w:val="21"/>
          </w:rPr>
          <w:t>http://docs.oracle.com/javase/tutorial/deployment/jar/build.html</w:t>
        </w:r>
      </w:hyperlink>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FF0000"/>
          <w:sz w:val="21"/>
          <w:szCs w:val="21"/>
        </w:rPr>
      </w:pPr>
      <w:r w:rsidRPr="009D0F99">
        <w:rPr>
          <w:rFonts w:asciiTheme="minorHAnsi" w:hAnsiTheme="minorHAnsi" w:cs="Arial"/>
          <w:color w:val="FF0000"/>
          <w:sz w:val="21"/>
          <w:szCs w:val="21"/>
        </w:rPr>
        <w:t>Another Example:</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 xml:space="preserve">1) </w:t>
      </w:r>
      <w:r w:rsidRPr="009D0F99">
        <w:rPr>
          <w:rFonts w:eastAsia="SimSun" w:cs="Arial"/>
          <w:color w:val="FF0000"/>
          <w:kern w:val="0"/>
          <w:szCs w:val="21"/>
        </w:rPr>
        <w:t>Ensure that all necessary files are within the directory</w:t>
      </w:r>
      <w:r w:rsidRPr="009D0F99">
        <w:rPr>
          <w:rFonts w:eastAsia="SimSun" w:cs="Arial"/>
          <w:color w:val="000000"/>
          <w:kern w:val="0"/>
          <w:szCs w:val="21"/>
        </w:rPr>
        <w:t>, you have opened a terminal/Command Prompt and have navigated to that directory.</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2)</w:t>
      </w:r>
      <w:r w:rsidRPr="009D0F99">
        <w:rPr>
          <w:rFonts w:eastAsia="SimSun" w:cs="Arial"/>
          <w:color w:val="FF0000"/>
          <w:kern w:val="0"/>
          <w:szCs w:val="21"/>
        </w:rPr>
        <w:t xml:space="preserve"> Compile the .java class using javac</w:t>
      </w:r>
      <w:r w:rsidRPr="009D0F99">
        <w:rPr>
          <w:rFonts w:eastAsia="SimSun" w:cs="Arial"/>
          <w:color w:val="000000"/>
          <w:kern w:val="0"/>
          <w:szCs w:val="21"/>
        </w:rPr>
        <w:t>, for example HelloWorld.java with</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shd w:val="clear" w:color="auto" w:fill="EEEEEE"/>
        </w:rPr>
      </w:pPr>
      <w:r w:rsidRPr="009D0F99">
        <w:rPr>
          <w:rFonts w:eastAsia="SimSun" w:cs="Consolas"/>
          <w:color w:val="FF0000"/>
          <w:kern w:val="0"/>
          <w:szCs w:val="21"/>
          <w:bdr w:val="none" w:sz="0" w:space="0" w:color="auto" w:frame="1"/>
          <w:shd w:val="clear" w:color="auto" w:fill="EEEEEE"/>
        </w:rPr>
        <w:t>javac</w:t>
      </w:r>
      <w:r w:rsidRPr="009D0F99">
        <w:rPr>
          <w:rFonts w:eastAsia="SimSun" w:cs="Consolas"/>
          <w:color w:val="000000"/>
          <w:kern w:val="0"/>
          <w:szCs w:val="21"/>
          <w:bdr w:val="none" w:sz="0" w:space="0" w:color="auto" w:frame="1"/>
          <w:shd w:val="clear" w:color="auto" w:fill="EEEEEE"/>
        </w:rPr>
        <w:t xml:space="preserve"> HelloWorld.java</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3) This will produce a .class file needed for the JAR file.</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4) Next create a manifest file (saved using the extension .txt) using the text editor and input the following</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shd w:val="clear" w:color="auto" w:fill="EEEEEE"/>
        </w:rPr>
      </w:pPr>
      <w:r w:rsidRPr="009D0F99">
        <w:rPr>
          <w:rFonts w:eastAsia="SimSun" w:cs="Consolas"/>
          <w:color w:val="000000"/>
          <w:kern w:val="0"/>
          <w:szCs w:val="21"/>
          <w:bdr w:val="none" w:sz="0" w:space="0" w:color="auto" w:frame="1"/>
          <w:shd w:val="clear" w:color="auto" w:fill="EEEEEE"/>
        </w:rPr>
        <w:t>Main-Class: HelloWorld</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or whatever your file's name is.</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 xml:space="preserve">5) </w:t>
      </w:r>
      <w:r w:rsidRPr="009D0F99">
        <w:rPr>
          <w:rFonts w:eastAsia="SimSun" w:cs="Arial"/>
          <w:color w:val="FF0000"/>
          <w:kern w:val="0"/>
          <w:szCs w:val="21"/>
        </w:rPr>
        <w:t>Next create the JAR file using this code by using jar cf jar-file input-file(s)</w:t>
      </w:r>
      <w:r w:rsidRPr="009D0F99">
        <w:rPr>
          <w:rFonts w:eastAsia="SimSun" w:cs="Arial"/>
          <w:color w:val="000000"/>
          <w:kern w:val="0"/>
          <w:szCs w:val="21"/>
        </w:rPr>
        <w:t>:</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Consolas"/>
          <w:color w:val="FF0000"/>
          <w:kern w:val="0"/>
          <w:szCs w:val="21"/>
          <w:bdr w:val="none" w:sz="0" w:space="0" w:color="auto" w:frame="1"/>
          <w:shd w:val="clear" w:color="auto" w:fill="EEEEEE"/>
        </w:rPr>
        <w:t>jar cf</w:t>
      </w:r>
      <w:r w:rsidRPr="009D0F99">
        <w:rPr>
          <w:rFonts w:eastAsia="SimSun" w:cs="Consolas"/>
          <w:color w:val="000000"/>
          <w:kern w:val="0"/>
          <w:szCs w:val="21"/>
          <w:bdr w:val="none" w:sz="0" w:space="0" w:color="auto" w:frame="1"/>
          <w:shd w:val="clear" w:color="auto" w:fill="EEEEEE"/>
        </w:rPr>
        <w:t>m HelloWorld.jar Manifest.txt HelloWorld.class</w:t>
      </w:r>
    </w:p>
    <w:p w:rsidR="00801123" w:rsidRPr="009D0F99" w:rsidRDefault="00801123" w:rsidP="00801123">
      <w:pPr>
        <w:widowControl/>
        <w:shd w:val="clear" w:color="auto" w:fill="FFFFFF"/>
        <w:spacing w:after="240" w:line="267" w:lineRule="atLeast"/>
        <w:ind w:leftChars="200" w:left="420"/>
        <w:jc w:val="left"/>
        <w:textAlignment w:val="baseline"/>
        <w:rPr>
          <w:rFonts w:eastAsia="SimSun" w:cs="Arial"/>
          <w:color w:val="000000"/>
          <w:kern w:val="0"/>
          <w:szCs w:val="21"/>
        </w:rPr>
      </w:pPr>
      <w:r w:rsidRPr="009D0F99">
        <w:rPr>
          <w:rFonts w:eastAsia="SimSun" w:cs="Arial"/>
          <w:color w:val="000000"/>
          <w:kern w:val="0"/>
          <w:szCs w:val="21"/>
        </w:rPr>
        <w:t xml:space="preserve">6) </w:t>
      </w:r>
      <w:r w:rsidRPr="009D0F99">
        <w:rPr>
          <w:rFonts w:eastAsia="SimSun" w:cs="Arial"/>
          <w:color w:val="FF0000"/>
          <w:kern w:val="0"/>
          <w:szCs w:val="21"/>
        </w:rPr>
        <w:t>Run the file by using java –jar</w:t>
      </w:r>
      <w:r w:rsidRPr="009D0F99">
        <w:rPr>
          <w:rFonts w:eastAsia="SimSun" w:cs="Arial"/>
          <w:color w:val="000000"/>
          <w:kern w:val="0"/>
          <w:szCs w:val="21"/>
        </w:rPr>
        <w:t xml:space="preserve"> :</w:t>
      </w:r>
    </w:p>
    <w:p w:rsidR="00801123" w:rsidRPr="009D0F99" w:rsidRDefault="00801123" w:rsidP="0080112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ind w:leftChars="200" w:left="420"/>
        <w:jc w:val="left"/>
        <w:textAlignment w:val="baseline"/>
        <w:rPr>
          <w:rFonts w:eastAsia="SimSun" w:cs="Consolas"/>
          <w:color w:val="000000"/>
          <w:kern w:val="0"/>
          <w:szCs w:val="21"/>
          <w:bdr w:val="none" w:sz="0" w:space="0" w:color="auto" w:frame="1"/>
          <w:shd w:val="clear" w:color="auto" w:fill="EEEEEE"/>
        </w:rPr>
      </w:pPr>
      <w:r w:rsidRPr="009D0F99">
        <w:rPr>
          <w:rFonts w:eastAsia="SimSun" w:cs="Consolas"/>
          <w:color w:val="FF0000"/>
          <w:kern w:val="0"/>
          <w:szCs w:val="21"/>
          <w:bdr w:val="none" w:sz="0" w:space="0" w:color="auto" w:frame="1"/>
          <w:shd w:val="clear" w:color="auto" w:fill="EEEEEE"/>
        </w:rPr>
        <w:t>java -jar</w:t>
      </w:r>
      <w:r w:rsidRPr="009D0F99">
        <w:rPr>
          <w:rFonts w:eastAsia="SimSun" w:cs="Consolas"/>
          <w:color w:val="000000"/>
          <w:kern w:val="0"/>
          <w:szCs w:val="21"/>
          <w:bdr w:val="none" w:sz="0" w:space="0" w:color="auto" w:frame="1"/>
          <w:shd w:val="clear" w:color="auto" w:fill="EEEEEE"/>
        </w:rPr>
        <w:t xml:space="preserve"> HelloWorld.jar</w:t>
      </w:r>
    </w:p>
    <w:p w:rsidR="00801123" w:rsidRPr="009D0F99" w:rsidRDefault="00801123"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r w:rsidRPr="009D0F99">
        <w:rPr>
          <w:rFonts w:asciiTheme="minorHAnsi" w:hAnsiTheme="minorHAnsi" w:cs="Arial"/>
          <w:color w:val="000000"/>
          <w:sz w:val="21"/>
          <w:szCs w:val="21"/>
        </w:rPr>
        <w:t>So finally: javac</w:t>
      </w:r>
      <w:r w:rsidRPr="009D0F99">
        <w:rPr>
          <w:rFonts w:asciiTheme="minorHAnsi" w:hAnsiTheme="minorHAnsi" w:cs="Arial"/>
          <w:color w:val="000000"/>
          <w:sz w:val="21"/>
          <w:szCs w:val="21"/>
        </w:rPr>
        <w:sym w:font="Wingdings" w:char="F0E0"/>
      </w:r>
      <w:r w:rsidRPr="009D0F99">
        <w:rPr>
          <w:rFonts w:asciiTheme="minorHAnsi" w:hAnsiTheme="minorHAnsi" w:cs="Arial"/>
          <w:color w:val="000000"/>
          <w:sz w:val="21"/>
          <w:szCs w:val="21"/>
        </w:rPr>
        <w:t xml:space="preserve"> jar –cf</w:t>
      </w:r>
      <w:r w:rsidRPr="009D0F99">
        <w:rPr>
          <w:rFonts w:asciiTheme="minorHAnsi" w:hAnsiTheme="minorHAnsi" w:cs="Arial"/>
          <w:color w:val="000000"/>
          <w:sz w:val="21"/>
          <w:szCs w:val="21"/>
        </w:rPr>
        <w:sym w:font="Wingdings" w:char="F0E0"/>
      </w:r>
      <w:r w:rsidRPr="009D0F99">
        <w:rPr>
          <w:rFonts w:asciiTheme="minorHAnsi" w:hAnsiTheme="minorHAnsi" w:cs="Arial"/>
          <w:color w:val="000000"/>
          <w:sz w:val="21"/>
          <w:szCs w:val="21"/>
        </w:rPr>
        <w:t xml:space="preserve"> java -jar</w:t>
      </w:r>
    </w:p>
    <w:p w:rsidR="00801123" w:rsidRDefault="00BA47EA" w:rsidP="00801123">
      <w:pPr>
        <w:pStyle w:val="Heading1"/>
        <w:shd w:val="clear" w:color="auto" w:fill="FFFFFF"/>
        <w:spacing w:before="0" w:beforeAutospacing="0" w:after="0" w:afterAutospacing="0" w:line="375" w:lineRule="atLeast"/>
        <w:ind w:leftChars="200" w:left="420"/>
        <w:rPr>
          <w:rFonts w:asciiTheme="minorHAnsi" w:hAnsiTheme="minorHAnsi" w:cs="Arial"/>
          <w:color w:val="000000"/>
          <w:sz w:val="21"/>
          <w:szCs w:val="21"/>
        </w:rPr>
      </w:pPr>
      <w:hyperlink r:id="rId232" w:history="1">
        <w:r w:rsidR="00801123" w:rsidRPr="00995519">
          <w:rPr>
            <w:rStyle w:val="Hyperlink"/>
            <w:rFonts w:asciiTheme="minorHAnsi" w:hAnsiTheme="minorHAnsi" w:cs="Arial"/>
            <w:sz w:val="21"/>
            <w:szCs w:val="21"/>
          </w:rPr>
          <w:t>http://stackoverflow.com/questions/10125639/how-to-create-a-jar-file-using-the-terminal</w:t>
        </w:r>
      </w:hyperlink>
    </w:p>
    <w:p w:rsidR="00801123" w:rsidRPr="00782D5C" w:rsidRDefault="00801123" w:rsidP="00801123">
      <w:pPr>
        <w:pStyle w:val="NormalWeb"/>
        <w:shd w:val="clear" w:color="auto" w:fill="FFFFFF"/>
        <w:spacing w:line="390" w:lineRule="atLeast"/>
        <w:ind w:leftChars="200" w:left="420"/>
        <w:rPr>
          <w:rFonts w:ascii="Arial" w:hAnsi="Arial" w:cs="Arial"/>
          <w:b/>
          <w:color w:val="FF0000"/>
          <w:sz w:val="21"/>
          <w:szCs w:val="21"/>
        </w:rPr>
      </w:pPr>
      <w:r w:rsidRPr="00782D5C">
        <w:rPr>
          <w:rFonts w:ascii="Arial" w:hAnsi="Arial" w:cs="Arial"/>
          <w:b/>
          <w:color w:val="FF0000"/>
          <w:sz w:val="21"/>
          <w:szCs w:val="21"/>
        </w:rPr>
        <w:t>平常经常使用</w:t>
      </w:r>
      <w:r w:rsidRPr="00782D5C">
        <w:rPr>
          <w:rFonts w:ascii="Arial" w:hAnsi="Arial" w:cs="Arial"/>
          <w:b/>
          <w:color w:val="FF0000"/>
          <w:sz w:val="21"/>
          <w:szCs w:val="21"/>
        </w:rPr>
        <w:t>JAVA</w:t>
      </w:r>
      <w:r w:rsidRPr="00782D5C">
        <w:rPr>
          <w:rFonts w:ascii="Arial" w:hAnsi="Arial" w:cs="Arial"/>
          <w:b/>
          <w:color w:val="FF0000"/>
          <w:sz w:val="21"/>
          <w:szCs w:val="21"/>
        </w:rPr>
        <w:t>对文件进行读写等操作，这里汇总一下常用的文件操作。</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创建文件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3" w:tooltip="view plain" w:history="1">
        <w:r>
          <w:rPr>
            <w:rStyle w:val="Hyperlink"/>
            <w:rFonts w:ascii="Verdana" w:hAnsi="Verdana" w:cs="Consolas"/>
            <w:color w:val="A0A0A0"/>
            <w:sz w:val="14"/>
            <w:szCs w:val="14"/>
            <w:bdr w:val="none" w:sz="0" w:space="0" w:color="auto" w:frame="1"/>
          </w:rPr>
          <w:t>view plain</w:t>
        </w:r>
      </w:hyperlink>
      <w:hyperlink r:id="rId234"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createFile(String filePath){  </w:t>
      </w:r>
    </w:p>
    <w:p w:rsidR="00801123" w:rsidRDefault="00801123" w:rsidP="00801123">
      <w:pPr>
        <w:widowControl/>
        <w:numPr>
          <w:ilvl w:val="0"/>
          <w:numId w:val="16"/>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result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16"/>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w:t>
      </w:r>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801123" w:rsidRDefault="00801123" w:rsidP="00801123">
      <w:pPr>
        <w:widowControl/>
        <w:numPr>
          <w:ilvl w:val="0"/>
          <w:numId w:val="16"/>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 = file.createNewFile();  </w:t>
      </w:r>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(IOException e) {  </w:t>
      </w:r>
    </w:p>
    <w:p w:rsidR="00801123" w:rsidRDefault="00801123" w:rsidP="00801123">
      <w:pPr>
        <w:widowControl/>
        <w:numPr>
          <w:ilvl w:val="0"/>
          <w:numId w:val="16"/>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6"/>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16"/>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801123" w:rsidRDefault="00801123" w:rsidP="00801123">
      <w:pPr>
        <w:widowControl/>
        <w:numPr>
          <w:ilvl w:val="0"/>
          <w:numId w:val="16"/>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创建文件夹</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5" w:tooltip="view plain" w:history="1">
        <w:r>
          <w:rPr>
            <w:rStyle w:val="Hyperlink"/>
            <w:rFonts w:ascii="Verdana" w:hAnsi="Verdana" w:cs="Consolas"/>
            <w:color w:val="A0A0A0"/>
            <w:sz w:val="14"/>
            <w:szCs w:val="14"/>
            <w:bdr w:val="none" w:sz="0" w:space="0" w:color="auto" w:frame="1"/>
          </w:rPr>
          <w:t>view plain</w:t>
        </w:r>
      </w:hyperlink>
      <w:hyperlink r:id="rId236"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17"/>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createDirectory(String directory){  </w:t>
      </w:r>
    </w:p>
    <w:p w:rsidR="00801123" w:rsidRDefault="00801123" w:rsidP="00801123">
      <w:pPr>
        <w:widowControl/>
        <w:numPr>
          <w:ilvl w:val="0"/>
          <w:numId w:val="17"/>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result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801123" w:rsidRDefault="00801123" w:rsidP="00801123">
      <w:pPr>
        <w:widowControl/>
        <w:numPr>
          <w:ilvl w:val="0"/>
          <w:numId w:val="17"/>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File(directory);  </w:t>
      </w:r>
    </w:p>
    <w:p w:rsidR="00801123" w:rsidRDefault="00801123" w:rsidP="00801123">
      <w:pPr>
        <w:widowControl/>
        <w:numPr>
          <w:ilvl w:val="0"/>
          <w:numId w:val="17"/>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w:t>
      </w:r>
    </w:p>
    <w:p w:rsidR="00801123" w:rsidRDefault="00801123" w:rsidP="00801123">
      <w:pPr>
        <w:widowControl/>
        <w:numPr>
          <w:ilvl w:val="0"/>
          <w:numId w:val="17"/>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 = file.mkdirs();  </w:t>
      </w:r>
    </w:p>
    <w:p w:rsidR="00801123" w:rsidRDefault="00801123" w:rsidP="00801123">
      <w:pPr>
        <w:widowControl/>
        <w:numPr>
          <w:ilvl w:val="0"/>
          <w:numId w:val="17"/>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7"/>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17"/>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801123" w:rsidRDefault="00801123" w:rsidP="00801123">
      <w:pPr>
        <w:widowControl/>
        <w:numPr>
          <w:ilvl w:val="0"/>
          <w:numId w:val="17"/>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删除文件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7" w:tooltip="view plain" w:history="1">
        <w:r>
          <w:rPr>
            <w:rStyle w:val="Hyperlink"/>
            <w:rFonts w:ascii="Verdana" w:hAnsi="Verdana" w:cs="Consolas"/>
            <w:color w:val="A0A0A0"/>
            <w:sz w:val="14"/>
            <w:szCs w:val="14"/>
            <w:bdr w:val="none" w:sz="0" w:space="0" w:color="auto" w:frame="1"/>
          </w:rPr>
          <w:t>view plain</w:t>
        </w:r>
      </w:hyperlink>
      <w:hyperlink r:id="rId238"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18"/>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deleteFile(String filePath){  </w:t>
      </w:r>
    </w:p>
    <w:p w:rsidR="00801123" w:rsidRDefault="00801123" w:rsidP="00801123">
      <w:pPr>
        <w:widowControl/>
        <w:numPr>
          <w:ilvl w:val="0"/>
          <w:numId w:val="18"/>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result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801123" w:rsidRDefault="00801123" w:rsidP="00801123">
      <w:pPr>
        <w:widowControl/>
        <w:numPr>
          <w:ilvl w:val="0"/>
          <w:numId w:val="18"/>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18"/>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&amp;&amp; file.isFile()){  </w:t>
      </w:r>
    </w:p>
    <w:p w:rsidR="00801123" w:rsidRDefault="00801123" w:rsidP="00801123">
      <w:pPr>
        <w:widowControl/>
        <w:numPr>
          <w:ilvl w:val="0"/>
          <w:numId w:val="18"/>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 = file.delete();  </w:t>
      </w:r>
    </w:p>
    <w:p w:rsidR="00801123" w:rsidRDefault="00801123" w:rsidP="00801123">
      <w:pPr>
        <w:widowControl/>
        <w:numPr>
          <w:ilvl w:val="0"/>
          <w:numId w:val="18"/>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8"/>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18"/>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801123" w:rsidRDefault="00801123" w:rsidP="00801123">
      <w:pPr>
        <w:widowControl/>
        <w:numPr>
          <w:ilvl w:val="0"/>
          <w:numId w:val="18"/>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删除文件夹</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lastRenderedPageBreak/>
        <w:t>递归删除文件夹下面的子文件和文件夹</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9" w:tooltip="view plain" w:history="1">
        <w:r>
          <w:rPr>
            <w:rStyle w:val="Hyperlink"/>
            <w:rFonts w:ascii="Verdana" w:hAnsi="Verdana" w:cs="Consolas"/>
            <w:color w:val="A0A0A0"/>
            <w:sz w:val="14"/>
            <w:szCs w:val="14"/>
            <w:bdr w:val="none" w:sz="0" w:space="0" w:color="auto" w:frame="1"/>
          </w:rPr>
          <w:t>view plain</w:t>
        </w:r>
      </w:hyperlink>
      <w:hyperlink r:id="rId240"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deleteDirectory(String filePath){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(file.isFile()){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file.delete();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(file.isDirectory()){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files = file.listFiles();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(File myfile : files) {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deleteDirectory(filePath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myfile.getName());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file.delete();  </w:t>
      </w:r>
    </w:p>
    <w:p w:rsidR="00801123" w:rsidRDefault="00801123" w:rsidP="00801123">
      <w:pPr>
        <w:widowControl/>
        <w:numPr>
          <w:ilvl w:val="0"/>
          <w:numId w:val="19"/>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19"/>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读文件</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）以字节为单位读取文件，常用于读二进制文件，如图片、声音、影像等文件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1" w:tooltip="view plain" w:history="1">
        <w:r>
          <w:rPr>
            <w:rStyle w:val="Hyperlink"/>
            <w:rFonts w:ascii="Verdana" w:hAnsi="Verdana" w:cs="Consolas"/>
            <w:color w:val="A0A0A0"/>
            <w:sz w:val="14"/>
            <w:szCs w:val="14"/>
            <w:bdr w:val="none" w:sz="0" w:space="0" w:color="auto" w:frame="1"/>
          </w:rPr>
          <w:t>view plain</w:t>
        </w:r>
      </w:hyperlink>
      <w:hyperlink r:id="rId242"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String readFileByBytes(String filePath){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 !file.isFile()){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StringBuffer content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StringBuffer();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temp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FileInputStream fileInputStream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FileInputStream(file);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(fileInputStream.read(temp)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content.append(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String(temp));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temp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fileInputStream.close();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(FileNotFoundException e) {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100" w:beforeAutospacing="1" w:after="100"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(IOException e) {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0"/>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content.toString();  </w:t>
      </w:r>
    </w:p>
    <w:p w:rsidR="00801123" w:rsidRDefault="00801123" w:rsidP="00801123">
      <w:pPr>
        <w:widowControl/>
        <w:numPr>
          <w:ilvl w:val="0"/>
          <w:numId w:val="20"/>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）以字符为单位读取文件，常用于读文本，数字等类型的文件，支持读取中文</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3" w:tooltip="view plain" w:history="1">
        <w:r>
          <w:rPr>
            <w:rStyle w:val="Hyperlink"/>
            <w:rFonts w:ascii="Verdana" w:hAnsi="Verdana" w:cs="Consolas"/>
            <w:color w:val="A0A0A0"/>
            <w:sz w:val="14"/>
            <w:szCs w:val="14"/>
            <w:bdr w:val="none" w:sz="0" w:space="0" w:color="auto" w:frame="1"/>
          </w:rPr>
          <w:t>view plain</w:t>
        </w:r>
      </w:hyperlink>
      <w:hyperlink r:id="rId244"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String readFileByChars(String filePath){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 !file.isFile()){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StringBuffer content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StringBuffer();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temp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FileInputStream fileInputStream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FileInputStream(file);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InputStreamReader inputStreamReader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InputStreamReader(fileInputStream, </w:t>
      </w:r>
      <w:r>
        <w:rPr>
          <w:rStyle w:val="string"/>
          <w:rFonts w:ascii="Consolas" w:hAnsi="Consolas" w:cs="Consolas"/>
          <w:color w:val="0000FF"/>
          <w:sz w:val="18"/>
          <w:szCs w:val="18"/>
          <w:bdr w:val="none" w:sz="0" w:space="0" w:color="auto" w:frame="1"/>
        </w:rPr>
        <w:t>"GBK"</w:t>
      </w: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(inputStreamReader.read(temp)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content.append(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String(temp));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temp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1024</w:t>
      </w: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fileInputStream.close();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inputStreamReader.close();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(FileNotFoundException e) {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(IOException e) {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1"/>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content.toString();  </w:t>
      </w:r>
    </w:p>
    <w:p w:rsidR="00801123" w:rsidRDefault="00801123" w:rsidP="00801123">
      <w:pPr>
        <w:widowControl/>
        <w:numPr>
          <w:ilvl w:val="0"/>
          <w:numId w:val="21"/>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）以行为单位读取文件，常用于读面向行的格式化文件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245" w:tooltip="view plain" w:history="1">
        <w:r>
          <w:rPr>
            <w:rStyle w:val="Hyperlink"/>
            <w:rFonts w:ascii="Verdana" w:hAnsi="Verdana" w:cs="Consolas"/>
            <w:color w:val="A0A0A0"/>
            <w:sz w:val="14"/>
            <w:szCs w:val="14"/>
            <w:bdr w:val="none" w:sz="0" w:space="0" w:color="auto" w:frame="1"/>
          </w:rPr>
          <w:t>view plain</w:t>
        </w:r>
      </w:hyperlink>
      <w:hyperlink r:id="rId246"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22"/>
        </w:numPr>
        <w:pBdr>
          <w:left w:val="single" w:sz="18" w:space="0" w:color="6CE26C"/>
        </w:pBdr>
        <w:shd w:val="clear" w:color="auto" w:fill="FFFFFF"/>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List&lt;String&gt; readFileByLines(String filePath){  </w:t>
      </w:r>
    </w:p>
    <w:p w:rsidR="00801123" w:rsidRDefault="00801123" w:rsidP="00801123">
      <w:pPr>
        <w:widowControl/>
        <w:numPr>
          <w:ilvl w:val="0"/>
          <w:numId w:val="22"/>
        </w:numPr>
        <w:pBdr>
          <w:left w:val="single" w:sz="18" w:space="0" w:color="6CE26C"/>
        </w:pBdr>
        <w:shd w:val="clear" w:color="auto" w:fill="F8F8F8"/>
        <w:tabs>
          <w:tab w:val="clear" w:pos="720"/>
          <w:tab w:val="num" w:pos="114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(!file.exists() || !file.isFile()){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List&lt;String&gt; content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ArrayList&lt;String&gt;();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FileInputStream fileInputStream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FileInputStream(file);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InputStreamReader inputStreamReader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InputStreamReader(fileInputStream, </w:t>
      </w:r>
      <w:r>
        <w:rPr>
          <w:rStyle w:val="string"/>
          <w:rFonts w:ascii="Consolas" w:hAnsi="Consolas" w:cs="Consolas"/>
          <w:color w:val="0000FF"/>
          <w:sz w:val="18"/>
          <w:szCs w:val="18"/>
          <w:bdr w:val="none" w:sz="0" w:space="0" w:color="auto" w:frame="1"/>
        </w:rPr>
        <w:t>"GBK"</w:t>
      </w:r>
      <w:r>
        <w:rPr>
          <w:rFonts w:ascii="Consolas" w:hAnsi="Consolas" w:cs="Consolas"/>
          <w:color w:val="000000"/>
          <w:sz w:val="18"/>
          <w:szCs w:val="18"/>
          <w:bdr w:val="none" w:sz="0" w:space="0" w:color="auto" w:frame="1"/>
        </w:rPr>
        <w:t>);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BufferedReader reader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BufferedReader(inputStreamReader);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lineContent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((lineContent = reader.readLine())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content.add(lineContent);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System.out.println(lineContent);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fileInputStream.close();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inputStreamReader.close();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reader.close();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(FileNotFoundException e) {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(IOException e) {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widowControl/>
        <w:numPr>
          <w:ilvl w:val="0"/>
          <w:numId w:val="22"/>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content;  </w:t>
      </w:r>
    </w:p>
    <w:p w:rsidR="00801123" w:rsidRDefault="00801123" w:rsidP="00801123">
      <w:pPr>
        <w:widowControl/>
        <w:numPr>
          <w:ilvl w:val="0"/>
          <w:numId w:val="22"/>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写文件</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字符串写入文件的几个类中，</w:t>
      </w:r>
      <w:r>
        <w:rPr>
          <w:rFonts w:ascii="Arial" w:hAnsi="Arial" w:cs="Arial"/>
          <w:color w:val="333333"/>
          <w:sz w:val="21"/>
          <w:szCs w:val="21"/>
        </w:rPr>
        <w:t>FileWriter</w:t>
      </w:r>
      <w:r>
        <w:rPr>
          <w:rFonts w:ascii="Arial" w:hAnsi="Arial" w:cs="Arial"/>
          <w:color w:val="333333"/>
          <w:sz w:val="21"/>
          <w:szCs w:val="21"/>
        </w:rPr>
        <w:t>效率最高，</w:t>
      </w:r>
      <w:r>
        <w:rPr>
          <w:rFonts w:ascii="Arial" w:hAnsi="Arial" w:cs="Arial"/>
          <w:color w:val="333333"/>
          <w:sz w:val="21"/>
          <w:szCs w:val="21"/>
        </w:rPr>
        <w:t>BufferedOutputStream</w:t>
      </w:r>
      <w:r>
        <w:rPr>
          <w:rFonts w:ascii="Arial" w:hAnsi="Arial" w:cs="Arial"/>
          <w:color w:val="333333"/>
          <w:sz w:val="21"/>
          <w:szCs w:val="21"/>
        </w:rPr>
        <w:t>次之，</w:t>
      </w:r>
      <w:r>
        <w:rPr>
          <w:rFonts w:ascii="Arial" w:hAnsi="Arial" w:cs="Arial"/>
          <w:color w:val="333333"/>
          <w:sz w:val="21"/>
          <w:szCs w:val="21"/>
        </w:rPr>
        <w:t>FileOutputStream</w:t>
      </w:r>
      <w:r>
        <w:rPr>
          <w:rFonts w:ascii="Arial" w:hAnsi="Arial" w:cs="Arial"/>
          <w:color w:val="333333"/>
          <w:sz w:val="21"/>
          <w:szCs w:val="21"/>
        </w:rPr>
        <w:t>最差。</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）通过</w:t>
      </w:r>
      <w:r>
        <w:rPr>
          <w:rFonts w:ascii="Arial" w:hAnsi="Arial" w:cs="Arial"/>
          <w:color w:val="333333"/>
          <w:sz w:val="21"/>
          <w:szCs w:val="21"/>
        </w:rPr>
        <w:t>FileOutputStream</w:t>
      </w:r>
      <w:r>
        <w:rPr>
          <w:rFonts w:ascii="Arial" w:hAnsi="Arial" w:cs="Arial"/>
          <w:color w:val="333333"/>
          <w:sz w:val="21"/>
          <w:szCs w:val="21"/>
        </w:rPr>
        <w:t>写入文件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7" w:tooltip="view plain" w:history="1">
        <w:r>
          <w:rPr>
            <w:rStyle w:val="Hyperlink"/>
            <w:rFonts w:ascii="Verdana" w:hAnsi="Verdana" w:cs="Consolas"/>
            <w:color w:val="A0A0A0"/>
            <w:sz w:val="14"/>
            <w:szCs w:val="14"/>
            <w:bdr w:val="none" w:sz="0" w:space="0" w:color="auto" w:frame="1"/>
          </w:rPr>
          <w:t>view plain</w:t>
        </w:r>
      </w:hyperlink>
      <w:hyperlink r:id="rId248"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23"/>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writeFileByFileOutputStream(String filePath, String content)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rsidR="00801123" w:rsidRDefault="00801123" w:rsidP="00801123">
      <w:pPr>
        <w:widowControl/>
        <w:numPr>
          <w:ilvl w:val="0"/>
          <w:numId w:val="23"/>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23"/>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(file) {  </w:t>
      </w:r>
    </w:p>
    <w:p w:rsidR="00801123" w:rsidRDefault="00801123" w:rsidP="00801123">
      <w:pPr>
        <w:widowControl/>
        <w:numPr>
          <w:ilvl w:val="0"/>
          <w:numId w:val="23"/>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FileOutputStream fos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FileOutputStream(filePath);  </w:t>
      </w:r>
    </w:p>
    <w:p w:rsidR="00801123" w:rsidRDefault="00801123" w:rsidP="00801123">
      <w:pPr>
        <w:widowControl/>
        <w:numPr>
          <w:ilvl w:val="0"/>
          <w:numId w:val="23"/>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fos.write(content.getBytes(</w:t>
      </w:r>
      <w:r>
        <w:rPr>
          <w:rStyle w:val="string"/>
          <w:rFonts w:ascii="Consolas" w:hAnsi="Consolas" w:cs="Consolas"/>
          <w:color w:val="0000FF"/>
          <w:sz w:val="18"/>
          <w:szCs w:val="18"/>
          <w:bdr w:val="none" w:sz="0" w:space="0" w:color="auto" w:frame="1"/>
        </w:rPr>
        <w:t>"GBK"</w:t>
      </w:r>
      <w:r>
        <w:rPr>
          <w:rFonts w:ascii="Consolas" w:hAnsi="Consolas" w:cs="Consolas"/>
          <w:color w:val="000000"/>
          <w:sz w:val="18"/>
          <w:szCs w:val="18"/>
          <w:bdr w:val="none" w:sz="0" w:space="0" w:color="auto" w:frame="1"/>
        </w:rPr>
        <w:t>));  </w:t>
      </w:r>
    </w:p>
    <w:p w:rsidR="00801123" w:rsidRDefault="00801123" w:rsidP="00801123">
      <w:pPr>
        <w:widowControl/>
        <w:numPr>
          <w:ilvl w:val="0"/>
          <w:numId w:val="23"/>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fos.close();  </w:t>
      </w:r>
    </w:p>
    <w:p w:rsidR="00801123" w:rsidRDefault="00801123" w:rsidP="00801123">
      <w:pPr>
        <w:widowControl/>
        <w:numPr>
          <w:ilvl w:val="0"/>
          <w:numId w:val="23"/>
        </w:numPr>
        <w:pBdr>
          <w:left w:val="single" w:sz="18" w:space="0" w:color="6CE26C"/>
        </w:pBdr>
        <w:shd w:val="clear" w:color="auto" w:fill="FFFFFF"/>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3"/>
        </w:numPr>
        <w:pBdr>
          <w:left w:val="single" w:sz="18" w:space="0" w:color="6CE26C"/>
        </w:pBdr>
        <w:shd w:val="clear" w:color="auto" w:fill="F8F8F8"/>
        <w:tabs>
          <w:tab w:val="clear" w:pos="720"/>
          <w:tab w:val="num" w:pos="930"/>
        </w:tabs>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）通过</w:t>
      </w:r>
      <w:r>
        <w:rPr>
          <w:rFonts w:ascii="Arial" w:hAnsi="Arial" w:cs="Arial"/>
          <w:color w:val="333333"/>
          <w:sz w:val="21"/>
          <w:szCs w:val="21"/>
        </w:rPr>
        <w:t>BufferedOutputStream</w:t>
      </w:r>
      <w:r>
        <w:rPr>
          <w:rFonts w:ascii="Arial" w:hAnsi="Arial" w:cs="Arial"/>
          <w:color w:val="333333"/>
          <w:sz w:val="21"/>
          <w:szCs w:val="21"/>
        </w:rPr>
        <w:t>写入文件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9" w:tooltip="view plain" w:history="1">
        <w:r>
          <w:rPr>
            <w:rStyle w:val="Hyperlink"/>
            <w:rFonts w:ascii="Verdana" w:hAnsi="Verdana" w:cs="Consolas"/>
            <w:color w:val="A0A0A0"/>
            <w:sz w:val="14"/>
            <w:szCs w:val="14"/>
            <w:bdr w:val="none" w:sz="0" w:space="0" w:color="auto" w:frame="1"/>
          </w:rPr>
          <w:t>view plain</w:t>
        </w:r>
      </w:hyperlink>
      <w:hyperlink r:id="rId250"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24"/>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writeFileByBufferedOutputStream(String filePath, String content)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rsidR="00801123" w:rsidRDefault="00801123" w:rsidP="00801123">
      <w:pPr>
        <w:widowControl/>
        <w:numPr>
          <w:ilvl w:val="0"/>
          <w:numId w:val="24"/>
        </w:numPr>
        <w:pBdr>
          <w:left w:val="single" w:sz="18" w:space="0" w:color="6CE26C"/>
        </w:pBdr>
        <w:shd w:val="clear" w:color="auto" w:fill="F8F8F8"/>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Default="00801123" w:rsidP="00801123">
      <w:pPr>
        <w:widowControl/>
        <w:numPr>
          <w:ilvl w:val="0"/>
          <w:numId w:val="24"/>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(file) {  </w:t>
      </w:r>
    </w:p>
    <w:p w:rsidR="00801123" w:rsidRDefault="00801123" w:rsidP="00801123">
      <w:pPr>
        <w:widowControl/>
        <w:numPr>
          <w:ilvl w:val="0"/>
          <w:numId w:val="24"/>
        </w:numPr>
        <w:pBdr>
          <w:left w:val="single" w:sz="18" w:space="0" w:color="6CE26C"/>
        </w:pBdr>
        <w:shd w:val="clear" w:color="auto" w:fill="F8F8F8"/>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BufferedOutputStream fos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BufferedOutputStream(</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FileOutputStream(filePath));  </w:t>
      </w:r>
    </w:p>
    <w:p w:rsidR="00801123" w:rsidRDefault="00801123" w:rsidP="00801123">
      <w:pPr>
        <w:widowControl/>
        <w:numPr>
          <w:ilvl w:val="0"/>
          <w:numId w:val="24"/>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fos.write(content.getBytes(</w:t>
      </w:r>
      <w:r>
        <w:rPr>
          <w:rStyle w:val="string"/>
          <w:rFonts w:ascii="Consolas" w:hAnsi="Consolas" w:cs="Consolas"/>
          <w:color w:val="0000FF"/>
          <w:sz w:val="18"/>
          <w:szCs w:val="18"/>
          <w:bdr w:val="none" w:sz="0" w:space="0" w:color="auto" w:frame="1"/>
        </w:rPr>
        <w:t>"GBK"</w:t>
      </w:r>
      <w:r>
        <w:rPr>
          <w:rFonts w:ascii="Consolas" w:hAnsi="Consolas" w:cs="Consolas"/>
          <w:color w:val="000000"/>
          <w:sz w:val="18"/>
          <w:szCs w:val="18"/>
          <w:bdr w:val="none" w:sz="0" w:space="0" w:color="auto" w:frame="1"/>
        </w:rPr>
        <w:t>));  </w:t>
      </w:r>
    </w:p>
    <w:p w:rsidR="00801123" w:rsidRDefault="00801123" w:rsidP="00801123">
      <w:pPr>
        <w:widowControl/>
        <w:numPr>
          <w:ilvl w:val="0"/>
          <w:numId w:val="24"/>
        </w:numPr>
        <w:pBdr>
          <w:left w:val="single" w:sz="18" w:space="0" w:color="6CE26C"/>
        </w:pBdr>
        <w:shd w:val="clear" w:color="auto" w:fill="F8F8F8"/>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fos.flush();  </w:t>
      </w:r>
    </w:p>
    <w:p w:rsidR="00801123" w:rsidRDefault="00801123" w:rsidP="00801123">
      <w:pPr>
        <w:widowControl/>
        <w:numPr>
          <w:ilvl w:val="0"/>
          <w:numId w:val="24"/>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fos.close();  </w:t>
      </w:r>
    </w:p>
    <w:p w:rsidR="00801123" w:rsidRDefault="00801123" w:rsidP="00801123">
      <w:pPr>
        <w:widowControl/>
        <w:numPr>
          <w:ilvl w:val="0"/>
          <w:numId w:val="24"/>
        </w:numPr>
        <w:pBdr>
          <w:left w:val="single" w:sz="18" w:space="0" w:color="6CE26C"/>
        </w:pBdr>
        <w:shd w:val="clear" w:color="auto" w:fill="F8F8F8"/>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01123" w:rsidRDefault="00801123" w:rsidP="00801123">
      <w:pPr>
        <w:widowControl/>
        <w:numPr>
          <w:ilvl w:val="0"/>
          <w:numId w:val="24"/>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01123" w:rsidRDefault="00801123" w:rsidP="00801123">
      <w:pPr>
        <w:pStyle w:val="NormalWeb"/>
        <w:shd w:val="clear" w:color="auto" w:fill="FFFFFF"/>
        <w:spacing w:line="390" w:lineRule="atLeast"/>
        <w:ind w:leftChars="200" w:left="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）通过</w:t>
      </w:r>
      <w:r>
        <w:rPr>
          <w:rFonts w:ascii="Arial" w:hAnsi="Arial" w:cs="Arial"/>
          <w:color w:val="333333"/>
          <w:sz w:val="21"/>
          <w:szCs w:val="21"/>
        </w:rPr>
        <w:t>FileWriter</w:t>
      </w:r>
      <w:r>
        <w:rPr>
          <w:rFonts w:ascii="Arial" w:hAnsi="Arial" w:cs="Arial"/>
          <w:color w:val="333333"/>
          <w:sz w:val="21"/>
          <w:szCs w:val="21"/>
        </w:rPr>
        <w:t>将字符串写入文件</w:t>
      </w:r>
    </w:p>
    <w:p w:rsidR="00801123" w:rsidRDefault="00801123" w:rsidP="00801123">
      <w:pPr>
        <w:shd w:val="clear" w:color="auto" w:fill="F8F8F8"/>
        <w:ind w:leftChars="200" w:left="42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1" w:tooltip="view plain" w:history="1">
        <w:r>
          <w:rPr>
            <w:rStyle w:val="Hyperlink"/>
            <w:rFonts w:ascii="Verdana" w:hAnsi="Verdana" w:cs="Consolas"/>
            <w:color w:val="A0A0A0"/>
            <w:sz w:val="14"/>
            <w:szCs w:val="14"/>
            <w:bdr w:val="none" w:sz="0" w:space="0" w:color="auto" w:frame="1"/>
          </w:rPr>
          <w:t>view plain</w:t>
        </w:r>
      </w:hyperlink>
      <w:hyperlink r:id="rId252" w:tooltip="copy" w:history="1">
        <w:r>
          <w:rPr>
            <w:rStyle w:val="Hyperlink"/>
            <w:rFonts w:ascii="Verdana" w:hAnsi="Verdana" w:cs="Consolas"/>
            <w:color w:val="A0A0A0"/>
            <w:sz w:val="14"/>
            <w:szCs w:val="14"/>
            <w:bdr w:val="none" w:sz="0" w:space="0" w:color="auto" w:frame="1"/>
          </w:rPr>
          <w:t>copy</w:t>
        </w:r>
      </w:hyperlink>
    </w:p>
    <w:p w:rsidR="00801123" w:rsidRDefault="00801123" w:rsidP="00801123">
      <w:pPr>
        <w:widowControl/>
        <w:numPr>
          <w:ilvl w:val="0"/>
          <w:numId w:val="25"/>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writeFileByFileWriter(String filePath, String content)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rsidR="00801123" w:rsidRDefault="00801123" w:rsidP="00801123">
      <w:pPr>
        <w:widowControl/>
        <w:numPr>
          <w:ilvl w:val="0"/>
          <w:numId w:val="25"/>
        </w:numPr>
        <w:pBdr>
          <w:left w:val="single" w:sz="18" w:space="0" w:color="6CE26C"/>
        </w:pBdr>
        <w:shd w:val="clear" w:color="auto" w:fill="F8F8F8"/>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file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File(filePath);  </w:t>
      </w:r>
    </w:p>
    <w:p w:rsidR="00801123" w:rsidRPr="002613D1" w:rsidRDefault="00801123" w:rsidP="00801123">
      <w:pPr>
        <w:widowControl/>
        <w:numPr>
          <w:ilvl w:val="0"/>
          <w:numId w:val="25"/>
        </w:numPr>
        <w:pBdr>
          <w:left w:val="single" w:sz="18" w:space="0" w:color="6CE26C"/>
        </w:pBdr>
        <w:shd w:val="clear" w:color="auto" w:fill="FFFFFF"/>
        <w:spacing w:beforeAutospacing="1" w:afterAutospacing="1" w:line="270" w:lineRule="atLeast"/>
        <w:ind w:leftChars="371" w:left="1139"/>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(file) {  </w:t>
      </w:r>
    </w:p>
    <w:p w:rsidR="00801123" w:rsidRDefault="00801123" w:rsidP="00801123"/>
    <w:p w:rsidR="00801123" w:rsidRDefault="00801123" w:rsidP="00801123"/>
    <w:p w:rsidR="004F7BF3" w:rsidRDefault="004F7BF3" w:rsidP="004F7BF3"/>
    <w:p w:rsidR="004F7BF3" w:rsidRDefault="004F7BF3" w:rsidP="004F7BF3">
      <w:r>
        <w:rPr>
          <w:rFonts w:hint="eastAsia"/>
        </w:rPr>
        <w:t>有一个</w:t>
      </w:r>
      <w:r>
        <w:rPr>
          <w:rFonts w:hint="eastAsia"/>
        </w:rPr>
        <w:t xml:space="preserve"> class</w:t>
      </w:r>
      <w:r>
        <w:rPr>
          <w:rFonts w:hint="eastAsia"/>
        </w:rPr>
        <w:t>：</w:t>
      </w:r>
    </w:p>
    <w:p w:rsidR="004F7BF3" w:rsidRDefault="004F7BF3" w:rsidP="004F7BF3">
      <w:r>
        <w:t>class myClass {</w:t>
      </w:r>
    </w:p>
    <w:p w:rsidR="004F7BF3" w:rsidRDefault="004F7BF3" w:rsidP="004F7BF3">
      <w:r>
        <w:t xml:space="preserve">    int i;</w:t>
      </w:r>
    </w:p>
    <w:p w:rsidR="004F7BF3" w:rsidRDefault="004F7BF3" w:rsidP="004F7BF3">
      <w:r>
        <w:t xml:space="preserve">    Map&lt;String, String&gt; myMap;</w:t>
      </w:r>
    </w:p>
    <w:p w:rsidR="004F7BF3" w:rsidRDefault="004F7BF3" w:rsidP="004F7BF3">
      <w:r>
        <w:t>}</w:t>
      </w:r>
    </w:p>
    <w:p w:rsidR="00801123" w:rsidRDefault="004F7BF3" w:rsidP="004F7BF3">
      <w:r>
        <w:rPr>
          <w:rFonts w:hint="eastAsia"/>
        </w:rPr>
        <w:t>修改它，把它变成</w:t>
      </w:r>
      <w:r>
        <w:rPr>
          <w:rFonts w:hint="eastAsia"/>
        </w:rPr>
        <w:t xml:space="preserve"> immutable ?</w:t>
      </w:r>
    </w:p>
    <w:p w:rsidR="00976B1C" w:rsidRDefault="00976B1C" w:rsidP="00976B1C">
      <w:pPr>
        <w:pStyle w:val="Heading1"/>
        <w:shd w:val="clear" w:color="auto" w:fill="FFFFFF"/>
        <w:spacing w:before="210" w:beforeAutospacing="0" w:after="150" w:afterAutospacing="0"/>
        <w:rPr>
          <w:rFonts w:ascii="inherit" w:hAnsi="inherit" w:cs="Helvetica" w:hint="eastAsia"/>
          <w:color w:val="000100"/>
          <w:sz w:val="63"/>
          <w:szCs w:val="63"/>
        </w:rPr>
      </w:pPr>
      <w:r>
        <w:rPr>
          <w:rFonts w:ascii="inherit" w:hAnsi="inherit" w:cs="Helvetica"/>
          <w:color w:val="000100"/>
          <w:sz w:val="63"/>
          <w:szCs w:val="63"/>
        </w:rPr>
        <w:lastRenderedPageBreak/>
        <w:t>How to Create an Immutable Class in Java</w:t>
      </w:r>
    </w:p>
    <w:p w:rsidR="00801123" w:rsidRDefault="00BA47EA" w:rsidP="00801123">
      <w:hyperlink r:id="rId253" w:history="1">
        <w:r w:rsidR="004F7BF3">
          <w:rPr>
            <w:rStyle w:val="Hyperlink"/>
          </w:rPr>
          <w:t>https://dzone.com/articles/how-to-create-an-immutable-class-in-java</w:t>
        </w:r>
      </w:hyperlink>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 object is immutable if its state cannot change after construction. Immutable objects don’t expose any way for other objects to modify their state; the object’s fields are initialized only once inside the constructor and never change again.</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this article, we'll define the typical steps for creating an immutable class in Java and also shed light on the common mistakes which are made by developers while creating immutable classes.</w:t>
      </w:r>
    </w:p>
    <w:p w:rsidR="00976B1C" w:rsidRDefault="00976B1C" w:rsidP="00976B1C">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1. Usage of Immutable Classes</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Fonts w:ascii="Cambria" w:hAnsi="Cambria"/>
          <w:color w:val="222635"/>
          <w:sz w:val="29"/>
          <w:szCs w:val="29"/>
        </w:rPr>
        <w:t>Nowadays, the </w:t>
      </w:r>
      <w:r>
        <w:rPr>
          <w:rStyle w:val="Emphasis"/>
          <w:rFonts w:ascii="Cambria" w:hAnsi="Cambria"/>
          <w:color w:val="222635"/>
          <w:sz w:val="29"/>
          <w:szCs w:val="29"/>
        </w:rPr>
        <w:t>“must-have”</w:t>
      </w:r>
      <w:r>
        <w:rPr>
          <w:rFonts w:ascii="Cambria" w:hAnsi="Cambria"/>
          <w:color w:val="222635"/>
          <w:sz w:val="29"/>
          <w:szCs w:val="29"/>
        </w:rPr>
        <w:t> specification for every software application is to be distributed and multi-threaded—multi-threaded applications always cause headaches for developers since developers are required to protect the state of their objects from concurrent modifications of several threads at the same time, for this purpose, developers normally use the </w:t>
      </w:r>
      <w:r>
        <w:rPr>
          <w:rStyle w:val="Emphasis"/>
          <w:rFonts w:ascii="Cambria" w:hAnsi="Cambria"/>
          <w:color w:val="222635"/>
          <w:sz w:val="29"/>
          <w:szCs w:val="29"/>
        </w:rPr>
        <w:t>Synchronized </w:t>
      </w:r>
      <w:r>
        <w:rPr>
          <w:rFonts w:ascii="Cambria" w:hAnsi="Cambria"/>
          <w:color w:val="222635"/>
          <w:sz w:val="29"/>
          <w:szCs w:val="29"/>
        </w:rPr>
        <w:t>blocks whenever they modify the state of an object.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With immutable classes, states are never modified; every modification of a state results in a new instance, hence each thread would use a different instance and developers wouldn’t worry about concurrent modifications.</w:t>
      </w:r>
    </w:p>
    <w:p w:rsidR="00976B1C" w:rsidRDefault="00976B1C" w:rsidP="00976B1C">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2. Some Popular Immutable Classes</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Style w:val="Strong"/>
          <w:rFonts w:ascii="Georgia" w:hAnsi="Georgia"/>
          <w:color w:val="222635"/>
          <w:sz w:val="29"/>
          <w:szCs w:val="29"/>
        </w:rPr>
        <w:t>String </w:t>
      </w:r>
      <w:r>
        <w:rPr>
          <w:rFonts w:ascii="Cambria" w:hAnsi="Cambria"/>
          <w:color w:val="222635"/>
          <w:sz w:val="29"/>
          <w:szCs w:val="29"/>
        </w:rPr>
        <w:t>is the most popular immutable class in Java. Once initialized its value cannot be modified. Operations like </w:t>
      </w:r>
      <w:r>
        <w:rPr>
          <w:rStyle w:val="Emphasis"/>
          <w:rFonts w:ascii="Georgia" w:hAnsi="Georgia"/>
          <w:b/>
          <w:bCs/>
          <w:color w:val="222635"/>
          <w:sz w:val="29"/>
          <w:szCs w:val="29"/>
        </w:rPr>
        <w:t>trim(), substring(), replace()</w:t>
      </w:r>
      <w:r>
        <w:rPr>
          <w:rFonts w:ascii="Cambria" w:hAnsi="Cambria"/>
          <w:color w:val="222635"/>
          <w:sz w:val="29"/>
          <w:szCs w:val="29"/>
        </w:rPr>
        <w:t> always return a new instance and don’t affect the current instance, that’s why we usually call </w:t>
      </w:r>
      <w:r>
        <w:rPr>
          <w:rStyle w:val="Emphasis"/>
          <w:rFonts w:ascii="Georgia" w:hAnsi="Georgia"/>
          <w:b/>
          <w:bCs/>
          <w:color w:val="222635"/>
          <w:sz w:val="29"/>
          <w:szCs w:val="29"/>
        </w:rPr>
        <w:t>trim() </w:t>
      </w:r>
      <w:r>
        <w:rPr>
          <w:rFonts w:ascii="Cambria" w:hAnsi="Cambria"/>
          <w:color w:val="222635"/>
          <w:sz w:val="29"/>
          <w:szCs w:val="29"/>
        </w:rPr>
        <w:t>as the following:</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type"/>
          <w:color w:val="008855"/>
        </w:rPr>
        <w:t>String</w:t>
      </w:r>
      <w:r>
        <w:rPr>
          <w:color w:val="000000"/>
        </w:rPr>
        <w:t xml:space="preserve"> </w:t>
      </w:r>
      <w:r>
        <w:rPr>
          <w:rStyle w:val="cm-variable"/>
          <w:color w:val="000000"/>
        </w:rPr>
        <w:t>alex</w:t>
      </w:r>
      <w:r>
        <w:rPr>
          <w:color w:val="000000"/>
        </w:rPr>
        <w:t xml:space="preserve"> </w:t>
      </w:r>
      <w:r>
        <w:rPr>
          <w:rStyle w:val="cm-operator"/>
          <w:color w:val="000000"/>
        </w:rPr>
        <w:t>=</w:t>
      </w:r>
      <w:r>
        <w:rPr>
          <w:color w:val="000000"/>
        </w:rPr>
        <w:t xml:space="preserve"> </w:t>
      </w:r>
      <w:r>
        <w:rPr>
          <w:rStyle w:val="cm-string"/>
          <w:color w:val="AA1111"/>
        </w:rPr>
        <w:t>"Alex"</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w:t>
      </w:r>
      <w:r>
        <w:rPr>
          <w:color w:val="000000"/>
        </w:rPr>
        <w:t xml:space="preserve"> </w:t>
      </w:r>
      <w:r>
        <w:rPr>
          <w:rStyle w:val="cm-operator"/>
          <w:color w:val="000000"/>
        </w:rPr>
        <w:t>=</w:t>
      </w:r>
      <w:r>
        <w:rPr>
          <w:color w:val="000000"/>
        </w:rPr>
        <w:t xml:space="preserve"> </w:t>
      </w:r>
      <w:r>
        <w:rPr>
          <w:rStyle w:val="cm-variable"/>
          <w:color w:val="000000"/>
        </w:rPr>
        <w:t>alex</w:t>
      </w:r>
      <w:r>
        <w:rPr>
          <w:color w:val="000000"/>
        </w:rPr>
        <w:t>.</w:t>
      </w:r>
      <w:r>
        <w:rPr>
          <w:rStyle w:val="cm-variable"/>
          <w:color w:val="000000"/>
        </w:rPr>
        <w:t>trim</w:t>
      </w: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Another example from JDK is the wrapper classes like: </w:t>
      </w:r>
      <w:r>
        <w:rPr>
          <w:rStyle w:val="Emphasis"/>
          <w:rFonts w:ascii="Cambria" w:hAnsi="Cambria"/>
          <w:b/>
          <w:bCs/>
          <w:color w:val="222635"/>
          <w:sz w:val="29"/>
          <w:szCs w:val="29"/>
        </w:rPr>
        <w:t>Integer, Float, Boolean</w:t>
      </w:r>
      <w:r>
        <w:rPr>
          <w:rFonts w:ascii="Cambria" w:hAnsi="Cambria"/>
          <w:color w:val="222635"/>
          <w:sz w:val="29"/>
          <w:szCs w:val="29"/>
        </w:rPr>
        <w:t> … these classes don’t modify their state, however they create a new instance each time you try to modify them.</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type"/>
          <w:color w:val="008855"/>
        </w:rPr>
        <w:t>Integer</w:t>
      </w:r>
      <w:r>
        <w:rPr>
          <w:color w:val="000000"/>
        </w:rPr>
        <w:t xml:space="preserve"> </w:t>
      </w:r>
      <w:r>
        <w:rPr>
          <w:rStyle w:val="cm-variable"/>
          <w:color w:val="000000"/>
        </w:rPr>
        <w:t>a</w:t>
      </w:r>
      <w:r>
        <w:rPr>
          <w:color w:val="000000"/>
        </w:rPr>
        <w:t xml:space="preserve"> </w:t>
      </w:r>
      <w:r>
        <w:rPr>
          <w:rStyle w:val="cm-operator"/>
          <w:color w:val="000000"/>
        </w:rPr>
        <w:t>=</w:t>
      </w:r>
      <w:r>
        <w:rPr>
          <w:rStyle w:val="cm-number"/>
          <w:color w:val="116644"/>
        </w:rPr>
        <w:t>3</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w:t>
      </w:r>
      <w:r>
        <w:rPr>
          <w:color w:val="000000"/>
        </w:rPr>
        <w:t xml:space="preserve"> </w:t>
      </w:r>
      <w:r>
        <w:rPr>
          <w:rStyle w:val="cm-operator"/>
          <w:color w:val="000000"/>
        </w:rPr>
        <w:t>+=</w:t>
      </w:r>
      <w:r>
        <w:rPr>
          <w:color w:val="000000"/>
        </w:rPr>
        <w:t xml:space="preserve"> </w:t>
      </w:r>
      <w:r>
        <w:rPr>
          <w:rStyle w:val="cm-number"/>
          <w:color w:val="116644"/>
        </w:rPr>
        <w:t>3</w:t>
      </w: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calling </w:t>
      </w:r>
      <w:r>
        <w:rPr>
          <w:rStyle w:val="Emphasis"/>
          <w:rFonts w:ascii="Cambria" w:hAnsi="Cambria"/>
          <w:b/>
          <w:bCs/>
          <w:color w:val="222635"/>
          <w:sz w:val="29"/>
          <w:szCs w:val="29"/>
        </w:rPr>
        <w:t>a += 3,</w:t>
      </w:r>
      <w:r>
        <w:rPr>
          <w:rFonts w:ascii="Cambria" w:hAnsi="Cambria"/>
          <w:color w:val="222635"/>
          <w:sz w:val="29"/>
          <w:szCs w:val="29"/>
        </w:rPr>
        <w:t> a new instance is created holding the value: 6 and the first instance is lost.</w:t>
      </w:r>
    </w:p>
    <w:p w:rsidR="00976B1C" w:rsidRDefault="00976B1C" w:rsidP="00976B1C">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lastRenderedPageBreak/>
        <w:t>3. How Do We Create an Immutable Class</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Fonts w:ascii="Cambria" w:hAnsi="Cambria"/>
          <w:color w:val="222635"/>
          <w:sz w:val="29"/>
          <w:szCs w:val="29"/>
        </w:rPr>
        <w:t>In order to create an immutable class, you should follow the below steps:</w:t>
      </w:r>
    </w:p>
    <w:p w:rsidR="00976B1C" w:rsidRDefault="00976B1C" w:rsidP="00976B1C">
      <w:pPr>
        <w:pStyle w:val="NormalWeb"/>
        <w:numPr>
          <w:ilvl w:val="0"/>
          <w:numId w:val="4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Make your class </w:t>
      </w:r>
      <w:r>
        <w:rPr>
          <w:rStyle w:val="Emphasis"/>
          <w:rFonts w:ascii="Cambria" w:hAnsi="Cambria"/>
          <w:b/>
          <w:bCs/>
          <w:color w:val="222635"/>
          <w:sz w:val="29"/>
          <w:szCs w:val="29"/>
        </w:rPr>
        <w:t>final, </w:t>
      </w:r>
      <w:r>
        <w:rPr>
          <w:rFonts w:ascii="Cambria" w:hAnsi="Cambria"/>
          <w:color w:val="222635"/>
          <w:sz w:val="29"/>
          <w:szCs w:val="29"/>
        </w:rPr>
        <w:t>so that no other classes can extend it.</w:t>
      </w:r>
    </w:p>
    <w:p w:rsidR="00976B1C" w:rsidRDefault="00976B1C" w:rsidP="00976B1C">
      <w:pPr>
        <w:widowControl/>
        <w:numPr>
          <w:ilvl w:val="0"/>
          <w:numId w:val="45"/>
        </w:numPr>
        <w:shd w:val="clear" w:color="auto" w:fill="FFFFFF"/>
        <w:spacing w:before="100" w:beforeAutospacing="1" w:after="100" w:afterAutospacing="1"/>
        <w:jc w:val="left"/>
        <w:rPr>
          <w:rFonts w:ascii="Cambria" w:hAnsi="Cambria"/>
          <w:color w:val="222635"/>
          <w:sz w:val="29"/>
          <w:szCs w:val="29"/>
        </w:rPr>
      </w:pPr>
      <w:r>
        <w:rPr>
          <w:rFonts w:ascii="Cambria" w:hAnsi="Cambria"/>
          <w:color w:val="222635"/>
          <w:sz w:val="29"/>
          <w:szCs w:val="29"/>
        </w:rPr>
        <w:t>Make all your fields </w:t>
      </w:r>
      <w:r>
        <w:rPr>
          <w:rStyle w:val="Emphasis"/>
          <w:rFonts w:ascii="Cambria" w:hAnsi="Cambria"/>
          <w:b/>
          <w:bCs/>
          <w:color w:val="222635"/>
          <w:sz w:val="29"/>
          <w:szCs w:val="29"/>
        </w:rPr>
        <w:t>final, </w:t>
      </w:r>
      <w:r>
        <w:rPr>
          <w:rFonts w:ascii="Cambria" w:hAnsi="Cambria"/>
          <w:color w:val="222635"/>
          <w:sz w:val="29"/>
          <w:szCs w:val="29"/>
        </w:rPr>
        <w:t>so that they’re initialized only once inside the constructor and never modified afterward.</w:t>
      </w:r>
    </w:p>
    <w:p w:rsidR="00976B1C" w:rsidRDefault="00976B1C" w:rsidP="00976B1C">
      <w:pPr>
        <w:widowControl/>
        <w:numPr>
          <w:ilvl w:val="0"/>
          <w:numId w:val="45"/>
        </w:numPr>
        <w:shd w:val="clear" w:color="auto" w:fill="FFFFFF"/>
        <w:spacing w:before="100" w:beforeAutospacing="1" w:after="100" w:afterAutospacing="1"/>
        <w:jc w:val="left"/>
        <w:rPr>
          <w:rFonts w:ascii="Cambria" w:hAnsi="Cambria"/>
          <w:color w:val="222635"/>
          <w:sz w:val="29"/>
          <w:szCs w:val="29"/>
        </w:rPr>
      </w:pPr>
      <w:r>
        <w:rPr>
          <w:rFonts w:ascii="Cambria" w:hAnsi="Cambria"/>
          <w:color w:val="222635"/>
          <w:sz w:val="29"/>
          <w:szCs w:val="29"/>
        </w:rPr>
        <w:t>Don’t expose setter methods.</w:t>
      </w:r>
    </w:p>
    <w:p w:rsidR="00976B1C" w:rsidRDefault="00976B1C" w:rsidP="00976B1C">
      <w:pPr>
        <w:widowControl/>
        <w:numPr>
          <w:ilvl w:val="0"/>
          <w:numId w:val="45"/>
        </w:numPr>
        <w:shd w:val="clear" w:color="auto" w:fill="FFFFFF"/>
        <w:spacing w:before="100" w:beforeAutospacing="1" w:after="100" w:afterAutospacing="1"/>
        <w:jc w:val="left"/>
        <w:rPr>
          <w:rFonts w:ascii="Cambria" w:hAnsi="Cambria"/>
          <w:color w:val="222635"/>
          <w:sz w:val="29"/>
          <w:szCs w:val="29"/>
        </w:rPr>
      </w:pPr>
      <w:r>
        <w:rPr>
          <w:rFonts w:ascii="Cambria" w:hAnsi="Cambria"/>
          <w:color w:val="222635"/>
          <w:sz w:val="29"/>
          <w:szCs w:val="29"/>
        </w:rPr>
        <w:t>When exposing methods which modify the state of the class, you must always return a new instance of the class.</w:t>
      </w:r>
    </w:p>
    <w:p w:rsidR="00976B1C" w:rsidRDefault="00976B1C" w:rsidP="00976B1C">
      <w:pPr>
        <w:widowControl/>
        <w:numPr>
          <w:ilvl w:val="0"/>
          <w:numId w:val="45"/>
        </w:numPr>
        <w:shd w:val="clear" w:color="auto" w:fill="FFFFFF"/>
        <w:spacing w:before="100" w:beforeAutospacing="1" w:after="100" w:afterAutospacing="1"/>
        <w:jc w:val="left"/>
        <w:rPr>
          <w:rFonts w:ascii="Cambria" w:hAnsi="Cambria"/>
          <w:color w:val="222635"/>
          <w:sz w:val="29"/>
          <w:szCs w:val="29"/>
        </w:rPr>
      </w:pPr>
      <w:r>
        <w:rPr>
          <w:rFonts w:ascii="Cambria" w:hAnsi="Cambria"/>
          <w:color w:val="222635"/>
          <w:sz w:val="29"/>
          <w:szCs w:val="29"/>
        </w:rPr>
        <w:t>If the class holds a mutable object:</w:t>
      </w:r>
    </w:p>
    <w:p w:rsidR="00976B1C" w:rsidRDefault="00976B1C" w:rsidP="00976B1C">
      <w:pPr>
        <w:widowControl/>
        <w:numPr>
          <w:ilvl w:val="1"/>
          <w:numId w:val="45"/>
        </w:numPr>
        <w:shd w:val="clear" w:color="auto" w:fill="FFFFFF"/>
        <w:spacing w:before="100" w:beforeAutospacing="1" w:after="100" w:afterAutospacing="1"/>
        <w:jc w:val="left"/>
        <w:rPr>
          <w:rFonts w:ascii="Cambria" w:hAnsi="Cambria"/>
          <w:color w:val="222635"/>
          <w:sz w:val="29"/>
          <w:szCs w:val="29"/>
        </w:rPr>
      </w:pPr>
      <w:r>
        <w:rPr>
          <w:rFonts w:ascii="Cambria" w:hAnsi="Cambria"/>
          <w:color w:val="222635"/>
          <w:sz w:val="29"/>
          <w:szCs w:val="29"/>
        </w:rPr>
        <w:t>Inside the constructor, make sure to use a clone copy of the passed argument and never set your mutable field to the real instance passed through constructor, this is to prevent the clients who pass the object from modifying it afterwards.</w:t>
      </w:r>
    </w:p>
    <w:p w:rsidR="00976B1C" w:rsidRDefault="00976B1C" w:rsidP="00976B1C">
      <w:pPr>
        <w:widowControl/>
        <w:numPr>
          <w:ilvl w:val="1"/>
          <w:numId w:val="45"/>
        </w:numPr>
        <w:shd w:val="clear" w:color="auto" w:fill="FFFFFF"/>
        <w:spacing w:before="100" w:beforeAutospacing="1" w:after="100" w:afterAutospacing="1"/>
        <w:jc w:val="left"/>
        <w:rPr>
          <w:rFonts w:ascii="Cambria" w:hAnsi="Cambria"/>
          <w:color w:val="222635"/>
          <w:sz w:val="29"/>
          <w:szCs w:val="29"/>
        </w:rPr>
      </w:pPr>
      <w:r>
        <w:rPr>
          <w:rFonts w:ascii="Cambria" w:hAnsi="Cambria"/>
          <w:color w:val="222635"/>
          <w:sz w:val="29"/>
          <w:szCs w:val="29"/>
        </w:rPr>
        <w:t>Make sure to always return a clone copy of the field and never return the real object instance.</w:t>
      </w:r>
    </w:p>
    <w:p w:rsidR="00976B1C" w:rsidRDefault="00976B1C" w:rsidP="00976B1C">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3.1. Simple Immutable Class</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Fonts w:ascii="Cambria" w:hAnsi="Cambria"/>
          <w:color w:val="222635"/>
          <w:sz w:val="29"/>
          <w:szCs w:val="29"/>
        </w:rPr>
        <w:t>Let’s follow the above steps and create our own immutable class (</w:t>
      </w:r>
      <w:r>
        <w:rPr>
          <w:rStyle w:val="Emphasis"/>
          <w:rFonts w:ascii="Cambria" w:hAnsi="Cambria"/>
          <w:b/>
          <w:bCs/>
          <w:color w:val="222635"/>
          <w:sz w:val="29"/>
          <w:szCs w:val="29"/>
        </w:rPr>
        <w:t>ImmutableStudent.java</w:t>
      </w:r>
      <w:r>
        <w:rPr>
          <w:rFonts w:ascii="Cambria" w:hAnsi="Cambria"/>
          <w:color w:val="222635"/>
          <w:sz w:val="29"/>
          <w:szCs w:val="29"/>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keyword"/>
          <w:color w:val="770088"/>
        </w:rPr>
        <w:lastRenderedPageBreak/>
        <w:t>package</w:t>
      </w:r>
      <w:r>
        <w:rPr>
          <w:color w:val="000000"/>
        </w:rPr>
        <w:t xml:space="preserve"> </w:t>
      </w:r>
      <w:r>
        <w:rPr>
          <w:rStyle w:val="cm-def"/>
          <w:color w:val="0000FF"/>
        </w:rPr>
        <w:t>com</w:t>
      </w:r>
      <w:r>
        <w:rPr>
          <w:color w:val="000000"/>
        </w:rPr>
        <w:t>.</w:t>
      </w:r>
      <w:r>
        <w:rPr>
          <w:rStyle w:val="cm-variable"/>
          <w:color w:val="000000"/>
        </w:rPr>
        <w:t>programmer</w:t>
      </w:r>
      <w:r>
        <w:rPr>
          <w:color w:val="000000"/>
        </w:rPr>
        <w:t>.</w:t>
      </w:r>
      <w:r>
        <w:rPr>
          <w:rStyle w:val="cm-variable"/>
          <w:color w:val="000000"/>
        </w:rPr>
        <w:t>gate</w:t>
      </w:r>
      <w:r>
        <w:rPr>
          <w:color w:val="000000"/>
        </w:rPr>
        <w:t>.</w:t>
      </w:r>
      <w:r>
        <w:rPr>
          <w:rStyle w:val="cm-variable"/>
          <w:color w:val="000000"/>
        </w:rPr>
        <w:t>beans</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final</w:t>
      </w:r>
      <w:r>
        <w:rPr>
          <w:color w:val="000000"/>
        </w:rPr>
        <w:t xml:space="preserve"> </w:t>
      </w:r>
      <w:r>
        <w:rPr>
          <w:rStyle w:val="cm-keyword"/>
          <w:color w:val="770088"/>
        </w:rPr>
        <w:t>class</w:t>
      </w:r>
      <w:r>
        <w:rPr>
          <w:color w:val="000000"/>
        </w:rPr>
        <w:t xml:space="preserve"> </w:t>
      </w:r>
      <w:r>
        <w:rPr>
          <w:rStyle w:val="cm-def"/>
          <w:color w:val="0000FF"/>
        </w:rPr>
        <w:t>ImmutableStudent</w:t>
      </w: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final</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ImmutableStudent</w:t>
      </w:r>
      <w:r>
        <w:rPr>
          <w:color w:val="000000"/>
        </w:rPr>
        <w:t>(</w:t>
      </w:r>
      <w:r>
        <w:rPr>
          <w:rStyle w:val="cm-type"/>
          <w:color w:val="008855"/>
        </w:rPr>
        <w:t>int</w:t>
      </w:r>
      <w:r>
        <w:rPr>
          <w:color w:val="000000"/>
        </w:rPr>
        <w:t xml:space="preserve"> </w:t>
      </w:r>
      <w:r>
        <w:rPr>
          <w:rStyle w:val="cm-variable"/>
          <w:color w:val="000000"/>
        </w:rPr>
        <w:t>id</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color w:val="000000"/>
        </w:rPr>
        <w:t>=</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getId</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above class is a very simple immutable class which doesn’t hold any mutable object and never expose its fields in any way; these type of classes are normally used for caching purposes.</w:t>
      </w:r>
    </w:p>
    <w:p w:rsidR="00976B1C" w:rsidRDefault="00976B1C" w:rsidP="00976B1C">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3.2. Passing Mutable Objects to Immutable Class</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Fonts w:ascii="Cambria" w:hAnsi="Cambria"/>
          <w:color w:val="222635"/>
          <w:sz w:val="29"/>
          <w:szCs w:val="29"/>
        </w:rPr>
        <w:t>Now, let’s complicate our example a bit, we create a mutable class called </w:t>
      </w:r>
      <w:r>
        <w:rPr>
          <w:rStyle w:val="Emphasis"/>
          <w:rFonts w:ascii="Cambria" w:hAnsi="Cambria"/>
          <w:b/>
          <w:bCs/>
          <w:color w:val="222635"/>
          <w:sz w:val="29"/>
          <w:szCs w:val="29"/>
        </w:rPr>
        <w:t>Age </w:t>
      </w:r>
      <w:r>
        <w:rPr>
          <w:rFonts w:ascii="Cambria" w:hAnsi="Cambria"/>
          <w:color w:val="222635"/>
          <w:sz w:val="29"/>
          <w:szCs w:val="29"/>
        </w:rPr>
        <w:t>and add it as a field to </w:t>
      </w:r>
      <w:r>
        <w:rPr>
          <w:rStyle w:val="Emphasis"/>
          <w:rFonts w:ascii="Cambria" w:hAnsi="Cambria"/>
          <w:b/>
          <w:bCs/>
          <w:color w:val="222635"/>
          <w:sz w:val="29"/>
          <w:szCs w:val="29"/>
        </w:rPr>
        <w:t>ImmutableStudent: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keyword"/>
          <w:color w:val="770088"/>
        </w:rPr>
        <w:t>package</w:t>
      </w:r>
      <w:r>
        <w:rPr>
          <w:color w:val="000000"/>
        </w:rPr>
        <w:t xml:space="preserve"> </w:t>
      </w:r>
      <w:r>
        <w:rPr>
          <w:rStyle w:val="cm-def"/>
          <w:color w:val="0000FF"/>
        </w:rPr>
        <w:t>com</w:t>
      </w:r>
      <w:r>
        <w:rPr>
          <w:color w:val="000000"/>
        </w:rPr>
        <w:t>.</w:t>
      </w:r>
      <w:r>
        <w:rPr>
          <w:rStyle w:val="cm-variable"/>
          <w:color w:val="000000"/>
        </w:rPr>
        <w:t>programmer</w:t>
      </w:r>
      <w:r>
        <w:rPr>
          <w:color w:val="000000"/>
        </w:rPr>
        <w:t>.</w:t>
      </w:r>
      <w:r>
        <w:rPr>
          <w:rStyle w:val="cm-variable"/>
          <w:color w:val="000000"/>
        </w:rPr>
        <w:t>gate</w:t>
      </w:r>
      <w:r>
        <w:rPr>
          <w:color w:val="000000"/>
        </w:rPr>
        <w:t>.</w:t>
      </w:r>
      <w:r>
        <w:rPr>
          <w:rStyle w:val="cm-variable"/>
          <w:color w:val="000000"/>
        </w:rPr>
        <w:t>beans</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Age</w:t>
      </w: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int</w:t>
      </w:r>
      <w:r>
        <w:rPr>
          <w:color w:val="000000"/>
        </w:rPr>
        <w:t xml:space="preserve"> </w:t>
      </w:r>
      <w:r>
        <w:rPr>
          <w:rStyle w:val="cm-variable"/>
          <w:color w:val="000000"/>
        </w:rPr>
        <w:t>day</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int</w:t>
      </w:r>
      <w:r>
        <w:rPr>
          <w:color w:val="000000"/>
        </w:rPr>
        <w:t xml:space="preserve"> </w:t>
      </w:r>
      <w:r>
        <w:rPr>
          <w:rStyle w:val="cm-variable"/>
          <w:color w:val="000000"/>
        </w:rPr>
        <w:t>month</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int</w:t>
      </w:r>
      <w:r>
        <w:rPr>
          <w:color w:val="000000"/>
        </w:rPr>
        <w:t xml:space="preserve"> </w:t>
      </w:r>
      <w:r>
        <w:rPr>
          <w:rStyle w:val="cm-variable"/>
          <w:color w:val="000000"/>
        </w:rPr>
        <w: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getDay</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day</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setDay</w:t>
      </w:r>
      <w:r>
        <w:rPr>
          <w:color w:val="000000"/>
        </w:rPr>
        <w:t>(</w:t>
      </w:r>
      <w:r>
        <w:rPr>
          <w:rStyle w:val="cm-type"/>
          <w:color w:val="008855"/>
        </w:rPr>
        <w:t>int</w:t>
      </w:r>
      <w:r>
        <w:rPr>
          <w:color w:val="000000"/>
        </w:rPr>
        <w:t xml:space="preserve"> </w:t>
      </w:r>
      <w:r>
        <w:rPr>
          <w:rStyle w:val="cm-variable"/>
          <w:color w:val="000000"/>
        </w:rPr>
        <w:t>day</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day</w:t>
      </w:r>
      <w:r>
        <w:rPr>
          <w:color w:val="000000"/>
        </w:rPr>
        <w:t xml:space="preserve"> </w:t>
      </w:r>
      <w:r>
        <w:rPr>
          <w:rStyle w:val="cm-operator"/>
          <w:color w:val="000000"/>
        </w:rPr>
        <w:t>=</w:t>
      </w:r>
      <w:r>
        <w:rPr>
          <w:color w:val="000000"/>
        </w:rPr>
        <w:t xml:space="preserve"> </w:t>
      </w:r>
      <w:r>
        <w:rPr>
          <w:rStyle w:val="cm-variable"/>
          <w:color w:val="000000"/>
        </w:rPr>
        <w:t>day</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getMonth</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month</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setMonth</w:t>
      </w:r>
      <w:r>
        <w:rPr>
          <w:color w:val="000000"/>
        </w:rPr>
        <w:t>(</w:t>
      </w:r>
      <w:r>
        <w:rPr>
          <w:rStyle w:val="cm-type"/>
          <w:color w:val="008855"/>
        </w:rPr>
        <w:t>int</w:t>
      </w:r>
      <w:r>
        <w:rPr>
          <w:color w:val="000000"/>
        </w:rPr>
        <w:t xml:space="preserve"> </w:t>
      </w:r>
      <w:r>
        <w:rPr>
          <w:rStyle w:val="cm-variable"/>
          <w:color w:val="000000"/>
        </w:rPr>
        <w:t>month</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month</w:t>
      </w:r>
      <w:r>
        <w:rPr>
          <w:color w:val="000000"/>
        </w:rPr>
        <w:t xml:space="preserve"> </w:t>
      </w:r>
      <w:r>
        <w:rPr>
          <w:rStyle w:val="cm-operator"/>
          <w:color w:val="000000"/>
        </w:rPr>
        <w:t>=</w:t>
      </w:r>
      <w:r>
        <w:rPr>
          <w:color w:val="000000"/>
        </w:rPr>
        <w:t xml:space="preserve"> </w:t>
      </w:r>
      <w:r>
        <w:rPr>
          <w:rStyle w:val="cm-variable"/>
          <w:color w:val="000000"/>
        </w:rPr>
        <w:t>month</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getYear</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setYear</w:t>
      </w:r>
      <w:r>
        <w:rPr>
          <w:color w:val="000000"/>
        </w:rPr>
        <w:t>(</w:t>
      </w:r>
      <w:r>
        <w:rPr>
          <w:rStyle w:val="cm-type"/>
          <w:color w:val="008855"/>
        </w:rPr>
        <w:t>int</w:t>
      </w:r>
      <w:r>
        <w:rPr>
          <w:color w:val="000000"/>
        </w:rPr>
        <w:t xml:space="preserve"> </w:t>
      </w:r>
      <w:r>
        <w:rPr>
          <w:rStyle w:val="cm-variable"/>
          <w:color w:val="000000"/>
        </w:rPr>
        <w:t>year</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year</w:t>
      </w:r>
      <w:r>
        <w:rPr>
          <w:color w:val="000000"/>
        </w:rPr>
        <w:t xml:space="preserve"> </w:t>
      </w:r>
      <w:r>
        <w:rPr>
          <w:rStyle w:val="cm-operator"/>
          <w:color w:val="000000"/>
        </w:rPr>
        <w:t>=</w:t>
      </w:r>
      <w:r>
        <w:rPr>
          <w:color w:val="000000"/>
        </w:rPr>
        <w:t xml:space="preserve"> </w:t>
      </w:r>
      <w:r>
        <w:rPr>
          <w:rStyle w:val="cm-variable"/>
          <w:color w:val="000000"/>
        </w:rPr>
        <w: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package</w:t>
      </w:r>
      <w:r>
        <w:rPr>
          <w:color w:val="000000"/>
        </w:rPr>
        <w:t xml:space="preserve"> </w:t>
      </w:r>
      <w:r>
        <w:rPr>
          <w:rStyle w:val="cm-def"/>
          <w:color w:val="0000FF"/>
        </w:rPr>
        <w:t>com</w:t>
      </w:r>
      <w:r>
        <w:rPr>
          <w:color w:val="000000"/>
        </w:rPr>
        <w:t>.</w:t>
      </w:r>
      <w:r>
        <w:rPr>
          <w:rStyle w:val="cm-variable"/>
          <w:color w:val="000000"/>
        </w:rPr>
        <w:t>programmer</w:t>
      </w:r>
      <w:r>
        <w:rPr>
          <w:color w:val="000000"/>
        </w:rPr>
        <w:t>.</w:t>
      </w:r>
      <w:r>
        <w:rPr>
          <w:rStyle w:val="cm-variable"/>
          <w:color w:val="000000"/>
        </w:rPr>
        <w:t>gate</w:t>
      </w:r>
      <w:r>
        <w:rPr>
          <w:color w:val="000000"/>
        </w:rPr>
        <w:t>.</w:t>
      </w:r>
      <w:r>
        <w:rPr>
          <w:rStyle w:val="cm-variable"/>
          <w:color w:val="000000"/>
        </w:rPr>
        <w:t>beans</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final</w:t>
      </w:r>
      <w:r>
        <w:rPr>
          <w:color w:val="000000"/>
        </w:rPr>
        <w:t xml:space="preserve"> </w:t>
      </w:r>
      <w:r>
        <w:rPr>
          <w:rStyle w:val="cm-keyword"/>
          <w:color w:val="770088"/>
        </w:rPr>
        <w:t>class</w:t>
      </w:r>
      <w:r>
        <w:rPr>
          <w:color w:val="000000"/>
        </w:rPr>
        <w:t xml:space="preserve"> </w:t>
      </w:r>
      <w:r>
        <w:rPr>
          <w:rStyle w:val="cm-def"/>
          <w:color w:val="0000FF"/>
        </w:rPr>
        <w:t>ImmutableStudent</w:t>
      </w: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final</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final</w:t>
      </w:r>
      <w:r>
        <w:rPr>
          <w:color w:val="000000"/>
        </w:rPr>
        <w:t xml:space="preserve"> </w:t>
      </w:r>
      <w:r>
        <w:rPr>
          <w:rStyle w:val="cm-variable"/>
          <w:color w:val="000000"/>
        </w:rPr>
        <w:t>Age</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ImmutableStudent</w:t>
      </w:r>
      <w:r>
        <w:rPr>
          <w:color w:val="000000"/>
        </w:rPr>
        <w:t>(</w:t>
      </w:r>
      <w:r>
        <w:rPr>
          <w:rStyle w:val="cm-type"/>
          <w:color w:val="008855"/>
        </w:rPr>
        <w:t>int</w:t>
      </w:r>
      <w:r>
        <w:rPr>
          <w:color w:val="000000"/>
        </w:rPr>
        <w:t xml:space="preserve"> </w:t>
      </w:r>
      <w:r>
        <w:rPr>
          <w:rStyle w:val="cm-variable"/>
          <w:color w:val="000000"/>
        </w:rPr>
        <w:t>id</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 xml:space="preserve">, </w:t>
      </w:r>
      <w:r>
        <w:rPr>
          <w:rStyle w:val="cm-variable"/>
          <w:color w:val="000000"/>
        </w:rPr>
        <w:t>Age</w:t>
      </w:r>
      <w:r>
        <w:rPr>
          <w:color w:val="000000"/>
        </w:rPr>
        <w:t xml:space="preserve"> </w:t>
      </w:r>
      <w:r>
        <w:rPr>
          <w:rStyle w:val="cm-variable"/>
          <w:color w:val="000000"/>
        </w:rPr>
        <w:t>age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color w:val="000000"/>
        </w:rPr>
        <w:t>=</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age</w:t>
      </w:r>
      <w:r>
        <w:rPr>
          <w:color w:val="000000"/>
        </w:rPr>
        <w:t xml:space="preserve"> </w:t>
      </w:r>
      <w:r>
        <w:rPr>
          <w:rStyle w:val="cm-operator"/>
          <w:color w:val="000000"/>
        </w:rPr>
        <w:t>=</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getId</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Age</w:t>
      </w:r>
      <w:r>
        <w:rPr>
          <w:color w:val="000000"/>
        </w:rPr>
        <w:t xml:space="preserve"> </w:t>
      </w:r>
      <w:r>
        <w:rPr>
          <w:rStyle w:val="cm-variable"/>
          <w:color w:val="000000"/>
        </w:rPr>
        <w:t>getAge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we added a new mutable field of type </w:t>
      </w:r>
      <w:r>
        <w:rPr>
          <w:rStyle w:val="Emphasis"/>
          <w:rFonts w:ascii="Cambria" w:hAnsi="Cambria"/>
          <w:b/>
          <w:bCs/>
          <w:color w:val="222635"/>
          <w:sz w:val="29"/>
          <w:szCs w:val="29"/>
        </w:rPr>
        <w:t>Age</w:t>
      </w:r>
      <w:r>
        <w:rPr>
          <w:rFonts w:ascii="Cambria" w:hAnsi="Cambria"/>
          <w:color w:val="222635"/>
          <w:sz w:val="29"/>
          <w:szCs w:val="29"/>
        </w:rPr>
        <w:t> to our immutable class and assign it as normal inside the constructor.</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Let’s create a simple test class and verify that </w:t>
      </w:r>
      <w:r>
        <w:rPr>
          <w:rStyle w:val="Emphasis"/>
          <w:rFonts w:ascii="Cambria" w:hAnsi="Cambria"/>
          <w:b/>
          <w:bCs/>
          <w:color w:val="222635"/>
          <w:sz w:val="29"/>
          <w:szCs w:val="29"/>
        </w:rPr>
        <w:t>ImmutableStudent</w:t>
      </w:r>
      <w:r>
        <w:rPr>
          <w:rFonts w:ascii="Cambria" w:hAnsi="Cambria"/>
          <w:color w:val="222635"/>
          <w:sz w:val="29"/>
          <w:szCs w:val="29"/>
        </w:rPr>
        <w:t> is no more immutable:</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def"/>
          <w:color w:val="0000FF"/>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 xml:space="preserve"> </w:t>
      </w:r>
      <w:r>
        <w:rPr>
          <w:rStyle w:val="cm-variable"/>
          <w:color w:val="000000"/>
        </w:rPr>
        <w:t>age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w:t>
      </w:r>
      <w:r>
        <w:rPr>
          <w:rStyle w:val="cm-variable"/>
          <w:color w:val="000000"/>
        </w:rPr>
        <w:t>setDay</w:t>
      </w:r>
      <w:r>
        <w:rPr>
          <w:color w:val="000000"/>
        </w:rPr>
        <w:t>(</w:t>
      </w:r>
      <w:r>
        <w:rPr>
          <w:rStyle w:val="cm-number"/>
          <w:color w:val="116644"/>
        </w:rPr>
        <w:t>1</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age</w:t>
      </w:r>
      <w:r>
        <w:rPr>
          <w:color w:val="000000"/>
        </w:rPr>
        <w:t>.</w:t>
      </w:r>
      <w:r>
        <w:rPr>
          <w:rStyle w:val="cm-variable"/>
          <w:color w:val="000000"/>
        </w:rPr>
        <w:t>setMonth</w:t>
      </w:r>
      <w:r>
        <w:rPr>
          <w:color w:val="000000"/>
        </w:rPr>
        <w:t>(</w:t>
      </w:r>
      <w:r>
        <w:rPr>
          <w:rStyle w:val="cm-number"/>
          <w:color w:val="116644"/>
        </w:rPr>
        <w:t>1</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w:t>
      </w:r>
      <w:r>
        <w:rPr>
          <w:rStyle w:val="cm-variable"/>
          <w:color w:val="000000"/>
        </w:rPr>
        <w:t>setYear</w:t>
      </w:r>
      <w:r>
        <w:rPr>
          <w:color w:val="000000"/>
        </w:rPr>
        <w:t>(</w:t>
      </w:r>
      <w:r>
        <w:rPr>
          <w:rStyle w:val="cm-number"/>
          <w:color w:val="116644"/>
        </w:rPr>
        <w:t>1992</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ImmutableStudent</w:t>
      </w:r>
      <w:r>
        <w:rPr>
          <w:color w:val="000000"/>
        </w:rPr>
        <w:t xml:space="preserve"> </w:t>
      </w:r>
      <w:r>
        <w:rPr>
          <w:rStyle w:val="cm-variable"/>
          <w:color w:val="000000"/>
        </w:rPr>
        <w:t>student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ImmutableStudent</w:t>
      </w:r>
      <w:r>
        <w:rPr>
          <w:color w:val="000000"/>
        </w:rPr>
        <w:t>(</w:t>
      </w:r>
      <w:r>
        <w:rPr>
          <w:rStyle w:val="cm-number"/>
          <w:color w:val="116644"/>
        </w:rPr>
        <w:t>1</w:t>
      </w:r>
      <w:r>
        <w:rPr>
          <w:color w:val="000000"/>
        </w:rPr>
        <w:t xml:space="preserve">, </w:t>
      </w:r>
      <w:r>
        <w:rPr>
          <w:rStyle w:val="cm-string"/>
          <w:color w:val="AA1111"/>
        </w:rPr>
        <w:t>"Alex"</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 age year before modification = "</w:t>
      </w:r>
      <w:r>
        <w:rPr>
          <w:color w:val="000000"/>
        </w:rPr>
        <w:t xml:space="preserve"> </w:t>
      </w:r>
      <w:r>
        <w:rPr>
          <w:rStyle w:val="cm-operator"/>
          <w:color w:val="000000"/>
        </w:rPr>
        <w:t>+</w:t>
      </w:r>
      <w:r>
        <w:rPr>
          <w:color w:val="000000"/>
        </w:rPr>
        <w:t xml:space="preserve"> </w:t>
      </w:r>
      <w:r>
        <w:rPr>
          <w:rStyle w:val="cm-variable"/>
          <w:color w:val="000000"/>
        </w:rPr>
        <w:t>student</w:t>
      </w:r>
      <w:r>
        <w:rPr>
          <w:color w:val="000000"/>
        </w:rPr>
        <w:t>.</w:t>
      </w:r>
      <w:r>
        <w:rPr>
          <w:rStyle w:val="cm-variable"/>
          <w:color w:val="000000"/>
        </w:rPr>
        <w:t>getAge</w:t>
      </w:r>
      <w:r>
        <w:rPr>
          <w:color w:val="000000"/>
        </w:rPr>
        <w:t>().</w:t>
      </w:r>
      <w:r>
        <w:rPr>
          <w:rStyle w:val="cm-variable"/>
          <w:color w:val="000000"/>
        </w:rPr>
        <w:t>getYear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w:t>
      </w:r>
      <w:r>
        <w:rPr>
          <w:rStyle w:val="cm-variable"/>
          <w:color w:val="000000"/>
        </w:rPr>
        <w:t>setYear</w:t>
      </w:r>
      <w:r>
        <w:rPr>
          <w:color w:val="000000"/>
        </w:rPr>
        <w:t>(</w:t>
      </w:r>
      <w:r>
        <w:rPr>
          <w:rStyle w:val="cm-number"/>
          <w:color w:val="116644"/>
        </w:rPr>
        <w:t>1993</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 age year after modification = "</w:t>
      </w:r>
      <w:r>
        <w:rPr>
          <w:color w:val="000000"/>
        </w:rPr>
        <w:t xml:space="preserve"> </w:t>
      </w:r>
      <w:r>
        <w:rPr>
          <w:rStyle w:val="cm-operator"/>
          <w:color w:val="000000"/>
        </w:rPr>
        <w:t>+</w:t>
      </w:r>
      <w:r>
        <w:rPr>
          <w:color w:val="000000"/>
        </w:rPr>
        <w:t xml:space="preserve"> </w:t>
      </w:r>
      <w:r>
        <w:rPr>
          <w:rStyle w:val="cm-variable"/>
          <w:color w:val="000000"/>
        </w:rPr>
        <w:t>student</w:t>
      </w:r>
      <w:r>
        <w:rPr>
          <w:color w:val="000000"/>
        </w:rPr>
        <w:t>.</w:t>
      </w:r>
      <w:r>
        <w:rPr>
          <w:rStyle w:val="cm-variable"/>
          <w:color w:val="000000"/>
        </w:rPr>
        <w:t>getAge</w:t>
      </w:r>
      <w:r>
        <w:rPr>
          <w:color w:val="000000"/>
        </w:rPr>
        <w:t>().</w:t>
      </w:r>
      <w:r>
        <w:rPr>
          <w:rStyle w:val="cm-variable"/>
          <w:color w:val="000000"/>
        </w:rPr>
        <w:t>getYear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running the above test, we get the following output: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before</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1992</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after</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1993</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claim that </w:t>
      </w:r>
      <w:r>
        <w:rPr>
          <w:rStyle w:val="Emphasis"/>
          <w:rFonts w:ascii="Cambria" w:hAnsi="Cambria"/>
          <w:b/>
          <w:bCs/>
          <w:color w:val="222635"/>
          <w:sz w:val="29"/>
          <w:szCs w:val="29"/>
        </w:rPr>
        <w:t>ImmutableStudent</w:t>
      </w:r>
      <w:r>
        <w:rPr>
          <w:rFonts w:ascii="Cambria" w:hAnsi="Cambria"/>
          <w:color w:val="222635"/>
          <w:sz w:val="29"/>
          <w:szCs w:val="29"/>
        </w:rPr>
        <w:t> is an immutable class whose state is never modified after construction, however in the above example we are able to modify the age of </w:t>
      </w:r>
      <w:r>
        <w:rPr>
          <w:rStyle w:val="Emphasis"/>
          <w:rFonts w:ascii="Cambria" w:hAnsi="Cambria"/>
          <w:b/>
          <w:bCs/>
          <w:color w:val="222635"/>
          <w:sz w:val="29"/>
          <w:szCs w:val="29"/>
        </w:rPr>
        <w:t>Alex </w:t>
      </w:r>
      <w:r>
        <w:rPr>
          <w:rFonts w:ascii="Cambria" w:hAnsi="Cambria"/>
          <w:color w:val="222635"/>
          <w:sz w:val="29"/>
          <w:szCs w:val="29"/>
        </w:rPr>
        <w:t>even after constructing </w:t>
      </w:r>
      <w:r>
        <w:rPr>
          <w:rStyle w:val="Emphasis"/>
          <w:rFonts w:ascii="Cambria" w:hAnsi="Cambria"/>
          <w:b/>
          <w:bCs/>
          <w:color w:val="222635"/>
          <w:sz w:val="29"/>
          <w:szCs w:val="29"/>
        </w:rPr>
        <w:t>Alex</w:t>
      </w:r>
      <w:r>
        <w:rPr>
          <w:rFonts w:ascii="Cambria" w:hAnsi="Cambria"/>
          <w:color w:val="222635"/>
          <w:sz w:val="29"/>
          <w:szCs w:val="29"/>
        </w:rPr>
        <w:t> object. If we go back to the implementation of </w:t>
      </w:r>
      <w:r>
        <w:rPr>
          <w:rStyle w:val="Emphasis"/>
          <w:rFonts w:ascii="Cambria" w:hAnsi="Cambria"/>
          <w:b/>
          <w:bCs/>
          <w:color w:val="222635"/>
          <w:sz w:val="29"/>
          <w:szCs w:val="29"/>
        </w:rPr>
        <w:t>ImmutableStudent</w:t>
      </w:r>
      <w:r>
        <w:rPr>
          <w:rFonts w:ascii="Cambria" w:hAnsi="Cambria"/>
          <w:color w:val="222635"/>
          <w:sz w:val="29"/>
          <w:szCs w:val="29"/>
        </w:rPr>
        <w:t> constructor, we find that </w:t>
      </w:r>
      <w:r>
        <w:rPr>
          <w:rStyle w:val="Emphasis"/>
          <w:rFonts w:ascii="Cambria" w:hAnsi="Cambria"/>
          <w:color w:val="222635"/>
          <w:sz w:val="29"/>
          <w:szCs w:val="29"/>
        </w:rPr>
        <w:t>age</w:t>
      </w:r>
      <w:r>
        <w:rPr>
          <w:rFonts w:ascii="Cambria" w:hAnsi="Cambria"/>
          <w:color w:val="222635"/>
          <w:sz w:val="29"/>
          <w:szCs w:val="29"/>
        </w:rPr>
        <w:t> field is being assigned to the instance of the </w:t>
      </w:r>
      <w:r>
        <w:rPr>
          <w:rStyle w:val="Strong"/>
          <w:rFonts w:ascii="Cambria" w:hAnsi="Cambria"/>
          <w:color w:val="222635"/>
          <w:sz w:val="29"/>
          <w:szCs w:val="29"/>
        </w:rPr>
        <w:t>Age</w:t>
      </w:r>
      <w:r>
        <w:rPr>
          <w:rFonts w:ascii="Cambria" w:hAnsi="Cambria"/>
          <w:color w:val="222635"/>
          <w:sz w:val="29"/>
          <w:szCs w:val="29"/>
        </w:rPr>
        <w:t> argument, so whenever the referenced </w:t>
      </w:r>
      <w:r>
        <w:rPr>
          <w:rStyle w:val="Emphasis"/>
          <w:rFonts w:ascii="Cambria" w:hAnsi="Cambria"/>
          <w:b/>
          <w:bCs/>
          <w:color w:val="222635"/>
          <w:sz w:val="29"/>
          <w:szCs w:val="29"/>
        </w:rPr>
        <w:t>Age</w:t>
      </w:r>
      <w:r>
        <w:rPr>
          <w:rFonts w:ascii="Cambria" w:hAnsi="Cambria"/>
          <w:color w:val="222635"/>
          <w:sz w:val="29"/>
          <w:szCs w:val="29"/>
        </w:rPr>
        <w:t> is modified outside the class, the change is reflected directly on the state of </w:t>
      </w:r>
      <w:r>
        <w:rPr>
          <w:rStyle w:val="Emphasis"/>
          <w:rFonts w:ascii="Cambria" w:hAnsi="Cambria"/>
          <w:b/>
          <w:bCs/>
          <w:color w:val="222635"/>
          <w:sz w:val="29"/>
          <w:szCs w:val="29"/>
        </w:rPr>
        <w:t>Alex. </w:t>
      </w:r>
      <w:r>
        <w:rPr>
          <w:rFonts w:ascii="Cambria" w:hAnsi="Cambria"/>
          <w:color w:val="222635"/>
          <w:sz w:val="29"/>
          <w:szCs w:val="29"/>
        </w:rPr>
        <w:t>Check out my </w:t>
      </w:r>
      <w:hyperlink r:id="rId254" w:tgtFrame="_blank" w:history="1">
        <w:r>
          <w:rPr>
            <w:rStyle w:val="Hyperlink"/>
            <w:rFonts w:ascii="Cambria" w:hAnsi="Cambria"/>
            <w:color w:val="29A8FF"/>
            <w:sz w:val="29"/>
            <w:szCs w:val="29"/>
          </w:rPr>
          <w:t>Pass by value OR pass by reference article</w:t>
        </w:r>
      </w:hyperlink>
      <w:r>
        <w:rPr>
          <w:rFonts w:ascii="Cambria" w:hAnsi="Cambria"/>
          <w:color w:val="222635"/>
          <w:sz w:val="29"/>
          <w:szCs w:val="29"/>
        </w:rPr>
        <w:t> to more deeply understand this concept.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order to fix this and make our class again immutable, we follow step </w:t>
      </w:r>
      <w:r>
        <w:rPr>
          <w:rStyle w:val="Strong"/>
          <w:rFonts w:ascii="Cambria" w:hAnsi="Cambria"/>
          <w:color w:val="222635"/>
          <w:sz w:val="29"/>
          <w:szCs w:val="29"/>
        </w:rPr>
        <w:t>#5</w:t>
      </w:r>
      <w:r>
        <w:rPr>
          <w:rFonts w:ascii="Cambria" w:hAnsi="Cambria"/>
          <w:color w:val="222635"/>
          <w:sz w:val="29"/>
          <w:szCs w:val="29"/>
        </w:rPr>
        <w:t> from the steps that we mention above for creating an immutable class. So we modify the constructor in order to clone the passed argument of </w:t>
      </w:r>
      <w:r>
        <w:rPr>
          <w:rStyle w:val="Emphasis"/>
          <w:rFonts w:ascii="Cambria" w:hAnsi="Cambria"/>
          <w:b/>
          <w:bCs/>
          <w:color w:val="222635"/>
          <w:sz w:val="29"/>
          <w:szCs w:val="29"/>
        </w:rPr>
        <w:t>Age</w:t>
      </w:r>
      <w:r>
        <w:rPr>
          <w:rFonts w:ascii="Cambria" w:hAnsi="Cambria"/>
          <w:color w:val="222635"/>
          <w:sz w:val="29"/>
          <w:szCs w:val="29"/>
        </w:rPr>
        <w:t> and use a clone instance of it.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keyword"/>
          <w:color w:val="770088"/>
        </w:rPr>
        <w:t>public</w:t>
      </w:r>
      <w:r>
        <w:rPr>
          <w:color w:val="000000"/>
        </w:rPr>
        <w:t xml:space="preserve"> </w:t>
      </w:r>
      <w:r>
        <w:rPr>
          <w:rStyle w:val="cm-variable"/>
          <w:color w:val="000000"/>
        </w:rPr>
        <w:t>ImmutableStudent</w:t>
      </w:r>
      <w:r>
        <w:rPr>
          <w:color w:val="000000"/>
        </w:rPr>
        <w:t>(</w:t>
      </w:r>
      <w:r>
        <w:rPr>
          <w:rStyle w:val="cm-type"/>
          <w:color w:val="008855"/>
        </w:rPr>
        <w:t>int</w:t>
      </w:r>
      <w:r>
        <w:rPr>
          <w:color w:val="000000"/>
        </w:rPr>
        <w:t xml:space="preserve"> </w:t>
      </w:r>
      <w:r>
        <w:rPr>
          <w:rStyle w:val="cm-variable"/>
          <w:color w:val="000000"/>
        </w:rPr>
        <w:t>id</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 xml:space="preserve">, </w:t>
      </w:r>
      <w:r>
        <w:rPr>
          <w:rStyle w:val="cm-variable"/>
          <w:color w:val="000000"/>
        </w:rPr>
        <w:t>Age</w:t>
      </w:r>
      <w:r>
        <w:rPr>
          <w:color w:val="000000"/>
        </w:rPr>
        <w:t xml:space="preserve"> </w:t>
      </w:r>
      <w:r>
        <w:rPr>
          <w:rStyle w:val="cm-variable"/>
          <w:color w:val="000000"/>
        </w:rPr>
        <w:t>age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color w:val="000000"/>
        </w:rPr>
        <w:t>=</w:t>
      </w:r>
      <w:r>
        <w:rPr>
          <w:color w:val="000000"/>
        </w:rPr>
        <w:t xml:space="preserve"> </w:t>
      </w:r>
      <w:r>
        <w:rPr>
          <w:rStyle w:val="cm-variable"/>
          <w:color w:val="000000"/>
        </w:rPr>
        <w:t>id</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 xml:space="preserve"> </w:t>
      </w:r>
      <w:r>
        <w:rPr>
          <w:rStyle w:val="cm-variable"/>
          <w:color w:val="000000"/>
        </w:rPr>
        <w:t>cloneAge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cloneAge</w:t>
      </w:r>
      <w:r>
        <w:rPr>
          <w:color w:val="000000"/>
        </w:rPr>
        <w:t>.</w:t>
      </w:r>
      <w:r>
        <w:rPr>
          <w:rStyle w:val="cm-variable"/>
          <w:color w:val="000000"/>
        </w:rPr>
        <w:t>setDay</w:t>
      </w:r>
      <w:r>
        <w:rPr>
          <w:color w:val="000000"/>
        </w:rPr>
        <w:t>(</w:t>
      </w:r>
      <w:r>
        <w:rPr>
          <w:rStyle w:val="cm-variable"/>
          <w:color w:val="000000"/>
        </w:rPr>
        <w:t>age</w:t>
      </w:r>
      <w:r>
        <w:rPr>
          <w:color w:val="000000"/>
        </w:rPr>
        <w:t>.</w:t>
      </w:r>
      <w:r>
        <w:rPr>
          <w:rStyle w:val="cm-variable"/>
          <w:color w:val="000000"/>
        </w:rPr>
        <w:t>getDay</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cloneAge</w:t>
      </w:r>
      <w:r>
        <w:rPr>
          <w:color w:val="000000"/>
        </w:rPr>
        <w:t>.</w:t>
      </w:r>
      <w:r>
        <w:rPr>
          <w:rStyle w:val="cm-variable"/>
          <w:color w:val="000000"/>
        </w:rPr>
        <w:t>setMonth</w:t>
      </w:r>
      <w:r>
        <w:rPr>
          <w:color w:val="000000"/>
        </w:rPr>
        <w:t>(</w:t>
      </w:r>
      <w:r>
        <w:rPr>
          <w:rStyle w:val="cm-variable"/>
          <w:color w:val="000000"/>
        </w:rPr>
        <w:t>age</w:t>
      </w:r>
      <w:r>
        <w:rPr>
          <w:color w:val="000000"/>
        </w:rPr>
        <w:t>.</w:t>
      </w:r>
      <w:r>
        <w:rPr>
          <w:rStyle w:val="cm-variable"/>
          <w:color w:val="000000"/>
        </w:rPr>
        <w:t>getMonth</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cloneAge</w:t>
      </w:r>
      <w:r>
        <w:rPr>
          <w:color w:val="000000"/>
        </w:rPr>
        <w:t>.</w:t>
      </w:r>
      <w:r>
        <w:rPr>
          <w:rStyle w:val="cm-variable"/>
          <w:color w:val="000000"/>
        </w:rPr>
        <w:t>setYear</w:t>
      </w:r>
      <w:r>
        <w:rPr>
          <w:color w:val="000000"/>
        </w:rPr>
        <w:t>(</w:t>
      </w:r>
      <w:r>
        <w:rPr>
          <w:rStyle w:val="cm-variable"/>
          <w:color w:val="000000"/>
        </w:rPr>
        <w:t>age</w:t>
      </w:r>
      <w:r>
        <w:rPr>
          <w:color w:val="000000"/>
        </w:rPr>
        <w:t>.</w:t>
      </w:r>
      <w:r>
        <w:rPr>
          <w:rStyle w:val="cm-variable"/>
          <w:color w:val="000000"/>
        </w:rPr>
        <w:t>getYear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age</w:t>
      </w:r>
      <w:r>
        <w:rPr>
          <w:color w:val="000000"/>
        </w:rPr>
        <w:t xml:space="preserve"> </w:t>
      </w:r>
      <w:r>
        <w:rPr>
          <w:rStyle w:val="cm-operator"/>
          <w:color w:val="000000"/>
        </w:rPr>
        <w:t>=</w:t>
      </w:r>
      <w:r>
        <w:rPr>
          <w:color w:val="000000"/>
        </w:rPr>
        <w:t xml:space="preserve"> </w:t>
      </w:r>
      <w:r>
        <w:rPr>
          <w:rStyle w:val="cm-variable"/>
          <w:color w:val="000000"/>
        </w:rPr>
        <w:t>cloneAge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if we run our test, we get the following output: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before</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1992</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after</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1992</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you see now, the age of </w:t>
      </w:r>
      <w:r>
        <w:rPr>
          <w:rStyle w:val="Emphasis"/>
          <w:rFonts w:ascii="Cambria" w:hAnsi="Cambria"/>
          <w:b/>
          <w:bCs/>
          <w:color w:val="222635"/>
          <w:sz w:val="29"/>
          <w:szCs w:val="29"/>
        </w:rPr>
        <w:t>Alex</w:t>
      </w:r>
      <w:r>
        <w:rPr>
          <w:rFonts w:ascii="Cambria" w:hAnsi="Cambria"/>
          <w:color w:val="222635"/>
          <w:sz w:val="29"/>
          <w:szCs w:val="29"/>
        </w:rPr>
        <w:t> is never affected after construction and our class is back to immutable.</w:t>
      </w:r>
    </w:p>
    <w:p w:rsidR="00976B1C" w:rsidRDefault="00976B1C" w:rsidP="00976B1C">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3.3. Returning Mutable Objects From Immutable Class</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Fonts w:ascii="Cambria" w:hAnsi="Cambria"/>
          <w:color w:val="222635"/>
          <w:sz w:val="29"/>
          <w:szCs w:val="29"/>
        </w:rPr>
        <w:t>However, our class still has a leak and is not fully immutable, let’s take the following test scenario:</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def"/>
          <w:color w:val="0000FF"/>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 xml:space="preserve"> </w:t>
      </w:r>
      <w:r>
        <w:rPr>
          <w:rStyle w:val="cm-variable"/>
          <w:color w:val="000000"/>
        </w:rPr>
        <w:t>age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w:t>
      </w:r>
      <w:r>
        <w:rPr>
          <w:rStyle w:val="cm-variable"/>
          <w:color w:val="000000"/>
        </w:rPr>
        <w:t>setDay</w:t>
      </w:r>
      <w:r>
        <w:rPr>
          <w:color w:val="000000"/>
        </w:rPr>
        <w:t>(</w:t>
      </w:r>
      <w:r>
        <w:rPr>
          <w:rStyle w:val="cm-number"/>
          <w:color w:val="116644"/>
        </w:rPr>
        <w:t>1</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w:t>
      </w:r>
      <w:r>
        <w:rPr>
          <w:rStyle w:val="cm-variable"/>
          <w:color w:val="000000"/>
        </w:rPr>
        <w:t>setMonth</w:t>
      </w:r>
      <w:r>
        <w:rPr>
          <w:color w:val="000000"/>
        </w:rPr>
        <w:t>(</w:t>
      </w:r>
      <w:r>
        <w:rPr>
          <w:rStyle w:val="cm-number"/>
          <w:color w:val="116644"/>
        </w:rPr>
        <w:t>1</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w:t>
      </w:r>
      <w:r>
        <w:rPr>
          <w:rStyle w:val="cm-variable"/>
          <w:color w:val="000000"/>
        </w:rPr>
        <w:t>setYear</w:t>
      </w:r>
      <w:r>
        <w:rPr>
          <w:color w:val="000000"/>
        </w:rPr>
        <w:t>(</w:t>
      </w:r>
      <w:r>
        <w:rPr>
          <w:rStyle w:val="cm-number"/>
          <w:color w:val="116644"/>
        </w:rPr>
        <w:t>1992</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ImmutableStudent</w:t>
      </w:r>
      <w:r>
        <w:rPr>
          <w:color w:val="000000"/>
        </w:rPr>
        <w:t xml:space="preserve"> </w:t>
      </w:r>
      <w:r>
        <w:rPr>
          <w:rStyle w:val="cm-variable"/>
          <w:color w:val="000000"/>
        </w:rPr>
        <w:t>student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ImmutableStudent</w:t>
      </w:r>
      <w:r>
        <w:rPr>
          <w:color w:val="000000"/>
        </w:rPr>
        <w:t>(</w:t>
      </w:r>
      <w:r>
        <w:rPr>
          <w:rStyle w:val="cm-number"/>
          <w:color w:val="116644"/>
        </w:rPr>
        <w:t>1</w:t>
      </w:r>
      <w:r>
        <w:rPr>
          <w:color w:val="000000"/>
        </w:rPr>
        <w:t xml:space="preserve">, </w:t>
      </w:r>
      <w:r>
        <w:rPr>
          <w:rStyle w:val="cm-string"/>
          <w:color w:val="AA1111"/>
        </w:rPr>
        <w:t>"Alex"</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 age year before modification = "</w:t>
      </w:r>
      <w:r>
        <w:rPr>
          <w:color w:val="000000"/>
        </w:rPr>
        <w:t xml:space="preserve"> </w:t>
      </w:r>
      <w:r>
        <w:rPr>
          <w:rStyle w:val="cm-operator"/>
          <w:color w:val="000000"/>
        </w:rPr>
        <w:t>+</w:t>
      </w:r>
      <w:r>
        <w:rPr>
          <w:color w:val="000000"/>
        </w:rPr>
        <w:t xml:space="preserve"> </w:t>
      </w:r>
      <w:r>
        <w:rPr>
          <w:rStyle w:val="cm-variable"/>
          <w:color w:val="000000"/>
        </w:rPr>
        <w:t>student</w:t>
      </w:r>
      <w:r>
        <w:rPr>
          <w:color w:val="000000"/>
        </w:rPr>
        <w:t>.</w:t>
      </w:r>
      <w:r>
        <w:rPr>
          <w:rStyle w:val="cm-variable"/>
          <w:color w:val="000000"/>
        </w:rPr>
        <w:t>getAge</w:t>
      </w:r>
      <w:r>
        <w:rPr>
          <w:color w:val="000000"/>
        </w:rPr>
        <w:t>().</w:t>
      </w:r>
      <w:r>
        <w:rPr>
          <w:rStyle w:val="cm-variable"/>
          <w:color w:val="000000"/>
        </w:rPr>
        <w:t>getYear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w:t>
      </w:r>
      <w:r>
        <w:rPr>
          <w:rStyle w:val="cm-variable"/>
          <w:color w:val="000000"/>
        </w:rPr>
        <w:t>getAge</w:t>
      </w:r>
      <w:r>
        <w:rPr>
          <w:color w:val="000000"/>
        </w:rPr>
        <w:t>().</w:t>
      </w:r>
      <w:r>
        <w:rPr>
          <w:rStyle w:val="cm-variable"/>
          <w:color w:val="000000"/>
        </w:rPr>
        <w:t>setYear</w:t>
      </w:r>
      <w:r>
        <w:rPr>
          <w:color w:val="000000"/>
        </w:rPr>
        <w:t>(</w:t>
      </w:r>
      <w:r>
        <w:rPr>
          <w:rStyle w:val="cm-number"/>
          <w:color w:val="116644"/>
        </w:rPr>
        <w:t>1993</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 age year after modification = "</w:t>
      </w:r>
      <w:r>
        <w:rPr>
          <w:color w:val="000000"/>
        </w:rPr>
        <w:t xml:space="preserve"> </w:t>
      </w:r>
      <w:r>
        <w:rPr>
          <w:rStyle w:val="cm-operator"/>
          <w:color w:val="000000"/>
        </w:rPr>
        <w:t>+</w:t>
      </w:r>
      <w:r>
        <w:rPr>
          <w:color w:val="000000"/>
        </w:rPr>
        <w:t xml:space="preserve"> </w:t>
      </w:r>
      <w:r>
        <w:rPr>
          <w:rStyle w:val="cm-variable"/>
          <w:color w:val="000000"/>
        </w:rPr>
        <w:t>student</w:t>
      </w:r>
      <w:r>
        <w:rPr>
          <w:color w:val="000000"/>
        </w:rPr>
        <w:t>.</w:t>
      </w:r>
      <w:r>
        <w:rPr>
          <w:rStyle w:val="cm-variable"/>
          <w:color w:val="000000"/>
        </w:rPr>
        <w:t>getAge</w:t>
      </w:r>
      <w:r>
        <w:rPr>
          <w:color w:val="000000"/>
        </w:rPr>
        <w:t>().</w:t>
      </w:r>
      <w:r>
        <w:rPr>
          <w:rStyle w:val="cm-variable"/>
          <w:color w:val="000000"/>
        </w:rPr>
        <w:t>getYear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Output: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before</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1992</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after</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1993</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Again according to step </w:t>
      </w:r>
      <w:r>
        <w:rPr>
          <w:rStyle w:val="Strong"/>
          <w:rFonts w:ascii="Cambria" w:hAnsi="Cambria"/>
          <w:color w:val="222635"/>
          <w:sz w:val="29"/>
          <w:szCs w:val="29"/>
        </w:rPr>
        <w:t>#4</w:t>
      </w:r>
      <w:r>
        <w:rPr>
          <w:rFonts w:ascii="Cambria" w:hAnsi="Cambria"/>
          <w:color w:val="222635"/>
          <w:sz w:val="29"/>
          <w:szCs w:val="29"/>
        </w:rPr>
        <w:t>, when returning mutable fields from immutable object, you should return a clone instance of them and not the real instance of the field.</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we modify </w:t>
      </w:r>
      <w:r>
        <w:rPr>
          <w:rStyle w:val="Emphasis"/>
          <w:rFonts w:ascii="Cambria" w:hAnsi="Cambria"/>
          <w:b/>
          <w:bCs/>
          <w:color w:val="222635"/>
          <w:sz w:val="29"/>
          <w:szCs w:val="29"/>
        </w:rPr>
        <w:t>getAge() </w:t>
      </w:r>
      <w:r>
        <w:rPr>
          <w:rFonts w:ascii="Cambria" w:hAnsi="Cambria"/>
          <w:color w:val="222635"/>
          <w:sz w:val="29"/>
          <w:szCs w:val="29"/>
        </w:rPr>
        <w:t>in order to return a clone of the object’s age:</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keyword"/>
          <w:color w:val="770088"/>
        </w:rPr>
        <w:t>public</w:t>
      </w:r>
      <w:r>
        <w:rPr>
          <w:color w:val="000000"/>
        </w:rPr>
        <w:t xml:space="preserve"> </w:t>
      </w:r>
      <w:r>
        <w:rPr>
          <w:rStyle w:val="cm-variable"/>
          <w:color w:val="000000"/>
        </w:rPr>
        <w:t>Age</w:t>
      </w:r>
      <w:r>
        <w:rPr>
          <w:color w:val="000000"/>
        </w:rPr>
        <w:t xml:space="preserve"> </w:t>
      </w:r>
      <w:r>
        <w:rPr>
          <w:rStyle w:val="cm-def"/>
          <w:color w:val="0000FF"/>
        </w:rPr>
        <w:t>getAge</w:t>
      </w:r>
      <w:r>
        <w:rPr>
          <w:color w:val="000000"/>
        </w:rPr>
        <w:t>() {</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Age</w:t>
      </w:r>
      <w:r>
        <w:rPr>
          <w:color w:val="000000"/>
        </w:rPr>
        <w:t xml:space="preserve"> </w:t>
      </w:r>
      <w:r>
        <w:rPr>
          <w:rStyle w:val="cm-variable"/>
          <w:color w:val="000000"/>
        </w:rPr>
        <w:t>cloneAge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cloneAge</w:t>
      </w:r>
      <w:r>
        <w:rPr>
          <w:color w:val="000000"/>
        </w:rPr>
        <w:t>.</w:t>
      </w:r>
      <w:r>
        <w:rPr>
          <w:rStyle w:val="cm-variable"/>
          <w:color w:val="000000"/>
        </w:rPr>
        <w:t>setDay</w:t>
      </w:r>
      <w:r>
        <w:rPr>
          <w:color w:val="000000"/>
        </w:rPr>
        <w:t>(</w:t>
      </w:r>
      <w:r>
        <w:rPr>
          <w:rStyle w:val="cm-keyword"/>
          <w:color w:val="770088"/>
        </w:rPr>
        <w:t>this</w:t>
      </w:r>
      <w:r>
        <w:rPr>
          <w:color w:val="000000"/>
        </w:rPr>
        <w:t>.</w:t>
      </w:r>
      <w:r>
        <w:rPr>
          <w:rStyle w:val="cm-variable"/>
          <w:color w:val="000000"/>
        </w:rPr>
        <w:t>age</w:t>
      </w:r>
      <w:r>
        <w:rPr>
          <w:color w:val="000000"/>
        </w:rPr>
        <w:t>.</w:t>
      </w:r>
      <w:r>
        <w:rPr>
          <w:rStyle w:val="cm-variable"/>
          <w:color w:val="000000"/>
        </w:rPr>
        <w:t>getDay</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cloneAge</w:t>
      </w:r>
      <w:r>
        <w:rPr>
          <w:color w:val="000000"/>
        </w:rPr>
        <w:t>.</w:t>
      </w:r>
      <w:r>
        <w:rPr>
          <w:rStyle w:val="cm-variable"/>
          <w:color w:val="000000"/>
        </w:rPr>
        <w:t>setMonth</w:t>
      </w:r>
      <w:r>
        <w:rPr>
          <w:color w:val="000000"/>
        </w:rPr>
        <w:t>(</w:t>
      </w:r>
      <w:r>
        <w:rPr>
          <w:rStyle w:val="cm-keyword"/>
          <w:color w:val="770088"/>
        </w:rPr>
        <w:t>this</w:t>
      </w:r>
      <w:r>
        <w:rPr>
          <w:color w:val="000000"/>
        </w:rPr>
        <w:t>.</w:t>
      </w:r>
      <w:r>
        <w:rPr>
          <w:rStyle w:val="cm-variable"/>
          <w:color w:val="000000"/>
        </w:rPr>
        <w:t>age</w:t>
      </w:r>
      <w:r>
        <w:rPr>
          <w:color w:val="000000"/>
        </w:rPr>
        <w:t>.</w:t>
      </w:r>
      <w:r>
        <w:rPr>
          <w:rStyle w:val="cm-variable"/>
          <w:color w:val="000000"/>
        </w:rPr>
        <w:t>getMonth</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cloneAge</w:t>
      </w:r>
      <w:r>
        <w:rPr>
          <w:color w:val="000000"/>
        </w:rPr>
        <w:t>.</w:t>
      </w:r>
      <w:r>
        <w:rPr>
          <w:rStyle w:val="cm-variable"/>
          <w:color w:val="000000"/>
        </w:rPr>
        <w:t>setYear</w:t>
      </w:r>
      <w:r>
        <w:rPr>
          <w:color w:val="000000"/>
        </w:rPr>
        <w:t>(</w:t>
      </w:r>
      <w:r>
        <w:rPr>
          <w:rStyle w:val="cm-keyword"/>
          <w:color w:val="770088"/>
        </w:rPr>
        <w:t>this</w:t>
      </w:r>
      <w:r>
        <w:rPr>
          <w:color w:val="000000"/>
        </w:rPr>
        <w:t>.</w:t>
      </w:r>
      <w:r>
        <w:rPr>
          <w:rStyle w:val="cm-variable"/>
          <w:color w:val="000000"/>
        </w:rPr>
        <w:t>age</w:t>
      </w:r>
      <w:r>
        <w:rPr>
          <w:color w:val="000000"/>
        </w:rPr>
        <w:t>.</w:t>
      </w:r>
      <w:r>
        <w:rPr>
          <w:rStyle w:val="cm-variable"/>
          <w:color w:val="000000"/>
        </w:rPr>
        <w:t>getYear</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cloneAge</w:t>
      </w:r>
      <w:r>
        <w:rPr>
          <w:color w:val="000000"/>
        </w:rPr>
        <w:t>;</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the class becomes fully immutable and provides no way or method for other objects to modify its state.</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olor w:val="000000"/>
          <w:sz w:val="20"/>
          <w:szCs w:val="2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before</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1992</w:t>
      </w:r>
    </w:p>
    <w:p w:rsidR="00976B1C" w:rsidRDefault="00976B1C" w:rsidP="00976B1C">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w:t>
      </w:r>
      <w:r>
        <w:rPr>
          <w:color w:val="000000"/>
        </w:rPr>
        <w:t xml:space="preserve"> </w:t>
      </w:r>
      <w:r>
        <w:rPr>
          <w:rStyle w:val="cm-variable"/>
          <w:color w:val="000000"/>
        </w:rPr>
        <w:t>age</w:t>
      </w:r>
      <w:r>
        <w:rPr>
          <w:color w:val="000000"/>
        </w:rPr>
        <w:t xml:space="preserve"> </w:t>
      </w:r>
      <w:r>
        <w:rPr>
          <w:rStyle w:val="cm-variable"/>
          <w:color w:val="000000"/>
        </w:rPr>
        <w:t>year</w:t>
      </w:r>
      <w:r>
        <w:rPr>
          <w:color w:val="000000"/>
        </w:rPr>
        <w:t xml:space="preserve"> </w:t>
      </w:r>
      <w:r>
        <w:rPr>
          <w:rStyle w:val="cm-variable"/>
          <w:color w:val="000000"/>
        </w:rPr>
        <w:t>after</w:t>
      </w:r>
      <w:r>
        <w:rPr>
          <w:color w:val="000000"/>
        </w:rPr>
        <w:t xml:space="preserve"> </w:t>
      </w:r>
      <w:r>
        <w:rPr>
          <w:rStyle w:val="cm-variable"/>
          <w:color w:val="000000"/>
        </w:rPr>
        <w:t>modification</w:t>
      </w:r>
      <w:r>
        <w:rPr>
          <w:color w:val="000000"/>
        </w:rPr>
        <w:t xml:space="preserve"> </w:t>
      </w:r>
      <w:r>
        <w:rPr>
          <w:rStyle w:val="cm-operator"/>
          <w:color w:val="000000"/>
        </w:rPr>
        <w:t>=</w:t>
      </w:r>
      <w:r>
        <w:rPr>
          <w:color w:val="000000"/>
        </w:rPr>
        <w:t xml:space="preserve"> </w:t>
      </w:r>
      <w:r>
        <w:rPr>
          <w:rStyle w:val="cm-number"/>
          <w:color w:val="116644"/>
        </w:rPr>
        <w:t>1992</w:t>
      </w:r>
    </w:p>
    <w:p w:rsidR="00976B1C" w:rsidRDefault="00976B1C" w:rsidP="00976B1C">
      <w:pPr>
        <w:pStyle w:val="Heading2"/>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4. Conclusion</w:t>
      </w:r>
    </w:p>
    <w:p w:rsidR="00976B1C" w:rsidRDefault="00976B1C" w:rsidP="00976B1C">
      <w:pPr>
        <w:pStyle w:val="NormalWeb"/>
        <w:shd w:val="clear" w:color="auto" w:fill="FFFFFF"/>
        <w:spacing w:before="75" w:beforeAutospacing="0" w:after="225" w:afterAutospacing="0"/>
        <w:rPr>
          <w:rFonts w:ascii="Cambria" w:hAnsi="Cambria" w:cs="Times New Roman"/>
          <w:color w:val="222635"/>
          <w:sz w:val="29"/>
          <w:szCs w:val="29"/>
        </w:rPr>
      </w:pPr>
      <w:r>
        <w:rPr>
          <w:rFonts w:ascii="Cambria" w:hAnsi="Cambria"/>
          <w:color w:val="222635"/>
          <w:sz w:val="29"/>
          <w:szCs w:val="29"/>
        </w:rPr>
        <w:t>Immutable classes provide a lot of advantages especially when used correctly in a multi-threaded environment. The only disadvantage is that they consume more memory than the traditional class since upon each modification of them a new object is created in the memory... but, a developer should not overestimate the memory consumption as its negligible compared to the advantages provided by these type of classes.</w:t>
      </w:r>
    </w:p>
    <w:p w:rsidR="00976B1C" w:rsidRDefault="00976B1C" w:rsidP="00976B1C">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Finally, an object is immutable if it can present only one state to the other objects, no matter how and when they call its methods. If so it’s thread safe by any definition of thread-safe.</w:t>
      </w:r>
    </w:p>
    <w:p w:rsidR="00F75CF1" w:rsidRDefault="00F75CF1" w:rsidP="00F75CF1">
      <w:pPr>
        <w:pStyle w:val="Heading1"/>
      </w:pPr>
      <w:r>
        <w:t>Immutable class with mutable member fields in java</w:t>
      </w:r>
    </w:p>
    <w:p w:rsidR="00F75CF1" w:rsidRDefault="00F75CF1" w:rsidP="00F75CF1">
      <w:hyperlink r:id="rId255" w:history="1">
        <w:r>
          <w:rPr>
            <w:rStyle w:val="Hyperlink"/>
          </w:rPr>
          <w:t>https://codepumpkin.com/immutable-class-with-mutable-member-fields-in-java/</w:t>
        </w:r>
      </w:hyperlink>
    </w:p>
    <w:p w:rsidR="00F75CF1" w:rsidRDefault="00F75CF1" w:rsidP="00F75CF1">
      <w:r>
        <w:rPr>
          <w:noProof/>
        </w:rPr>
        <w:drawing>
          <wp:inline distT="0" distB="0" distL="0" distR="0" wp14:anchorId="243CE4D4" wp14:editId="4F2361C5">
            <wp:extent cx="5274310" cy="25609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274310" cy="2560955"/>
                    </a:xfrm>
                    <a:prstGeom prst="rect">
                      <a:avLst/>
                    </a:prstGeom>
                  </pic:spPr>
                </pic:pic>
              </a:graphicData>
            </a:graphic>
          </wp:inline>
        </w:drawing>
      </w:r>
    </w:p>
    <w:p w:rsidR="00F75CF1" w:rsidRDefault="00F75CF1" w:rsidP="00F75CF1">
      <w:r>
        <w:rPr>
          <w:noProof/>
        </w:rPr>
        <w:drawing>
          <wp:inline distT="0" distB="0" distL="0" distR="0" wp14:anchorId="1B6AAAB8" wp14:editId="66241AC0">
            <wp:extent cx="5274310" cy="31172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274310" cy="3117215"/>
                    </a:xfrm>
                    <a:prstGeom prst="rect">
                      <a:avLst/>
                    </a:prstGeom>
                  </pic:spPr>
                </pic:pic>
              </a:graphicData>
            </a:graphic>
          </wp:inline>
        </w:drawing>
      </w:r>
    </w:p>
    <w:p w:rsidR="00F75CF1" w:rsidRDefault="00F75CF1" w:rsidP="00F75CF1">
      <w:r>
        <w:rPr>
          <w:noProof/>
        </w:rPr>
        <w:lastRenderedPageBreak/>
        <w:drawing>
          <wp:inline distT="0" distB="0" distL="0" distR="0" wp14:anchorId="122323A6" wp14:editId="691B605C">
            <wp:extent cx="5274310" cy="33483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274310" cy="3348355"/>
                    </a:xfrm>
                    <a:prstGeom prst="rect">
                      <a:avLst/>
                    </a:prstGeom>
                  </pic:spPr>
                </pic:pic>
              </a:graphicData>
            </a:graphic>
          </wp:inline>
        </w:drawing>
      </w:r>
    </w:p>
    <w:p w:rsidR="00F75CF1" w:rsidRDefault="00F75CF1" w:rsidP="00F75CF1">
      <w:r>
        <w:rPr>
          <w:noProof/>
        </w:rPr>
        <w:drawing>
          <wp:inline distT="0" distB="0" distL="0" distR="0" wp14:anchorId="5A4C8715" wp14:editId="44E70C6B">
            <wp:extent cx="5274310" cy="12846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274310" cy="1284605"/>
                    </a:xfrm>
                    <a:prstGeom prst="rect">
                      <a:avLst/>
                    </a:prstGeom>
                  </pic:spPr>
                </pic:pic>
              </a:graphicData>
            </a:graphic>
          </wp:inline>
        </w:drawing>
      </w:r>
    </w:p>
    <w:p w:rsidR="00F75CF1" w:rsidRDefault="00F75CF1" w:rsidP="00F75CF1">
      <w:r>
        <w:rPr>
          <w:noProof/>
        </w:rPr>
        <w:drawing>
          <wp:inline distT="0" distB="0" distL="0" distR="0" wp14:anchorId="6ED42BE7" wp14:editId="5CA51E40">
            <wp:extent cx="5274310" cy="2904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274310" cy="2904490"/>
                    </a:xfrm>
                    <a:prstGeom prst="rect">
                      <a:avLst/>
                    </a:prstGeom>
                  </pic:spPr>
                </pic:pic>
              </a:graphicData>
            </a:graphic>
          </wp:inline>
        </w:drawing>
      </w:r>
    </w:p>
    <w:p w:rsidR="00F75CF1" w:rsidRDefault="00F75CF1" w:rsidP="00F75CF1">
      <w:r>
        <w:rPr>
          <w:noProof/>
        </w:rPr>
        <w:lastRenderedPageBreak/>
        <w:drawing>
          <wp:inline distT="0" distB="0" distL="0" distR="0" wp14:anchorId="4586554A" wp14:editId="4D82E221">
            <wp:extent cx="5274310" cy="33064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5274310" cy="3306445"/>
                    </a:xfrm>
                    <a:prstGeom prst="rect">
                      <a:avLst/>
                    </a:prstGeom>
                  </pic:spPr>
                </pic:pic>
              </a:graphicData>
            </a:graphic>
          </wp:inline>
        </w:drawing>
      </w:r>
    </w:p>
    <w:p w:rsidR="00F75CF1" w:rsidRDefault="00F75CF1" w:rsidP="00F75CF1">
      <w:r>
        <w:rPr>
          <w:noProof/>
        </w:rPr>
        <w:drawing>
          <wp:inline distT="0" distB="0" distL="0" distR="0" wp14:anchorId="3129FB8F" wp14:editId="32A4622F">
            <wp:extent cx="5274310" cy="1541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274310" cy="1541780"/>
                    </a:xfrm>
                    <a:prstGeom prst="rect">
                      <a:avLst/>
                    </a:prstGeom>
                  </pic:spPr>
                </pic:pic>
              </a:graphicData>
            </a:graphic>
          </wp:inline>
        </w:drawing>
      </w:r>
    </w:p>
    <w:p w:rsidR="00F75CF1" w:rsidRDefault="00F75CF1" w:rsidP="00F75CF1">
      <w:r>
        <w:rPr>
          <w:noProof/>
        </w:rPr>
        <w:drawing>
          <wp:inline distT="0" distB="0" distL="0" distR="0" wp14:anchorId="6757789E" wp14:editId="21BB338C">
            <wp:extent cx="5274310" cy="18675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274310" cy="1867535"/>
                    </a:xfrm>
                    <a:prstGeom prst="rect">
                      <a:avLst/>
                    </a:prstGeom>
                  </pic:spPr>
                </pic:pic>
              </a:graphicData>
            </a:graphic>
          </wp:inline>
        </w:drawing>
      </w:r>
    </w:p>
    <w:p w:rsidR="00F75CF1" w:rsidRDefault="00F75CF1" w:rsidP="00F75CF1">
      <w:r>
        <w:rPr>
          <w:noProof/>
        </w:rPr>
        <w:lastRenderedPageBreak/>
        <w:drawing>
          <wp:inline distT="0" distB="0" distL="0" distR="0" wp14:anchorId="25B535C9" wp14:editId="33DD3524">
            <wp:extent cx="5274310" cy="24695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274310" cy="2469515"/>
                    </a:xfrm>
                    <a:prstGeom prst="rect">
                      <a:avLst/>
                    </a:prstGeom>
                  </pic:spPr>
                </pic:pic>
              </a:graphicData>
            </a:graphic>
          </wp:inline>
        </w:drawing>
      </w:r>
    </w:p>
    <w:p w:rsidR="00F75CF1" w:rsidRDefault="00F75CF1" w:rsidP="00F75CF1">
      <w:r>
        <w:rPr>
          <w:noProof/>
        </w:rPr>
        <w:drawing>
          <wp:inline distT="0" distB="0" distL="0" distR="0" wp14:anchorId="484C66BE" wp14:editId="360E577F">
            <wp:extent cx="5274310" cy="2368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274310" cy="2368550"/>
                    </a:xfrm>
                    <a:prstGeom prst="rect">
                      <a:avLst/>
                    </a:prstGeom>
                  </pic:spPr>
                </pic:pic>
              </a:graphicData>
            </a:graphic>
          </wp:inline>
        </w:drawing>
      </w:r>
    </w:p>
    <w:p w:rsidR="00F75CF1" w:rsidRDefault="00F75CF1" w:rsidP="00F75CF1">
      <w:r>
        <w:rPr>
          <w:noProof/>
        </w:rPr>
        <w:drawing>
          <wp:inline distT="0" distB="0" distL="0" distR="0" wp14:anchorId="5F3F801F" wp14:editId="22230F10">
            <wp:extent cx="5274310" cy="14255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274310" cy="1425575"/>
                    </a:xfrm>
                    <a:prstGeom prst="rect">
                      <a:avLst/>
                    </a:prstGeom>
                  </pic:spPr>
                </pic:pic>
              </a:graphicData>
            </a:graphic>
          </wp:inline>
        </w:drawing>
      </w:r>
    </w:p>
    <w:p w:rsidR="00F75CF1" w:rsidRDefault="00F75CF1" w:rsidP="00F75CF1">
      <w:r>
        <w:rPr>
          <w:noProof/>
        </w:rPr>
        <w:lastRenderedPageBreak/>
        <w:drawing>
          <wp:inline distT="0" distB="0" distL="0" distR="0" wp14:anchorId="36059E92" wp14:editId="10A12501">
            <wp:extent cx="5274310" cy="33686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274310" cy="3368675"/>
                    </a:xfrm>
                    <a:prstGeom prst="rect">
                      <a:avLst/>
                    </a:prstGeom>
                  </pic:spPr>
                </pic:pic>
              </a:graphicData>
            </a:graphic>
          </wp:inline>
        </w:drawing>
      </w:r>
    </w:p>
    <w:p w:rsidR="00F75CF1" w:rsidRDefault="00F75CF1" w:rsidP="00F75CF1">
      <w:r>
        <w:rPr>
          <w:noProof/>
        </w:rPr>
        <w:drawing>
          <wp:inline distT="0" distB="0" distL="0" distR="0" wp14:anchorId="1115424D" wp14:editId="779D3A84">
            <wp:extent cx="5274310" cy="29641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274310" cy="2964180"/>
                    </a:xfrm>
                    <a:prstGeom prst="rect">
                      <a:avLst/>
                    </a:prstGeom>
                  </pic:spPr>
                </pic:pic>
              </a:graphicData>
            </a:graphic>
          </wp:inline>
        </w:drawing>
      </w:r>
    </w:p>
    <w:p w:rsidR="00F75CF1" w:rsidRDefault="00F75CF1" w:rsidP="00F75CF1">
      <w:r>
        <w:rPr>
          <w:noProof/>
        </w:rPr>
        <w:lastRenderedPageBreak/>
        <w:drawing>
          <wp:inline distT="0" distB="0" distL="0" distR="0" wp14:anchorId="65DAE325" wp14:editId="1948F2C3">
            <wp:extent cx="5274310" cy="27489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274310" cy="2748915"/>
                    </a:xfrm>
                    <a:prstGeom prst="rect">
                      <a:avLst/>
                    </a:prstGeom>
                  </pic:spPr>
                </pic:pic>
              </a:graphicData>
            </a:graphic>
          </wp:inline>
        </w:drawing>
      </w:r>
    </w:p>
    <w:p w:rsidR="00F75CF1" w:rsidRDefault="00F75CF1" w:rsidP="00F75CF1">
      <w:r>
        <w:rPr>
          <w:noProof/>
        </w:rPr>
        <w:drawing>
          <wp:inline distT="0" distB="0" distL="0" distR="0" wp14:anchorId="1E95E108" wp14:editId="76E6C09A">
            <wp:extent cx="5274310" cy="27114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274310" cy="2711450"/>
                    </a:xfrm>
                    <a:prstGeom prst="rect">
                      <a:avLst/>
                    </a:prstGeom>
                  </pic:spPr>
                </pic:pic>
              </a:graphicData>
            </a:graphic>
          </wp:inline>
        </w:drawing>
      </w:r>
    </w:p>
    <w:p w:rsidR="00F75CF1" w:rsidRDefault="00F75CF1" w:rsidP="00F75CF1">
      <w:r>
        <w:rPr>
          <w:noProof/>
        </w:rPr>
        <w:drawing>
          <wp:inline distT="0" distB="0" distL="0" distR="0" wp14:anchorId="0D77C5D7" wp14:editId="46ED802D">
            <wp:extent cx="5274310" cy="27463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274310" cy="2746375"/>
                    </a:xfrm>
                    <a:prstGeom prst="rect">
                      <a:avLst/>
                    </a:prstGeom>
                  </pic:spPr>
                </pic:pic>
              </a:graphicData>
            </a:graphic>
          </wp:inline>
        </w:drawing>
      </w:r>
    </w:p>
    <w:p w:rsidR="00F75CF1" w:rsidRDefault="00F75CF1" w:rsidP="00F75CF1">
      <w:r>
        <w:rPr>
          <w:noProof/>
        </w:rPr>
        <w:lastRenderedPageBreak/>
        <w:drawing>
          <wp:inline distT="0" distB="0" distL="0" distR="0" wp14:anchorId="205B2B98" wp14:editId="64A4399D">
            <wp:extent cx="5274310" cy="32753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274310" cy="3275330"/>
                    </a:xfrm>
                    <a:prstGeom prst="rect">
                      <a:avLst/>
                    </a:prstGeom>
                  </pic:spPr>
                </pic:pic>
              </a:graphicData>
            </a:graphic>
          </wp:inline>
        </w:drawing>
      </w:r>
    </w:p>
    <w:p w:rsidR="00F75CF1" w:rsidRDefault="00F75CF1" w:rsidP="00F75CF1"/>
    <w:p w:rsidR="00801123" w:rsidRDefault="00801123" w:rsidP="00801123">
      <w:bookmarkStart w:id="71" w:name="_GoBack"/>
      <w:bookmarkEnd w:id="71"/>
    </w:p>
    <w:p w:rsidR="00F93DC8" w:rsidRDefault="00DA350E" w:rsidP="00BC08B4">
      <w:pPr>
        <w:pStyle w:val="Heading3"/>
      </w:pPr>
      <w:r>
        <w:t>Deep copy vs. Shallow copy</w:t>
      </w:r>
      <w:r w:rsidR="00F93DC8">
        <w:t>?</w:t>
      </w:r>
    </w:p>
    <w:p w:rsidR="00F93DC8" w:rsidRDefault="00BA47EA" w:rsidP="00801123">
      <w:hyperlink r:id="rId273" w:history="1">
        <w:r w:rsidR="00003EB8">
          <w:rPr>
            <w:rStyle w:val="Hyperlink"/>
          </w:rPr>
          <w:t>https://dzone.com/articles/java-copy-shallow-vs-deep-in-which-you-will-swim</w:t>
        </w:r>
      </w:hyperlink>
      <w:r w:rsidR="00F93DC8">
        <w:t xml:space="preserve"> </w:t>
      </w:r>
    </w:p>
    <w:p w:rsidR="0042702E" w:rsidRDefault="0042702E" w:rsidP="000F45F8">
      <w:pPr>
        <w:pStyle w:val="Heading4"/>
      </w:pPr>
      <w:r>
        <w:rPr>
          <w:rStyle w:val="Strong"/>
          <w:rFonts w:ascii="Helvetica" w:hAnsi="Helvetica" w:cs="Helvetica"/>
          <w:b/>
          <w:bCs/>
          <w:color w:val="222635"/>
          <w:spacing w:val="-8"/>
          <w:sz w:val="45"/>
          <w:szCs w:val="45"/>
        </w:rPr>
        <w:t>Shallow Copy</w:t>
      </w:r>
    </w:p>
    <w:p w:rsidR="0042702E" w:rsidRDefault="0042702E" w:rsidP="00801123"/>
    <w:p w:rsidR="00EB54D0" w:rsidRDefault="00EB54D0" w:rsidP="00801123">
      <w:r>
        <w:rPr>
          <w:rFonts w:ascii="Cambria" w:hAnsi="Cambria"/>
          <w:color w:val="222635"/>
          <w:sz w:val="29"/>
          <w:szCs w:val="29"/>
          <w:shd w:val="clear" w:color="auto" w:fill="FFFFFF"/>
        </w:rPr>
        <w:t>First let’s talk about the shallow copy. A shallow copy of an object copies the ‘main’ object, but doesn’t copy the inner objects. The ‘inner objects’ are shared between the original object and its copy. For example, in our </w:t>
      </w:r>
      <w:r>
        <w:rPr>
          <w:rStyle w:val="Emphasis"/>
          <w:rFonts w:ascii="Cambria" w:hAnsi="Cambria"/>
          <w:color w:val="222635"/>
          <w:sz w:val="29"/>
          <w:szCs w:val="29"/>
          <w:shd w:val="clear" w:color="auto" w:fill="FFFFFF"/>
        </w:rPr>
        <w:t>Person</w:t>
      </w:r>
      <w:r>
        <w:rPr>
          <w:rFonts w:ascii="Cambria" w:hAnsi="Cambria"/>
          <w:color w:val="222635"/>
          <w:sz w:val="29"/>
          <w:szCs w:val="29"/>
          <w:shd w:val="clear" w:color="auto" w:fill="FFFFFF"/>
        </w:rPr>
        <w:t> object, we would create a second </w:t>
      </w:r>
      <w:r>
        <w:rPr>
          <w:rStyle w:val="Emphasis"/>
          <w:rFonts w:ascii="Cambria" w:hAnsi="Cambria"/>
          <w:color w:val="222635"/>
          <w:sz w:val="29"/>
          <w:szCs w:val="29"/>
          <w:shd w:val="clear" w:color="auto" w:fill="FFFFFF"/>
        </w:rPr>
        <w:t>Person</w:t>
      </w:r>
      <w:r>
        <w:rPr>
          <w:rFonts w:ascii="Cambria" w:hAnsi="Cambria"/>
          <w:color w:val="222635"/>
          <w:sz w:val="29"/>
          <w:szCs w:val="29"/>
          <w:shd w:val="clear" w:color="auto" w:fill="FFFFFF"/>
        </w:rPr>
        <w:t>, but both objects would share the same </w:t>
      </w:r>
      <w:r>
        <w:rPr>
          <w:rStyle w:val="Emphasis"/>
          <w:rFonts w:ascii="Cambria" w:hAnsi="Cambria"/>
          <w:color w:val="222635"/>
          <w:sz w:val="29"/>
          <w:szCs w:val="29"/>
          <w:shd w:val="clear" w:color="auto" w:fill="FFFFFF"/>
        </w:rPr>
        <w:t>Name</w:t>
      </w:r>
      <w:r>
        <w:rPr>
          <w:rFonts w:ascii="Cambria" w:hAnsi="Cambria"/>
          <w:color w:val="222635"/>
          <w:sz w:val="29"/>
          <w:szCs w:val="29"/>
          <w:shd w:val="clear" w:color="auto" w:fill="FFFFFF"/>
        </w:rPr>
        <w:t> and </w:t>
      </w:r>
      <w:r>
        <w:rPr>
          <w:rStyle w:val="Emphasis"/>
          <w:rFonts w:ascii="Cambria" w:hAnsi="Cambria"/>
          <w:color w:val="222635"/>
          <w:sz w:val="29"/>
          <w:szCs w:val="29"/>
          <w:shd w:val="clear" w:color="auto" w:fill="FFFFFF"/>
        </w:rPr>
        <w:t>Address</w:t>
      </w:r>
      <w:r>
        <w:rPr>
          <w:rFonts w:ascii="Cambria" w:hAnsi="Cambria"/>
          <w:color w:val="222635"/>
          <w:sz w:val="29"/>
          <w:szCs w:val="29"/>
          <w:shd w:val="clear" w:color="auto" w:fill="FFFFFF"/>
        </w:rPr>
        <w:t> objects.</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770088"/>
          <w:kern w:val="0"/>
          <w:sz w:val="20"/>
          <w:szCs w:val="20"/>
        </w:rPr>
        <w:t>public</w:t>
      </w: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770088"/>
          <w:kern w:val="0"/>
          <w:sz w:val="20"/>
          <w:szCs w:val="20"/>
        </w:rPr>
        <w:t>class</w:t>
      </w: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0000FF"/>
          <w:kern w:val="0"/>
          <w:sz w:val="20"/>
          <w:szCs w:val="20"/>
        </w:rPr>
        <w:t>Person</w:t>
      </w:r>
      <w:r w:rsidRPr="00875036">
        <w:rPr>
          <w:rFonts w:ascii="Courier New" w:eastAsia="Times New Roman" w:hAnsi="Courier New" w:cs="Courier New"/>
          <w:color w:val="000000"/>
          <w:kern w:val="0"/>
          <w:sz w:val="20"/>
          <w:szCs w:val="20"/>
        </w:rPr>
        <w:t xml:space="preserve"> {</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770088"/>
          <w:kern w:val="0"/>
          <w:sz w:val="20"/>
          <w:szCs w:val="20"/>
        </w:rPr>
        <w:t>private</w:t>
      </w:r>
      <w:r w:rsidRPr="00875036">
        <w:rPr>
          <w:rFonts w:ascii="Courier New" w:eastAsia="Times New Roman" w:hAnsi="Courier New" w:cs="Courier New"/>
          <w:color w:val="000000"/>
          <w:kern w:val="0"/>
          <w:sz w:val="20"/>
          <w:szCs w:val="20"/>
        </w:rPr>
        <w:t xml:space="preserve"> Name name;</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770088"/>
          <w:kern w:val="0"/>
          <w:sz w:val="20"/>
          <w:szCs w:val="20"/>
        </w:rPr>
        <w:t>private</w:t>
      </w:r>
      <w:r w:rsidRPr="00875036">
        <w:rPr>
          <w:rFonts w:ascii="Courier New" w:eastAsia="Times New Roman" w:hAnsi="Courier New" w:cs="Courier New"/>
          <w:color w:val="000000"/>
          <w:kern w:val="0"/>
          <w:sz w:val="20"/>
          <w:szCs w:val="20"/>
        </w:rPr>
        <w:t xml:space="preserve"> Address address;</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770088"/>
          <w:kern w:val="0"/>
          <w:sz w:val="20"/>
          <w:szCs w:val="20"/>
        </w:rPr>
        <w:t>public</w:t>
      </w:r>
      <w:r w:rsidRPr="00875036">
        <w:rPr>
          <w:rFonts w:ascii="Courier New" w:eastAsia="Times New Roman" w:hAnsi="Courier New" w:cs="Courier New"/>
          <w:color w:val="000000"/>
          <w:kern w:val="0"/>
          <w:sz w:val="20"/>
          <w:szCs w:val="20"/>
        </w:rPr>
        <w:t xml:space="preserve"> Person(Person originalPerson) {</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770088"/>
          <w:kern w:val="0"/>
          <w:sz w:val="20"/>
          <w:szCs w:val="20"/>
        </w:rPr>
        <w:t>this</w:t>
      </w:r>
      <w:r w:rsidRPr="00875036">
        <w:rPr>
          <w:rFonts w:ascii="Courier New" w:eastAsia="Times New Roman" w:hAnsi="Courier New" w:cs="Courier New"/>
          <w:color w:val="000000"/>
          <w:kern w:val="0"/>
          <w:sz w:val="20"/>
          <w:szCs w:val="20"/>
        </w:rPr>
        <w:t>.name = originalPerson.name;</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 xml:space="preserve">         </w:t>
      </w:r>
      <w:r w:rsidRPr="00875036">
        <w:rPr>
          <w:rFonts w:ascii="Courier New" w:eastAsia="Times New Roman" w:hAnsi="Courier New" w:cs="Courier New"/>
          <w:color w:val="770088"/>
          <w:kern w:val="0"/>
          <w:sz w:val="20"/>
          <w:szCs w:val="20"/>
        </w:rPr>
        <w:t>this</w:t>
      </w:r>
      <w:r w:rsidRPr="00875036">
        <w:rPr>
          <w:rFonts w:ascii="Courier New" w:eastAsia="Times New Roman" w:hAnsi="Courier New" w:cs="Courier New"/>
          <w:color w:val="000000"/>
          <w:kern w:val="0"/>
          <w:sz w:val="20"/>
          <w:szCs w:val="20"/>
        </w:rPr>
        <w:t>.address = originalPerson.address;</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lastRenderedPageBreak/>
        <w:t xml:space="preserve">    }</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w:t>
      </w:r>
    </w:p>
    <w:p w:rsidR="00875036" w:rsidRPr="00875036" w:rsidRDefault="00875036" w:rsidP="00875036">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875036">
        <w:rPr>
          <w:rFonts w:ascii="Courier New" w:eastAsia="Times New Roman" w:hAnsi="Courier New" w:cs="Courier New"/>
          <w:color w:val="000000"/>
          <w:kern w:val="0"/>
          <w:sz w:val="20"/>
          <w:szCs w:val="20"/>
        </w:rPr>
        <w:t>}</w:t>
      </w:r>
    </w:p>
    <w:p w:rsidR="00875036" w:rsidRDefault="009E1172" w:rsidP="00801123">
      <w:pPr>
        <w:rPr>
          <w:rFonts w:ascii="Cambria" w:hAnsi="Cambria"/>
          <w:color w:val="222635"/>
          <w:sz w:val="29"/>
          <w:szCs w:val="29"/>
          <w:shd w:val="clear" w:color="auto" w:fill="FFFFFF"/>
        </w:rPr>
      </w:pPr>
      <w:r>
        <w:rPr>
          <w:rFonts w:ascii="Cambria" w:hAnsi="Cambria"/>
          <w:color w:val="222635"/>
          <w:sz w:val="29"/>
          <w:szCs w:val="29"/>
          <w:shd w:val="clear" w:color="auto" w:fill="FFFFFF"/>
        </w:rPr>
        <w:t>The problem with the shallow copy is that the two objects are not independent. If you modify the Name object of one </w:t>
      </w:r>
      <w:r>
        <w:rPr>
          <w:rStyle w:val="Emphasis"/>
          <w:rFonts w:ascii="Cambria" w:hAnsi="Cambria"/>
          <w:color w:val="222635"/>
          <w:sz w:val="29"/>
          <w:szCs w:val="29"/>
          <w:shd w:val="clear" w:color="auto" w:fill="FFFFFF"/>
        </w:rPr>
        <w:t>Person</w:t>
      </w:r>
      <w:r>
        <w:rPr>
          <w:rFonts w:ascii="Cambria" w:hAnsi="Cambria"/>
          <w:color w:val="222635"/>
          <w:sz w:val="29"/>
          <w:szCs w:val="29"/>
          <w:shd w:val="clear" w:color="auto" w:fill="FFFFFF"/>
        </w:rPr>
        <w:t>, the change will be reflected in the other Person object.</w:t>
      </w:r>
    </w:p>
    <w:p w:rsidR="00D4194D" w:rsidRDefault="00D4194D" w:rsidP="00D4194D">
      <w:pPr>
        <w:pStyle w:val="Heading4"/>
      </w:pPr>
      <w:r>
        <w:rPr>
          <w:rStyle w:val="Strong"/>
          <w:rFonts w:ascii="Helvetica" w:hAnsi="Helvetica" w:cs="Helvetica"/>
          <w:b/>
          <w:bCs/>
          <w:color w:val="222635"/>
          <w:spacing w:val="-8"/>
          <w:sz w:val="45"/>
          <w:szCs w:val="45"/>
        </w:rPr>
        <w:t>Deep Copy</w:t>
      </w:r>
    </w:p>
    <w:p w:rsidR="00A86FA2" w:rsidRPr="00A86FA2" w:rsidRDefault="00A86FA2" w:rsidP="00A86FA2">
      <w:pPr>
        <w:widowControl/>
        <w:shd w:val="clear" w:color="auto" w:fill="FFFFFF"/>
        <w:spacing w:before="75" w:after="225"/>
        <w:jc w:val="left"/>
        <w:rPr>
          <w:rFonts w:ascii="Cambria" w:eastAsia="Times New Roman" w:hAnsi="Cambria" w:cs="Times New Roman"/>
          <w:color w:val="222635"/>
          <w:kern w:val="0"/>
          <w:sz w:val="29"/>
          <w:szCs w:val="29"/>
        </w:rPr>
      </w:pPr>
      <w:r w:rsidRPr="00A86FA2">
        <w:rPr>
          <w:rFonts w:ascii="Cambria" w:eastAsia="Times New Roman" w:hAnsi="Cambria" w:cs="Times New Roman"/>
          <w:color w:val="222635"/>
          <w:kern w:val="0"/>
          <w:sz w:val="29"/>
          <w:szCs w:val="29"/>
        </w:rPr>
        <w:t>Unlike the shallow copy, a deep copy is a</w:t>
      </w:r>
      <w:r w:rsidRPr="00A86FA2">
        <w:rPr>
          <w:rFonts w:ascii="Cambria" w:eastAsia="Times New Roman" w:hAnsi="Cambria" w:cs="Times New Roman"/>
          <w:b/>
          <w:bCs/>
          <w:color w:val="222635"/>
          <w:kern w:val="0"/>
          <w:sz w:val="29"/>
          <w:szCs w:val="29"/>
        </w:rPr>
        <w:t> fully independent copy of an object</w:t>
      </w:r>
      <w:r w:rsidRPr="00A86FA2">
        <w:rPr>
          <w:rFonts w:ascii="Cambria" w:eastAsia="Times New Roman" w:hAnsi="Cambria" w:cs="Times New Roman"/>
          <w:color w:val="222635"/>
          <w:kern w:val="0"/>
          <w:sz w:val="29"/>
          <w:szCs w:val="29"/>
        </w:rPr>
        <w:t>. If we copied our Person object, we would copy the entire object structure.</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770088"/>
          <w:kern w:val="0"/>
          <w:sz w:val="20"/>
          <w:szCs w:val="20"/>
        </w:rPr>
        <w:t>public</w:t>
      </w: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770088"/>
          <w:kern w:val="0"/>
          <w:sz w:val="20"/>
          <w:szCs w:val="20"/>
        </w:rPr>
        <w:t>class</w:t>
      </w: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0000FF"/>
          <w:kern w:val="0"/>
          <w:sz w:val="20"/>
          <w:szCs w:val="20"/>
        </w:rPr>
        <w:t>Person</w:t>
      </w:r>
      <w:r w:rsidRPr="00DE5EA5">
        <w:rPr>
          <w:rFonts w:ascii="Courier New" w:eastAsia="Times New Roman" w:hAnsi="Courier New" w:cs="Courier New"/>
          <w:color w:val="000000"/>
          <w:kern w:val="0"/>
          <w:sz w:val="20"/>
          <w:szCs w:val="20"/>
        </w:rPr>
        <w:t xml:space="preserve"> {</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770088"/>
          <w:kern w:val="0"/>
          <w:sz w:val="20"/>
          <w:szCs w:val="20"/>
        </w:rPr>
        <w:t>private</w:t>
      </w:r>
      <w:r w:rsidRPr="00DE5EA5">
        <w:rPr>
          <w:rFonts w:ascii="Courier New" w:eastAsia="Times New Roman" w:hAnsi="Courier New" w:cs="Courier New"/>
          <w:color w:val="000000"/>
          <w:kern w:val="0"/>
          <w:sz w:val="20"/>
          <w:szCs w:val="20"/>
        </w:rPr>
        <w:t xml:space="preserve"> Name name;</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770088"/>
          <w:kern w:val="0"/>
          <w:sz w:val="20"/>
          <w:szCs w:val="20"/>
        </w:rPr>
        <w:t>private</w:t>
      </w:r>
      <w:r w:rsidRPr="00DE5EA5">
        <w:rPr>
          <w:rFonts w:ascii="Courier New" w:eastAsia="Times New Roman" w:hAnsi="Courier New" w:cs="Courier New"/>
          <w:color w:val="000000"/>
          <w:kern w:val="0"/>
          <w:sz w:val="20"/>
          <w:szCs w:val="20"/>
        </w:rPr>
        <w:t xml:space="preserve"> Address address;</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770088"/>
          <w:kern w:val="0"/>
          <w:sz w:val="20"/>
          <w:szCs w:val="20"/>
        </w:rPr>
        <w:t>public</w:t>
      </w:r>
      <w:r w:rsidRPr="00DE5EA5">
        <w:rPr>
          <w:rFonts w:ascii="Courier New" w:eastAsia="Times New Roman" w:hAnsi="Courier New" w:cs="Courier New"/>
          <w:color w:val="000000"/>
          <w:kern w:val="0"/>
          <w:sz w:val="20"/>
          <w:szCs w:val="20"/>
        </w:rPr>
        <w:t xml:space="preserve"> Person(Person otherPerson) {</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770088"/>
          <w:kern w:val="0"/>
          <w:sz w:val="20"/>
          <w:szCs w:val="20"/>
        </w:rPr>
        <w:t>this</w:t>
      </w:r>
      <w:r w:rsidRPr="00DE5EA5">
        <w:rPr>
          <w:rFonts w:ascii="Courier New" w:eastAsia="Times New Roman" w:hAnsi="Courier New" w:cs="Courier New"/>
          <w:color w:val="000000"/>
          <w:kern w:val="0"/>
          <w:sz w:val="20"/>
          <w:szCs w:val="20"/>
        </w:rPr>
        <w:t xml:space="preserve">.name    =  </w:t>
      </w:r>
      <w:r w:rsidRPr="00DE5EA5">
        <w:rPr>
          <w:rFonts w:ascii="Courier New" w:eastAsia="Times New Roman" w:hAnsi="Courier New" w:cs="Courier New"/>
          <w:color w:val="770088"/>
          <w:kern w:val="0"/>
          <w:sz w:val="20"/>
          <w:szCs w:val="20"/>
        </w:rPr>
        <w:t>new</w:t>
      </w:r>
      <w:r w:rsidRPr="00DE5EA5">
        <w:rPr>
          <w:rFonts w:ascii="Courier New" w:eastAsia="Times New Roman" w:hAnsi="Courier New" w:cs="Courier New"/>
          <w:color w:val="000000"/>
          <w:kern w:val="0"/>
          <w:sz w:val="20"/>
          <w:szCs w:val="20"/>
        </w:rPr>
        <w:t xml:space="preserve"> Name(otherPerson.name);</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 xml:space="preserve">         </w:t>
      </w:r>
      <w:r w:rsidRPr="00DE5EA5">
        <w:rPr>
          <w:rFonts w:ascii="Courier New" w:eastAsia="Times New Roman" w:hAnsi="Courier New" w:cs="Courier New"/>
          <w:color w:val="770088"/>
          <w:kern w:val="0"/>
          <w:sz w:val="20"/>
          <w:szCs w:val="20"/>
        </w:rPr>
        <w:t>this</w:t>
      </w:r>
      <w:r w:rsidRPr="00DE5EA5">
        <w:rPr>
          <w:rFonts w:ascii="Courier New" w:eastAsia="Times New Roman" w:hAnsi="Courier New" w:cs="Courier New"/>
          <w:color w:val="000000"/>
          <w:kern w:val="0"/>
          <w:sz w:val="20"/>
          <w:szCs w:val="20"/>
        </w:rPr>
        <w:t xml:space="preserve">.address =  </w:t>
      </w:r>
      <w:r w:rsidRPr="00DE5EA5">
        <w:rPr>
          <w:rFonts w:ascii="Courier New" w:eastAsia="Times New Roman" w:hAnsi="Courier New" w:cs="Courier New"/>
          <w:color w:val="770088"/>
          <w:kern w:val="0"/>
          <w:sz w:val="20"/>
          <w:szCs w:val="20"/>
        </w:rPr>
        <w:t>new</w:t>
      </w:r>
      <w:r w:rsidRPr="00DE5EA5">
        <w:rPr>
          <w:rFonts w:ascii="Courier New" w:eastAsia="Times New Roman" w:hAnsi="Courier New" w:cs="Courier New"/>
          <w:color w:val="000000"/>
          <w:kern w:val="0"/>
          <w:sz w:val="20"/>
          <w:szCs w:val="20"/>
        </w:rPr>
        <w:t xml:space="preserve"> Address(otherPerson.address);</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 xml:space="preserve">    }</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w:t>
      </w:r>
    </w:p>
    <w:p w:rsidR="00DE5EA5" w:rsidRPr="00DE5EA5" w:rsidRDefault="00DE5EA5" w:rsidP="00DE5EA5">
      <w:pPr>
        <w:widowControl/>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000000"/>
          <w:kern w:val="0"/>
          <w:sz w:val="20"/>
          <w:szCs w:val="20"/>
        </w:rPr>
      </w:pPr>
      <w:r w:rsidRPr="00DE5EA5">
        <w:rPr>
          <w:rFonts w:ascii="Courier New" w:eastAsia="Times New Roman" w:hAnsi="Courier New" w:cs="Courier New"/>
          <w:color w:val="000000"/>
          <w:kern w:val="0"/>
          <w:sz w:val="20"/>
          <w:szCs w:val="20"/>
        </w:rPr>
        <w:t>}</w:t>
      </w:r>
    </w:p>
    <w:p w:rsidR="00D4194D" w:rsidRDefault="00D4194D" w:rsidP="00801123"/>
    <w:p w:rsidR="004B5483" w:rsidRDefault="004B5483" w:rsidP="00801123"/>
    <w:p w:rsidR="004B5483" w:rsidRDefault="004B5483" w:rsidP="004B5483">
      <w:pPr>
        <w:pStyle w:val="Heading3"/>
        <w:rPr>
          <w:bdr w:val="none" w:sz="0" w:space="0" w:color="auto" w:frame="1"/>
        </w:rPr>
      </w:pPr>
      <w:r w:rsidRPr="004B5483">
        <w:rPr>
          <w:bdr w:val="none" w:sz="0" w:space="0" w:color="auto" w:frame="1"/>
        </w:rPr>
        <w:t>How to make a deep co</w:t>
      </w:r>
      <w:r>
        <w:rPr>
          <w:bdr w:val="none" w:sz="0" w:space="0" w:color="auto" w:frame="1"/>
        </w:rPr>
        <w:t>py of Java ArrayList?</w:t>
      </w:r>
    </w:p>
    <w:p w:rsidR="004B5483" w:rsidRDefault="00BA47EA" w:rsidP="004B5483">
      <w:hyperlink r:id="rId274" w:history="1">
        <w:r w:rsidR="004B5483">
          <w:rPr>
            <w:rStyle w:val="Hyperlink"/>
          </w:rPr>
          <w:t>https://stackoverflow.com/questions/7042182/how-to-make-a-deep-copy-of-java-arraylist</w:t>
        </w:r>
      </w:hyperlink>
    </w:p>
    <w:p w:rsidR="00D971D1" w:rsidRPr="004B5483" w:rsidRDefault="00D971D1" w:rsidP="004B5483"/>
    <w:p w:rsidR="004B5483" w:rsidRPr="008E3126" w:rsidRDefault="00BA47EA" w:rsidP="00801123">
      <w:hyperlink r:id="rId275" w:history="1">
        <w:r w:rsidR="00ED10CC">
          <w:rPr>
            <w:rStyle w:val="Hyperlink"/>
          </w:rPr>
          <w:t>https://stackoverflow.com/questions/715650/how-to-clone-arraylist-and-also-clone-its-contents</w:t>
        </w:r>
      </w:hyperlink>
    </w:p>
    <w:sectPr w:rsidR="004B5483" w:rsidRPr="008E3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89F" w:rsidRDefault="0043289F" w:rsidP="00195A6C">
      <w:r>
        <w:separator/>
      </w:r>
    </w:p>
  </w:endnote>
  <w:endnote w:type="continuationSeparator" w:id="0">
    <w:p w:rsidR="0043289F" w:rsidRDefault="0043289F" w:rsidP="00195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89F" w:rsidRDefault="0043289F" w:rsidP="00195A6C">
      <w:r>
        <w:separator/>
      </w:r>
    </w:p>
  </w:footnote>
  <w:footnote w:type="continuationSeparator" w:id="0">
    <w:p w:rsidR="0043289F" w:rsidRDefault="0043289F" w:rsidP="00195A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4166"/>
    <w:multiLevelType w:val="multilevel"/>
    <w:tmpl w:val="5F08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C48CA"/>
    <w:multiLevelType w:val="hybridMultilevel"/>
    <w:tmpl w:val="BB7C0C74"/>
    <w:lvl w:ilvl="0" w:tplc="B80644D2">
      <w:start w:val="1"/>
      <w:numFmt w:val="decimal"/>
      <w:lvlText w:val="(%1)"/>
      <w:lvlJc w:val="left"/>
      <w:pPr>
        <w:ind w:left="990" w:hanging="360"/>
      </w:pPr>
      <w:rPr>
        <w:rFonts w:hint="default"/>
        <w:color w:val="auto"/>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 w15:restartNumberingAfterBreak="0">
    <w:nsid w:val="0307654E"/>
    <w:multiLevelType w:val="multilevel"/>
    <w:tmpl w:val="81E4A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55D84"/>
    <w:multiLevelType w:val="multilevel"/>
    <w:tmpl w:val="A9943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D03C8"/>
    <w:multiLevelType w:val="multilevel"/>
    <w:tmpl w:val="95A42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D50F9D"/>
    <w:multiLevelType w:val="hybridMultilevel"/>
    <w:tmpl w:val="6BD8C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B5735"/>
    <w:multiLevelType w:val="multilevel"/>
    <w:tmpl w:val="8582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DA46CF"/>
    <w:multiLevelType w:val="hybridMultilevel"/>
    <w:tmpl w:val="67DCF9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20DFE"/>
    <w:multiLevelType w:val="multilevel"/>
    <w:tmpl w:val="07B4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E70417"/>
    <w:multiLevelType w:val="hybridMultilevel"/>
    <w:tmpl w:val="AF9CA8F2"/>
    <w:lvl w:ilvl="0" w:tplc="67EEA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AA5C73"/>
    <w:multiLevelType w:val="hybridMultilevel"/>
    <w:tmpl w:val="8C2A8CFE"/>
    <w:lvl w:ilvl="0" w:tplc="CADE33AA">
      <w:start w:val="1"/>
      <w:numFmt w:val="decimal"/>
      <w:lvlText w:val="(%1)"/>
      <w:lvlJc w:val="left"/>
      <w:pPr>
        <w:ind w:left="810" w:hanging="45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6C000CD"/>
    <w:multiLevelType w:val="hybridMultilevel"/>
    <w:tmpl w:val="4A4E275E"/>
    <w:lvl w:ilvl="0" w:tplc="70A84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22265F"/>
    <w:multiLevelType w:val="multilevel"/>
    <w:tmpl w:val="73C2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D16E9"/>
    <w:multiLevelType w:val="hybridMultilevel"/>
    <w:tmpl w:val="4A66A77E"/>
    <w:lvl w:ilvl="0" w:tplc="AC9A3088">
      <w:start w:val="1"/>
      <w:numFmt w:val="lowerLetter"/>
      <w:lvlText w:val="(%1)"/>
      <w:lvlJc w:val="left"/>
      <w:pPr>
        <w:ind w:left="778"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4" w15:restartNumberingAfterBreak="0">
    <w:nsid w:val="24481D5A"/>
    <w:multiLevelType w:val="multilevel"/>
    <w:tmpl w:val="7A06B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C0115E"/>
    <w:multiLevelType w:val="multilevel"/>
    <w:tmpl w:val="D576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63ED1"/>
    <w:multiLevelType w:val="multilevel"/>
    <w:tmpl w:val="045477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740831"/>
    <w:multiLevelType w:val="multilevel"/>
    <w:tmpl w:val="C7EE7E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SimSun" w:hAnsiTheme="minorHAnsi" w:cs="Arial"/>
      </w:rPr>
    </w:lvl>
    <w:lvl w:ilvl="2">
      <w:start w:val="7"/>
      <w:numFmt w:val="decimal"/>
      <w:lvlText w:val="%3-"/>
      <w:lvlJc w:val="left"/>
      <w:pPr>
        <w:ind w:left="2160" w:hanging="360"/>
      </w:pPr>
      <w:rPr>
        <w:rFonts w:hint="default"/>
      </w:rPr>
    </w:lvl>
    <w:lvl w:ilvl="3">
      <w:start w:val="7"/>
      <w:numFmt w:val="decimal"/>
      <w:lvlText w:val="%4"/>
      <w:lvlJc w:val="left"/>
      <w:pPr>
        <w:ind w:left="2880" w:hanging="360"/>
      </w:pPr>
      <w:rPr>
        <w:rFonts w:hint="default"/>
      </w:rPr>
    </w:lvl>
    <w:lvl w:ilvl="4">
      <w:start w:val="22"/>
      <w:numFmt w:val="bullet"/>
      <w:lvlText w:val=""/>
      <w:lvlJc w:val="left"/>
      <w:pPr>
        <w:ind w:left="3600" w:hanging="360"/>
      </w:pPr>
      <w:rPr>
        <w:rFonts w:ascii="Wingdings" w:eastAsiaTheme="minorEastAsia" w:hAnsi="Wingdings" w:cstheme="minorBidi"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F161FB"/>
    <w:multiLevelType w:val="multilevel"/>
    <w:tmpl w:val="3CDE8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07D4F"/>
    <w:multiLevelType w:val="hybridMultilevel"/>
    <w:tmpl w:val="025AA5D6"/>
    <w:lvl w:ilvl="0" w:tplc="911C746E">
      <w:start w:val="1"/>
      <w:numFmt w:val="decimal"/>
      <w:lvlText w:val="%1."/>
      <w:lvlJc w:val="left"/>
      <w:pPr>
        <w:ind w:left="574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3BA1E9F"/>
    <w:multiLevelType w:val="multilevel"/>
    <w:tmpl w:val="C804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1A5C44"/>
    <w:multiLevelType w:val="multilevel"/>
    <w:tmpl w:val="E460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3E54A3"/>
    <w:multiLevelType w:val="hybridMultilevel"/>
    <w:tmpl w:val="535C5E5A"/>
    <w:lvl w:ilvl="0" w:tplc="2D3A723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EB3D02"/>
    <w:multiLevelType w:val="multilevel"/>
    <w:tmpl w:val="84D09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202FDB"/>
    <w:multiLevelType w:val="multilevel"/>
    <w:tmpl w:val="3B04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3C6C60"/>
    <w:multiLevelType w:val="hybridMultilevel"/>
    <w:tmpl w:val="F4FE64F2"/>
    <w:lvl w:ilvl="0" w:tplc="BBB8FB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709732D"/>
    <w:multiLevelType w:val="multilevel"/>
    <w:tmpl w:val="C156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EE4C3F"/>
    <w:multiLevelType w:val="multilevel"/>
    <w:tmpl w:val="C46CE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F17C9B"/>
    <w:multiLevelType w:val="multilevel"/>
    <w:tmpl w:val="20C6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1F0DFF"/>
    <w:multiLevelType w:val="multilevel"/>
    <w:tmpl w:val="47089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A2D54"/>
    <w:multiLevelType w:val="multilevel"/>
    <w:tmpl w:val="59D6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258A0"/>
    <w:multiLevelType w:val="hybridMultilevel"/>
    <w:tmpl w:val="E978309A"/>
    <w:lvl w:ilvl="0" w:tplc="82B02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9266AA"/>
    <w:multiLevelType w:val="hybridMultilevel"/>
    <w:tmpl w:val="170A3AC8"/>
    <w:lvl w:ilvl="0" w:tplc="CA4A1D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56F23C05"/>
    <w:multiLevelType w:val="hybridMultilevel"/>
    <w:tmpl w:val="F4BECBA2"/>
    <w:lvl w:ilvl="0" w:tplc="234C6AC2">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5821262A"/>
    <w:multiLevelType w:val="hybridMultilevel"/>
    <w:tmpl w:val="27AC66D6"/>
    <w:lvl w:ilvl="0" w:tplc="22185D98">
      <w:start w:val="1"/>
      <w:numFmt w:val="bullet"/>
      <w:lvlText w:val=""/>
      <w:lvlJc w:val="left"/>
      <w:pPr>
        <w:ind w:left="930" w:hanging="360"/>
      </w:pPr>
      <w:rPr>
        <w:rFonts w:ascii="Wingdings" w:eastAsiaTheme="minorEastAsia" w:hAnsi="Wingdings" w:cstheme="minorBidi"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35" w15:restartNumberingAfterBreak="0">
    <w:nsid w:val="5E647892"/>
    <w:multiLevelType w:val="multilevel"/>
    <w:tmpl w:val="76842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6A3E58"/>
    <w:multiLevelType w:val="multilevel"/>
    <w:tmpl w:val="E7DE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E609CF"/>
    <w:multiLevelType w:val="multilevel"/>
    <w:tmpl w:val="FEC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B2531"/>
    <w:multiLevelType w:val="multilevel"/>
    <w:tmpl w:val="16AE5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C6796E"/>
    <w:multiLevelType w:val="multilevel"/>
    <w:tmpl w:val="653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D64729"/>
    <w:multiLevelType w:val="multilevel"/>
    <w:tmpl w:val="6C02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DA38A0"/>
    <w:multiLevelType w:val="multilevel"/>
    <w:tmpl w:val="0C38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5D2170"/>
    <w:multiLevelType w:val="multilevel"/>
    <w:tmpl w:val="DBB08C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500575"/>
    <w:multiLevelType w:val="multilevel"/>
    <w:tmpl w:val="2A8C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677F76"/>
    <w:multiLevelType w:val="multilevel"/>
    <w:tmpl w:val="6C26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0"/>
  </w:num>
  <w:num w:numId="3">
    <w:abstractNumId w:val="10"/>
  </w:num>
  <w:num w:numId="4">
    <w:abstractNumId w:val="35"/>
  </w:num>
  <w:num w:numId="5">
    <w:abstractNumId w:val="21"/>
  </w:num>
  <w:num w:numId="6">
    <w:abstractNumId w:val="9"/>
  </w:num>
  <w:num w:numId="7">
    <w:abstractNumId w:val="2"/>
  </w:num>
  <w:num w:numId="8">
    <w:abstractNumId w:val="23"/>
  </w:num>
  <w:num w:numId="9">
    <w:abstractNumId w:val="26"/>
  </w:num>
  <w:num w:numId="10">
    <w:abstractNumId w:val="18"/>
  </w:num>
  <w:num w:numId="11">
    <w:abstractNumId w:val="24"/>
  </w:num>
  <w:num w:numId="12">
    <w:abstractNumId w:val="42"/>
  </w:num>
  <w:num w:numId="13">
    <w:abstractNumId w:val="22"/>
  </w:num>
  <w:num w:numId="14">
    <w:abstractNumId w:val="37"/>
  </w:num>
  <w:num w:numId="15">
    <w:abstractNumId w:val="4"/>
  </w:num>
  <w:num w:numId="16">
    <w:abstractNumId w:val="15"/>
  </w:num>
  <w:num w:numId="17">
    <w:abstractNumId w:val="40"/>
  </w:num>
  <w:num w:numId="18">
    <w:abstractNumId w:val="39"/>
  </w:num>
  <w:num w:numId="19">
    <w:abstractNumId w:val="28"/>
  </w:num>
  <w:num w:numId="20">
    <w:abstractNumId w:val="14"/>
  </w:num>
  <w:num w:numId="21">
    <w:abstractNumId w:val="3"/>
  </w:num>
  <w:num w:numId="22">
    <w:abstractNumId w:val="36"/>
  </w:num>
  <w:num w:numId="23">
    <w:abstractNumId w:val="29"/>
  </w:num>
  <w:num w:numId="24">
    <w:abstractNumId w:val="44"/>
  </w:num>
  <w:num w:numId="25">
    <w:abstractNumId w:val="17"/>
  </w:num>
  <w:num w:numId="26">
    <w:abstractNumId w:val="31"/>
  </w:num>
  <w:num w:numId="27">
    <w:abstractNumId w:val="8"/>
  </w:num>
  <w:num w:numId="28">
    <w:abstractNumId w:val="41"/>
  </w:num>
  <w:num w:numId="29">
    <w:abstractNumId w:val="13"/>
  </w:num>
  <w:num w:numId="30">
    <w:abstractNumId w:val="6"/>
  </w:num>
  <w:num w:numId="31">
    <w:abstractNumId w:val="19"/>
  </w:num>
  <w:num w:numId="32">
    <w:abstractNumId w:val="25"/>
  </w:num>
  <w:num w:numId="33">
    <w:abstractNumId w:val="11"/>
  </w:num>
  <w:num w:numId="34">
    <w:abstractNumId w:val="33"/>
  </w:num>
  <w:num w:numId="35">
    <w:abstractNumId w:val="34"/>
  </w:num>
  <w:num w:numId="36">
    <w:abstractNumId w:val="38"/>
  </w:num>
  <w:num w:numId="37">
    <w:abstractNumId w:val="20"/>
  </w:num>
  <w:num w:numId="38">
    <w:abstractNumId w:val="16"/>
  </w:num>
  <w:num w:numId="39">
    <w:abstractNumId w:val="0"/>
  </w:num>
  <w:num w:numId="40">
    <w:abstractNumId w:val="7"/>
  </w:num>
  <w:num w:numId="41">
    <w:abstractNumId w:val="5"/>
  </w:num>
  <w:num w:numId="42">
    <w:abstractNumId w:val="12"/>
  </w:num>
  <w:num w:numId="43">
    <w:abstractNumId w:val="43"/>
  </w:num>
  <w:num w:numId="44">
    <w:abstractNumId w:val="1"/>
  </w:num>
  <w:num w:numId="45">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6E3"/>
    <w:rsid w:val="0000003A"/>
    <w:rsid w:val="000038DC"/>
    <w:rsid w:val="00003EB8"/>
    <w:rsid w:val="0000487A"/>
    <w:rsid w:val="0000683A"/>
    <w:rsid w:val="00007199"/>
    <w:rsid w:val="00013F44"/>
    <w:rsid w:val="00015A56"/>
    <w:rsid w:val="000205AF"/>
    <w:rsid w:val="00021187"/>
    <w:rsid w:val="00021D07"/>
    <w:rsid w:val="00021DAF"/>
    <w:rsid w:val="00023DF4"/>
    <w:rsid w:val="0002406D"/>
    <w:rsid w:val="000241CE"/>
    <w:rsid w:val="00024FE8"/>
    <w:rsid w:val="00025BE5"/>
    <w:rsid w:val="0002602A"/>
    <w:rsid w:val="00026706"/>
    <w:rsid w:val="00026FD3"/>
    <w:rsid w:val="000274D4"/>
    <w:rsid w:val="00027DC5"/>
    <w:rsid w:val="0003009E"/>
    <w:rsid w:val="00030118"/>
    <w:rsid w:val="000314E4"/>
    <w:rsid w:val="00031950"/>
    <w:rsid w:val="00033384"/>
    <w:rsid w:val="00033BE1"/>
    <w:rsid w:val="0003526A"/>
    <w:rsid w:val="0003730E"/>
    <w:rsid w:val="00037664"/>
    <w:rsid w:val="000410B4"/>
    <w:rsid w:val="0004118D"/>
    <w:rsid w:val="0004219C"/>
    <w:rsid w:val="000441B2"/>
    <w:rsid w:val="000446FB"/>
    <w:rsid w:val="00045B81"/>
    <w:rsid w:val="000462F5"/>
    <w:rsid w:val="000473D4"/>
    <w:rsid w:val="000506CD"/>
    <w:rsid w:val="0005127E"/>
    <w:rsid w:val="00052FD5"/>
    <w:rsid w:val="00054062"/>
    <w:rsid w:val="000542D5"/>
    <w:rsid w:val="00056D96"/>
    <w:rsid w:val="00057529"/>
    <w:rsid w:val="000612DE"/>
    <w:rsid w:val="00062344"/>
    <w:rsid w:val="0006394F"/>
    <w:rsid w:val="00066B50"/>
    <w:rsid w:val="00072602"/>
    <w:rsid w:val="0007322C"/>
    <w:rsid w:val="00075B2D"/>
    <w:rsid w:val="00076385"/>
    <w:rsid w:val="00077482"/>
    <w:rsid w:val="00077ECB"/>
    <w:rsid w:val="00082275"/>
    <w:rsid w:val="00083314"/>
    <w:rsid w:val="000904EB"/>
    <w:rsid w:val="000913D8"/>
    <w:rsid w:val="000919A8"/>
    <w:rsid w:val="000928DC"/>
    <w:rsid w:val="000933FF"/>
    <w:rsid w:val="00094C90"/>
    <w:rsid w:val="00095A01"/>
    <w:rsid w:val="000A03EB"/>
    <w:rsid w:val="000A05F8"/>
    <w:rsid w:val="000A144B"/>
    <w:rsid w:val="000A2C24"/>
    <w:rsid w:val="000B0843"/>
    <w:rsid w:val="000B0FD8"/>
    <w:rsid w:val="000B7574"/>
    <w:rsid w:val="000C1CC9"/>
    <w:rsid w:val="000C28D8"/>
    <w:rsid w:val="000C356E"/>
    <w:rsid w:val="000C3F97"/>
    <w:rsid w:val="000C3FED"/>
    <w:rsid w:val="000C6FCD"/>
    <w:rsid w:val="000D027F"/>
    <w:rsid w:val="000D2E25"/>
    <w:rsid w:val="000D33E3"/>
    <w:rsid w:val="000D4052"/>
    <w:rsid w:val="000D46B8"/>
    <w:rsid w:val="000D64D0"/>
    <w:rsid w:val="000D73CA"/>
    <w:rsid w:val="000E0260"/>
    <w:rsid w:val="000E0263"/>
    <w:rsid w:val="000E15F4"/>
    <w:rsid w:val="000E35CB"/>
    <w:rsid w:val="000E7A2F"/>
    <w:rsid w:val="000F05DB"/>
    <w:rsid w:val="000F14D2"/>
    <w:rsid w:val="000F18AE"/>
    <w:rsid w:val="000F2D64"/>
    <w:rsid w:val="000F2D95"/>
    <w:rsid w:val="000F43E8"/>
    <w:rsid w:val="000F45F8"/>
    <w:rsid w:val="000F6F18"/>
    <w:rsid w:val="000F7D94"/>
    <w:rsid w:val="001032E2"/>
    <w:rsid w:val="00104B21"/>
    <w:rsid w:val="00106E89"/>
    <w:rsid w:val="00107477"/>
    <w:rsid w:val="00111C8F"/>
    <w:rsid w:val="00112EDF"/>
    <w:rsid w:val="00115283"/>
    <w:rsid w:val="00117037"/>
    <w:rsid w:val="00120C51"/>
    <w:rsid w:val="0012242C"/>
    <w:rsid w:val="001224EA"/>
    <w:rsid w:val="00122B13"/>
    <w:rsid w:val="00123AF8"/>
    <w:rsid w:val="00123BE9"/>
    <w:rsid w:val="001276FD"/>
    <w:rsid w:val="00127B30"/>
    <w:rsid w:val="001360AE"/>
    <w:rsid w:val="001366B6"/>
    <w:rsid w:val="00136D0B"/>
    <w:rsid w:val="001371A4"/>
    <w:rsid w:val="00140859"/>
    <w:rsid w:val="00141ECE"/>
    <w:rsid w:val="00142C93"/>
    <w:rsid w:val="001477F5"/>
    <w:rsid w:val="001516EA"/>
    <w:rsid w:val="00152FB0"/>
    <w:rsid w:val="00156B83"/>
    <w:rsid w:val="00156CD5"/>
    <w:rsid w:val="00162FE5"/>
    <w:rsid w:val="00165E40"/>
    <w:rsid w:val="00165EB9"/>
    <w:rsid w:val="00167203"/>
    <w:rsid w:val="00167920"/>
    <w:rsid w:val="00171636"/>
    <w:rsid w:val="001729EC"/>
    <w:rsid w:val="00172AAC"/>
    <w:rsid w:val="00172E71"/>
    <w:rsid w:val="0017446C"/>
    <w:rsid w:val="00174BB7"/>
    <w:rsid w:val="00174F34"/>
    <w:rsid w:val="00175C2A"/>
    <w:rsid w:val="0017770D"/>
    <w:rsid w:val="00177CE7"/>
    <w:rsid w:val="00177EA3"/>
    <w:rsid w:val="00180C5E"/>
    <w:rsid w:val="00180C7C"/>
    <w:rsid w:val="00180E8E"/>
    <w:rsid w:val="001814A3"/>
    <w:rsid w:val="00182AEC"/>
    <w:rsid w:val="0018549B"/>
    <w:rsid w:val="001865F1"/>
    <w:rsid w:val="001866EE"/>
    <w:rsid w:val="001922C9"/>
    <w:rsid w:val="001933B3"/>
    <w:rsid w:val="00195A6C"/>
    <w:rsid w:val="00195C89"/>
    <w:rsid w:val="001A082D"/>
    <w:rsid w:val="001A27DF"/>
    <w:rsid w:val="001A3D27"/>
    <w:rsid w:val="001A3F36"/>
    <w:rsid w:val="001A49AF"/>
    <w:rsid w:val="001A5048"/>
    <w:rsid w:val="001A57AE"/>
    <w:rsid w:val="001A5D00"/>
    <w:rsid w:val="001A778B"/>
    <w:rsid w:val="001B38FF"/>
    <w:rsid w:val="001B6645"/>
    <w:rsid w:val="001B6C73"/>
    <w:rsid w:val="001B7298"/>
    <w:rsid w:val="001C09EB"/>
    <w:rsid w:val="001C17B0"/>
    <w:rsid w:val="001C239D"/>
    <w:rsid w:val="001C2C8D"/>
    <w:rsid w:val="001C4122"/>
    <w:rsid w:val="001C4311"/>
    <w:rsid w:val="001C56BF"/>
    <w:rsid w:val="001C5B5A"/>
    <w:rsid w:val="001C6327"/>
    <w:rsid w:val="001C6A57"/>
    <w:rsid w:val="001C76F2"/>
    <w:rsid w:val="001C7CB3"/>
    <w:rsid w:val="001D03DF"/>
    <w:rsid w:val="001D088E"/>
    <w:rsid w:val="001D15A3"/>
    <w:rsid w:val="001D1F87"/>
    <w:rsid w:val="001D227D"/>
    <w:rsid w:val="001D7067"/>
    <w:rsid w:val="001E0BBC"/>
    <w:rsid w:val="001E235E"/>
    <w:rsid w:val="001E2F98"/>
    <w:rsid w:val="001E4075"/>
    <w:rsid w:val="001E5661"/>
    <w:rsid w:val="001E6387"/>
    <w:rsid w:val="001E6A83"/>
    <w:rsid w:val="001E6EC6"/>
    <w:rsid w:val="001F28C2"/>
    <w:rsid w:val="001F52AB"/>
    <w:rsid w:val="001F5B1D"/>
    <w:rsid w:val="001F7F54"/>
    <w:rsid w:val="00200B6C"/>
    <w:rsid w:val="00200CE9"/>
    <w:rsid w:val="00201583"/>
    <w:rsid w:val="0020250C"/>
    <w:rsid w:val="00202839"/>
    <w:rsid w:val="00202F1A"/>
    <w:rsid w:val="002048C2"/>
    <w:rsid w:val="002050D6"/>
    <w:rsid w:val="0020671E"/>
    <w:rsid w:val="00206F3C"/>
    <w:rsid w:val="00211113"/>
    <w:rsid w:val="00211197"/>
    <w:rsid w:val="00213B4E"/>
    <w:rsid w:val="00221FE1"/>
    <w:rsid w:val="00222478"/>
    <w:rsid w:val="0023059F"/>
    <w:rsid w:val="00232415"/>
    <w:rsid w:val="00232FC2"/>
    <w:rsid w:val="00236A84"/>
    <w:rsid w:val="00237991"/>
    <w:rsid w:val="00240ACC"/>
    <w:rsid w:val="00241186"/>
    <w:rsid w:val="00241611"/>
    <w:rsid w:val="002421FD"/>
    <w:rsid w:val="00243C7E"/>
    <w:rsid w:val="00245203"/>
    <w:rsid w:val="0024631B"/>
    <w:rsid w:val="00250243"/>
    <w:rsid w:val="002557CC"/>
    <w:rsid w:val="00255BF1"/>
    <w:rsid w:val="00260D84"/>
    <w:rsid w:val="002613D1"/>
    <w:rsid w:val="002615E7"/>
    <w:rsid w:val="00261E78"/>
    <w:rsid w:val="00261FAB"/>
    <w:rsid w:val="00262648"/>
    <w:rsid w:val="0026445D"/>
    <w:rsid w:val="00264635"/>
    <w:rsid w:val="002665D0"/>
    <w:rsid w:val="0027079B"/>
    <w:rsid w:val="00271117"/>
    <w:rsid w:val="002739C2"/>
    <w:rsid w:val="002760DC"/>
    <w:rsid w:val="002765AC"/>
    <w:rsid w:val="00276A72"/>
    <w:rsid w:val="002770BF"/>
    <w:rsid w:val="00280729"/>
    <w:rsid w:val="00280AA3"/>
    <w:rsid w:val="002822F8"/>
    <w:rsid w:val="00283193"/>
    <w:rsid w:val="0028371D"/>
    <w:rsid w:val="00284526"/>
    <w:rsid w:val="002878EB"/>
    <w:rsid w:val="002916AA"/>
    <w:rsid w:val="00291B23"/>
    <w:rsid w:val="00293CF5"/>
    <w:rsid w:val="00293D7B"/>
    <w:rsid w:val="00293DD5"/>
    <w:rsid w:val="00293EA1"/>
    <w:rsid w:val="0029564A"/>
    <w:rsid w:val="00295FDA"/>
    <w:rsid w:val="00296932"/>
    <w:rsid w:val="00296ECE"/>
    <w:rsid w:val="002976B1"/>
    <w:rsid w:val="002A04C6"/>
    <w:rsid w:val="002A3686"/>
    <w:rsid w:val="002A3F43"/>
    <w:rsid w:val="002A63D6"/>
    <w:rsid w:val="002A7364"/>
    <w:rsid w:val="002B2320"/>
    <w:rsid w:val="002B263A"/>
    <w:rsid w:val="002B310B"/>
    <w:rsid w:val="002B43E7"/>
    <w:rsid w:val="002B7DB3"/>
    <w:rsid w:val="002D0395"/>
    <w:rsid w:val="002D37F3"/>
    <w:rsid w:val="002D381B"/>
    <w:rsid w:val="002D41EC"/>
    <w:rsid w:val="002D532A"/>
    <w:rsid w:val="002D5CE1"/>
    <w:rsid w:val="002D687C"/>
    <w:rsid w:val="002D696B"/>
    <w:rsid w:val="002D6BD7"/>
    <w:rsid w:val="002E2A13"/>
    <w:rsid w:val="002E397D"/>
    <w:rsid w:val="002E425B"/>
    <w:rsid w:val="002E6349"/>
    <w:rsid w:val="002E7191"/>
    <w:rsid w:val="002E72B0"/>
    <w:rsid w:val="002F25D8"/>
    <w:rsid w:val="002F3EDA"/>
    <w:rsid w:val="002F44DC"/>
    <w:rsid w:val="002F509D"/>
    <w:rsid w:val="002F5CB0"/>
    <w:rsid w:val="002F67D5"/>
    <w:rsid w:val="0030191E"/>
    <w:rsid w:val="0030583F"/>
    <w:rsid w:val="003061DF"/>
    <w:rsid w:val="00306431"/>
    <w:rsid w:val="00306EF3"/>
    <w:rsid w:val="003078A9"/>
    <w:rsid w:val="003114B9"/>
    <w:rsid w:val="00312B1F"/>
    <w:rsid w:val="0031406E"/>
    <w:rsid w:val="00316286"/>
    <w:rsid w:val="00323B1C"/>
    <w:rsid w:val="00324225"/>
    <w:rsid w:val="00325252"/>
    <w:rsid w:val="003275D0"/>
    <w:rsid w:val="003332DE"/>
    <w:rsid w:val="00333941"/>
    <w:rsid w:val="003348ED"/>
    <w:rsid w:val="003352BF"/>
    <w:rsid w:val="00335BE7"/>
    <w:rsid w:val="00336678"/>
    <w:rsid w:val="00337F1E"/>
    <w:rsid w:val="003407E6"/>
    <w:rsid w:val="00342B11"/>
    <w:rsid w:val="0034457D"/>
    <w:rsid w:val="00345490"/>
    <w:rsid w:val="003467AD"/>
    <w:rsid w:val="003474D3"/>
    <w:rsid w:val="00350F42"/>
    <w:rsid w:val="0035240B"/>
    <w:rsid w:val="003530F5"/>
    <w:rsid w:val="0035519A"/>
    <w:rsid w:val="00355291"/>
    <w:rsid w:val="00356DD8"/>
    <w:rsid w:val="00360A49"/>
    <w:rsid w:val="00363113"/>
    <w:rsid w:val="00363EC5"/>
    <w:rsid w:val="00364661"/>
    <w:rsid w:val="003668CF"/>
    <w:rsid w:val="0037041F"/>
    <w:rsid w:val="00371EC4"/>
    <w:rsid w:val="003722C4"/>
    <w:rsid w:val="00372DCB"/>
    <w:rsid w:val="00381633"/>
    <w:rsid w:val="00392456"/>
    <w:rsid w:val="00392ADA"/>
    <w:rsid w:val="00392D46"/>
    <w:rsid w:val="003A042F"/>
    <w:rsid w:val="003A12F6"/>
    <w:rsid w:val="003A2FAC"/>
    <w:rsid w:val="003A3246"/>
    <w:rsid w:val="003B25E6"/>
    <w:rsid w:val="003B3784"/>
    <w:rsid w:val="003B49F2"/>
    <w:rsid w:val="003B5D53"/>
    <w:rsid w:val="003B60CE"/>
    <w:rsid w:val="003B6887"/>
    <w:rsid w:val="003B694A"/>
    <w:rsid w:val="003B761B"/>
    <w:rsid w:val="003C3E23"/>
    <w:rsid w:val="003C45B7"/>
    <w:rsid w:val="003C4650"/>
    <w:rsid w:val="003C5DE5"/>
    <w:rsid w:val="003C6A42"/>
    <w:rsid w:val="003D02C3"/>
    <w:rsid w:val="003D0907"/>
    <w:rsid w:val="003D3EA0"/>
    <w:rsid w:val="003D48BC"/>
    <w:rsid w:val="003D4C8C"/>
    <w:rsid w:val="003D775C"/>
    <w:rsid w:val="003D7836"/>
    <w:rsid w:val="003E259B"/>
    <w:rsid w:val="003E3A47"/>
    <w:rsid w:val="003E5EF0"/>
    <w:rsid w:val="003E64F7"/>
    <w:rsid w:val="003E681E"/>
    <w:rsid w:val="003F1A4E"/>
    <w:rsid w:val="003F3460"/>
    <w:rsid w:val="003F716D"/>
    <w:rsid w:val="00401CD5"/>
    <w:rsid w:val="00403A4C"/>
    <w:rsid w:val="00403D53"/>
    <w:rsid w:val="00406B86"/>
    <w:rsid w:val="00410ECD"/>
    <w:rsid w:val="0041431F"/>
    <w:rsid w:val="004154C3"/>
    <w:rsid w:val="00424112"/>
    <w:rsid w:val="004243CE"/>
    <w:rsid w:val="004254B4"/>
    <w:rsid w:val="00425C79"/>
    <w:rsid w:val="00425D21"/>
    <w:rsid w:val="0042702E"/>
    <w:rsid w:val="00432092"/>
    <w:rsid w:val="0043232C"/>
    <w:rsid w:val="0043289F"/>
    <w:rsid w:val="00433DFB"/>
    <w:rsid w:val="00437340"/>
    <w:rsid w:val="00440500"/>
    <w:rsid w:val="0044122E"/>
    <w:rsid w:val="004417C2"/>
    <w:rsid w:val="00441EAE"/>
    <w:rsid w:val="00442635"/>
    <w:rsid w:val="004427A3"/>
    <w:rsid w:val="00443B1F"/>
    <w:rsid w:val="00443E2C"/>
    <w:rsid w:val="00443E5D"/>
    <w:rsid w:val="00444786"/>
    <w:rsid w:val="00445041"/>
    <w:rsid w:val="00451759"/>
    <w:rsid w:val="0045287F"/>
    <w:rsid w:val="00452F1F"/>
    <w:rsid w:val="004545F9"/>
    <w:rsid w:val="0045467D"/>
    <w:rsid w:val="00455B49"/>
    <w:rsid w:val="0045699C"/>
    <w:rsid w:val="00460EF4"/>
    <w:rsid w:val="00462322"/>
    <w:rsid w:val="004623FF"/>
    <w:rsid w:val="00463289"/>
    <w:rsid w:val="00464EBF"/>
    <w:rsid w:val="004702ED"/>
    <w:rsid w:val="0047102F"/>
    <w:rsid w:val="00473E2A"/>
    <w:rsid w:val="004746D9"/>
    <w:rsid w:val="00475A34"/>
    <w:rsid w:val="00475F34"/>
    <w:rsid w:val="004761A7"/>
    <w:rsid w:val="00481296"/>
    <w:rsid w:val="004812A5"/>
    <w:rsid w:val="00481847"/>
    <w:rsid w:val="00481DC9"/>
    <w:rsid w:val="00482217"/>
    <w:rsid w:val="00485B37"/>
    <w:rsid w:val="004869C7"/>
    <w:rsid w:val="004900F2"/>
    <w:rsid w:val="00490F1A"/>
    <w:rsid w:val="004926CE"/>
    <w:rsid w:val="00492DE3"/>
    <w:rsid w:val="00494627"/>
    <w:rsid w:val="00494FC9"/>
    <w:rsid w:val="00495522"/>
    <w:rsid w:val="00497FB0"/>
    <w:rsid w:val="004A130E"/>
    <w:rsid w:val="004A4A2E"/>
    <w:rsid w:val="004A54FF"/>
    <w:rsid w:val="004A698B"/>
    <w:rsid w:val="004B15CC"/>
    <w:rsid w:val="004B2E20"/>
    <w:rsid w:val="004B2ED5"/>
    <w:rsid w:val="004B3B38"/>
    <w:rsid w:val="004B3EA8"/>
    <w:rsid w:val="004B4DA7"/>
    <w:rsid w:val="004B5483"/>
    <w:rsid w:val="004B657D"/>
    <w:rsid w:val="004C0C36"/>
    <w:rsid w:val="004C1808"/>
    <w:rsid w:val="004C1F18"/>
    <w:rsid w:val="004C3CF2"/>
    <w:rsid w:val="004C66E2"/>
    <w:rsid w:val="004D09C0"/>
    <w:rsid w:val="004D0D04"/>
    <w:rsid w:val="004D6BB9"/>
    <w:rsid w:val="004D7576"/>
    <w:rsid w:val="004E25B2"/>
    <w:rsid w:val="004E2F37"/>
    <w:rsid w:val="004E336A"/>
    <w:rsid w:val="004E3B95"/>
    <w:rsid w:val="004E5DAC"/>
    <w:rsid w:val="004F230D"/>
    <w:rsid w:val="004F35F7"/>
    <w:rsid w:val="004F3DD4"/>
    <w:rsid w:val="004F43F5"/>
    <w:rsid w:val="004F4E2A"/>
    <w:rsid w:val="004F51BF"/>
    <w:rsid w:val="004F7BF3"/>
    <w:rsid w:val="004F7CC9"/>
    <w:rsid w:val="00500951"/>
    <w:rsid w:val="00500F73"/>
    <w:rsid w:val="00503056"/>
    <w:rsid w:val="005043E4"/>
    <w:rsid w:val="00507E05"/>
    <w:rsid w:val="005111AE"/>
    <w:rsid w:val="00514EF5"/>
    <w:rsid w:val="0051683B"/>
    <w:rsid w:val="0052161E"/>
    <w:rsid w:val="00525679"/>
    <w:rsid w:val="00527D2C"/>
    <w:rsid w:val="00527D81"/>
    <w:rsid w:val="00532AAE"/>
    <w:rsid w:val="00532E87"/>
    <w:rsid w:val="0053474A"/>
    <w:rsid w:val="0054171F"/>
    <w:rsid w:val="00543441"/>
    <w:rsid w:val="0054358D"/>
    <w:rsid w:val="005439E6"/>
    <w:rsid w:val="00544BEC"/>
    <w:rsid w:val="00550171"/>
    <w:rsid w:val="00550B3F"/>
    <w:rsid w:val="00551429"/>
    <w:rsid w:val="005517CD"/>
    <w:rsid w:val="00553BB7"/>
    <w:rsid w:val="005549A7"/>
    <w:rsid w:val="00555A87"/>
    <w:rsid w:val="005604B7"/>
    <w:rsid w:val="0056068C"/>
    <w:rsid w:val="005619A5"/>
    <w:rsid w:val="00563304"/>
    <w:rsid w:val="005661C8"/>
    <w:rsid w:val="0056791E"/>
    <w:rsid w:val="005738A9"/>
    <w:rsid w:val="00576E3A"/>
    <w:rsid w:val="005776DD"/>
    <w:rsid w:val="00577761"/>
    <w:rsid w:val="005800B8"/>
    <w:rsid w:val="00581791"/>
    <w:rsid w:val="00581A25"/>
    <w:rsid w:val="00581A4F"/>
    <w:rsid w:val="005834C6"/>
    <w:rsid w:val="00585828"/>
    <w:rsid w:val="005868D7"/>
    <w:rsid w:val="005871FB"/>
    <w:rsid w:val="005877EE"/>
    <w:rsid w:val="00591C9D"/>
    <w:rsid w:val="00593E1E"/>
    <w:rsid w:val="0059675D"/>
    <w:rsid w:val="005A03C8"/>
    <w:rsid w:val="005A2B32"/>
    <w:rsid w:val="005A2E9B"/>
    <w:rsid w:val="005A3EC9"/>
    <w:rsid w:val="005B0C98"/>
    <w:rsid w:val="005B16DC"/>
    <w:rsid w:val="005B2B1A"/>
    <w:rsid w:val="005B5155"/>
    <w:rsid w:val="005B5EF1"/>
    <w:rsid w:val="005B609F"/>
    <w:rsid w:val="005B6E80"/>
    <w:rsid w:val="005B77C8"/>
    <w:rsid w:val="005C0A02"/>
    <w:rsid w:val="005C202C"/>
    <w:rsid w:val="005C404C"/>
    <w:rsid w:val="005C41E3"/>
    <w:rsid w:val="005C5A1C"/>
    <w:rsid w:val="005C5E64"/>
    <w:rsid w:val="005C6378"/>
    <w:rsid w:val="005C739B"/>
    <w:rsid w:val="005D4E87"/>
    <w:rsid w:val="005D74FB"/>
    <w:rsid w:val="005D7E63"/>
    <w:rsid w:val="005E1575"/>
    <w:rsid w:val="005E1FA6"/>
    <w:rsid w:val="005E2003"/>
    <w:rsid w:val="005E25FB"/>
    <w:rsid w:val="005E2BAD"/>
    <w:rsid w:val="005E498E"/>
    <w:rsid w:val="005E6842"/>
    <w:rsid w:val="005E700E"/>
    <w:rsid w:val="005F095A"/>
    <w:rsid w:val="005F2E6B"/>
    <w:rsid w:val="005F332E"/>
    <w:rsid w:val="00604344"/>
    <w:rsid w:val="00604467"/>
    <w:rsid w:val="006052CA"/>
    <w:rsid w:val="0060653A"/>
    <w:rsid w:val="006118ED"/>
    <w:rsid w:val="006121A4"/>
    <w:rsid w:val="00613386"/>
    <w:rsid w:val="0061508D"/>
    <w:rsid w:val="006169AE"/>
    <w:rsid w:val="00616DD4"/>
    <w:rsid w:val="00617220"/>
    <w:rsid w:val="00617D98"/>
    <w:rsid w:val="006201B7"/>
    <w:rsid w:val="006217FB"/>
    <w:rsid w:val="0062771A"/>
    <w:rsid w:val="00633EAE"/>
    <w:rsid w:val="00635398"/>
    <w:rsid w:val="00635700"/>
    <w:rsid w:val="00635B24"/>
    <w:rsid w:val="00640700"/>
    <w:rsid w:val="00641B4C"/>
    <w:rsid w:val="00642885"/>
    <w:rsid w:val="00645811"/>
    <w:rsid w:val="00645D61"/>
    <w:rsid w:val="00645E95"/>
    <w:rsid w:val="00645F6B"/>
    <w:rsid w:val="006460BD"/>
    <w:rsid w:val="00647F15"/>
    <w:rsid w:val="00650697"/>
    <w:rsid w:val="0065141F"/>
    <w:rsid w:val="00651424"/>
    <w:rsid w:val="00651A1C"/>
    <w:rsid w:val="00651E12"/>
    <w:rsid w:val="0065334A"/>
    <w:rsid w:val="00654201"/>
    <w:rsid w:val="00654509"/>
    <w:rsid w:val="00655225"/>
    <w:rsid w:val="00655618"/>
    <w:rsid w:val="0065592A"/>
    <w:rsid w:val="0065629F"/>
    <w:rsid w:val="006563EE"/>
    <w:rsid w:val="006572F4"/>
    <w:rsid w:val="006604E0"/>
    <w:rsid w:val="006631BB"/>
    <w:rsid w:val="00663299"/>
    <w:rsid w:val="006635CF"/>
    <w:rsid w:val="00663E96"/>
    <w:rsid w:val="00664CDD"/>
    <w:rsid w:val="006657C0"/>
    <w:rsid w:val="00670164"/>
    <w:rsid w:val="0067258C"/>
    <w:rsid w:val="00673A9C"/>
    <w:rsid w:val="00674C32"/>
    <w:rsid w:val="00680604"/>
    <w:rsid w:val="00681F9C"/>
    <w:rsid w:val="00685A4B"/>
    <w:rsid w:val="00693C13"/>
    <w:rsid w:val="00695222"/>
    <w:rsid w:val="006A0F0D"/>
    <w:rsid w:val="006A1D0D"/>
    <w:rsid w:val="006A382F"/>
    <w:rsid w:val="006A3A2F"/>
    <w:rsid w:val="006A461D"/>
    <w:rsid w:val="006A5908"/>
    <w:rsid w:val="006A6CA9"/>
    <w:rsid w:val="006A73BC"/>
    <w:rsid w:val="006A73FD"/>
    <w:rsid w:val="006B0FEE"/>
    <w:rsid w:val="006B15C3"/>
    <w:rsid w:val="006B17D3"/>
    <w:rsid w:val="006B4EC4"/>
    <w:rsid w:val="006B7D2E"/>
    <w:rsid w:val="006C213B"/>
    <w:rsid w:val="006C60C8"/>
    <w:rsid w:val="006C691B"/>
    <w:rsid w:val="006C74FE"/>
    <w:rsid w:val="006D02D6"/>
    <w:rsid w:val="006D03AC"/>
    <w:rsid w:val="006D267F"/>
    <w:rsid w:val="006D29BB"/>
    <w:rsid w:val="006D3071"/>
    <w:rsid w:val="006D4057"/>
    <w:rsid w:val="006D5BEA"/>
    <w:rsid w:val="006E03C1"/>
    <w:rsid w:val="006E569F"/>
    <w:rsid w:val="006E63AB"/>
    <w:rsid w:val="006E681F"/>
    <w:rsid w:val="006E7C86"/>
    <w:rsid w:val="006F0447"/>
    <w:rsid w:val="006F0C44"/>
    <w:rsid w:val="006F3067"/>
    <w:rsid w:val="006F3A03"/>
    <w:rsid w:val="006F4566"/>
    <w:rsid w:val="006F5CCB"/>
    <w:rsid w:val="006F5D4A"/>
    <w:rsid w:val="007002C2"/>
    <w:rsid w:val="00700534"/>
    <w:rsid w:val="00700A7B"/>
    <w:rsid w:val="0070152D"/>
    <w:rsid w:val="00703740"/>
    <w:rsid w:val="0070747B"/>
    <w:rsid w:val="00707A50"/>
    <w:rsid w:val="0071080C"/>
    <w:rsid w:val="007112C4"/>
    <w:rsid w:val="007127EF"/>
    <w:rsid w:val="0071286B"/>
    <w:rsid w:val="00712C6A"/>
    <w:rsid w:val="00712E6B"/>
    <w:rsid w:val="00713557"/>
    <w:rsid w:val="00714A27"/>
    <w:rsid w:val="007179FC"/>
    <w:rsid w:val="00722EAD"/>
    <w:rsid w:val="0072545F"/>
    <w:rsid w:val="007268EF"/>
    <w:rsid w:val="00733262"/>
    <w:rsid w:val="00734CEF"/>
    <w:rsid w:val="007407FE"/>
    <w:rsid w:val="00741446"/>
    <w:rsid w:val="00743482"/>
    <w:rsid w:val="007459CA"/>
    <w:rsid w:val="0074611B"/>
    <w:rsid w:val="00746868"/>
    <w:rsid w:val="00750739"/>
    <w:rsid w:val="007540D1"/>
    <w:rsid w:val="007543E1"/>
    <w:rsid w:val="00756FDC"/>
    <w:rsid w:val="00757813"/>
    <w:rsid w:val="007605E5"/>
    <w:rsid w:val="00761969"/>
    <w:rsid w:val="00762EED"/>
    <w:rsid w:val="0076371B"/>
    <w:rsid w:val="007644C5"/>
    <w:rsid w:val="00764AAC"/>
    <w:rsid w:val="007652DC"/>
    <w:rsid w:val="00767520"/>
    <w:rsid w:val="00767AC4"/>
    <w:rsid w:val="0077079B"/>
    <w:rsid w:val="00771964"/>
    <w:rsid w:val="00774FD9"/>
    <w:rsid w:val="007754F7"/>
    <w:rsid w:val="007763C0"/>
    <w:rsid w:val="007772E0"/>
    <w:rsid w:val="0078250A"/>
    <w:rsid w:val="00782C8A"/>
    <w:rsid w:val="00782D5C"/>
    <w:rsid w:val="00783164"/>
    <w:rsid w:val="0078566E"/>
    <w:rsid w:val="00786E77"/>
    <w:rsid w:val="0079080B"/>
    <w:rsid w:val="007909EF"/>
    <w:rsid w:val="00791850"/>
    <w:rsid w:val="00793199"/>
    <w:rsid w:val="00793659"/>
    <w:rsid w:val="00794DD8"/>
    <w:rsid w:val="007A4DE2"/>
    <w:rsid w:val="007A4F14"/>
    <w:rsid w:val="007A6745"/>
    <w:rsid w:val="007A6DFC"/>
    <w:rsid w:val="007A6F3D"/>
    <w:rsid w:val="007A733C"/>
    <w:rsid w:val="007B1A88"/>
    <w:rsid w:val="007B40FD"/>
    <w:rsid w:val="007B436A"/>
    <w:rsid w:val="007B498E"/>
    <w:rsid w:val="007B5BF0"/>
    <w:rsid w:val="007B6E60"/>
    <w:rsid w:val="007B7621"/>
    <w:rsid w:val="007C0C38"/>
    <w:rsid w:val="007C2380"/>
    <w:rsid w:val="007C4710"/>
    <w:rsid w:val="007C6E92"/>
    <w:rsid w:val="007D0314"/>
    <w:rsid w:val="007D1299"/>
    <w:rsid w:val="007D2374"/>
    <w:rsid w:val="007D70A8"/>
    <w:rsid w:val="007D793B"/>
    <w:rsid w:val="007E04E9"/>
    <w:rsid w:val="007E233E"/>
    <w:rsid w:val="007E2F8B"/>
    <w:rsid w:val="007E6357"/>
    <w:rsid w:val="007F3DEA"/>
    <w:rsid w:val="007F6B38"/>
    <w:rsid w:val="007F7004"/>
    <w:rsid w:val="00800167"/>
    <w:rsid w:val="00801123"/>
    <w:rsid w:val="0080690A"/>
    <w:rsid w:val="00810461"/>
    <w:rsid w:val="00812337"/>
    <w:rsid w:val="00812810"/>
    <w:rsid w:val="008150EC"/>
    <w:rsid w:val="00815179"/>
    <w:rsid w:val="008155E3"/>
    <w:rsid w:val="0081704C"/>
    <w:rsid w:val="008200CF"/>
    <w:rsid w:val="00826F5E"/>
    <w:rsid w:val="008271B8"/>
    <w:rsid w:val="0082721E"/>
    <w:rsid w:val="0082752E"/>
    <w:rsid w:val="008315F6"/>
    <w:rsid w:val="00831A37"/>
    <w:rsid w:val="00831BCC"/>
    <w:rsid w:val="00834C5D"/>
    <w:rsid w:val="00835579"/>
    <w:rsid w:val="008376F0"/>
    <w:rsid w:val="008410D5"/>
    <w:rsid w:val="008433E1"/>
    <w:rsid w:val="00843BAE"/>
    <w:rsid w:val="00850244"/>
    <w:rsid w:val="00852004"/>
    <w:rsid w:val="008533B2"/>
    <w:rsid w:val="00860724"/>
    <w:rsid w:val="0086261C"/>
    <w:rsid w:val="00862690"/>
    <w:rsid w:val="00863302"/>
    <w:rsid w:val="00864D17"/>
    <w:rsid w:val="00867C2E"/>
    <w:rsid w:val="00867CAB"/>
    <w:rsid w:val="00867F8C"/>
    <w:rsid w:val="00867FCB"/>
    <w:rsid w:val="008703AA"/>
    <w:rsid w:val="008703BE"/>
    <w:rsid w:val="00872257"/>
    <w:rsid w:val="00875036"/>
    <w:rsid w:val="0087524B"/>
    <w:rsid w:val="00875E1F"/>
    <w:rsid w:val="00876A3F"/>
    <w:rsid w:val="0087715E"/>
    <w:rsid w:val="008773FE"/>
    <w:rsid w:val="008807E9"/>
    <w:rsid w:val="00883B61"/>
    <w:rsid w:val="00884139"/>
    <w:rsid w:val="0088625A"/>
    <w:rsid w:val="008863CE"/>
    <w:rsid w:val="00886EEF"/>
    <w:rsid w:val="00886F39"/>
    <w:rsid w:val="0088713E"/>
    <w:rsid w:val="0088743D"/>
    <w:rsid w:val="00891AC1"/>
    <w:rsid w:val="00892CBA"/>
    <w:rsid w:val="00893C55"/>
    <w:rsid w:val="00894709"/>
    <w:rsid w:val="00894E29"/>
    <w:rsid w:val="008A07A5"/>
    <w:rsid w:val="008A0DBD"/>
    <w:rsid w:val="008A4408"/>
    <w:rsid w:val="008A4E33"/>
    <w:rsid w:val="008A4F01"/>
    <w:rsid w:val="008B123B"/>
    <w:rsid w:val="008B245A"/>
    <w:rsid w:val="008B25D0"/>
    <w:rsid w:val="008B5086"/>
    <w:rsid w:val="008C0CE2"/>
    <w:rsid w:val="008C1EDF"/>
    <w:rsid w:val="008C23B6"/>
    <w:rsid w:val="008C3A06"/>
    <w:rsid w:val="008C7637"/>
    <w:rsid w:val="008D58EF"/>
    <w:rsid w:val="008E1516"/>
    <w:rsid w:val="008E3126"/>
    <w:rsid w:val="008E3A8A"/>
    <w:rsid w:val="008E7400"/>
    <w:rsid w:val="008F022A"/>
    <w:rsid w:val="008F21C2"/>
    <w:rsid w:val="008F2F94"/>
    <w:rsid w:val="008F356F"/>
    <w:rsid w:val="008F3C4D"/>
    <w:rsid w:val="008F430A"/>
    <w:rsid w:val="008F5567"/>
    <w:rsid w:val="008F5827"/>
    <w:rsid w:val="008F6E9A"/>
    <w:rsid w:val="008F7F6F"/>
    <w:rsid w:val="009108A8"/>
    <w:rsid w:val="009110D9"/>
    <w:rsid w:val="009145C0"/>
    <w:rsid w:val="0091507D"/>
    <w:rsid w:val="00917757"/>
    <w:rsid w:val="00920591"/>
    <w:rsid w:val="0092215D"/>
    <w:rsid w:val="0092324E"/>
    <w:rsid w:val="009235B5"/>
    <w:rsid w:val="0092543E"/>
    <w:rsid w:val="009264CB"/>
    <w:rsid w:val="00927575"/>
    <w:rsid w:val="00930740"/>
    <w:rsid w:val="00934421"/>
    <w:rsid w:val="0093481F"/>
    <w:rsid w:val="00934906"/>
    <w:rsid w:val="00936FAC"/>
    <w:rsid w:val="009373B2"/>
    <w:rsid w:val="00937EFB"/>
    <w:rsid w:val="00940326"/>
    <w:rsid w:val="00940514"/>
    <w:rsid w:val="0094600A"/>
    <w:rsid w:val="00951ECA"/>
    <w:rsid w:val="00952ECB"/>
    <w:rsid w:val="009546EB"/>
    <w:rsid w:val="00954E15"/>
    <w:rsid w:val="00955E7D"/>
    <w:rsid w:val="0095626C"/>
    <w:rsid w:val="00956F04"/>
    <w:rsid w:val="009570E8"/>
    <w:rsid w:val="009660A4"/>
    <w:rsid w:val="00967A0B"/>
    <w:rsid w:val="00970173"/>
    <w:rsid w:val="0097048E"/>
    <w:rsid w:val="009728DB"/>
    <w:rsid w:val="009732EA"/>
    <w:rsid w:val="00974A02"/>
    <w:rsid w:val="00975002"/>
    <w:rsid w:val="00976B13"/>
    <w:rsid w:val="00976B1C"/>
    <w:rsid w:val="0097716F"/>
    <w:rsid w:val="00982155"/>
    <w:rsid w:val="00982E40"/>
    <w:rsid w:val="009845A9"/>
    <w:rsid w:val="0098536A"/>
    <w:rsid w:val="00985E61"/>
    <w:rsid w:val="0098615C"/>
    <w:rsid w:val="00987F98"/>
    <w:rsid w:val="00992103"/>
    <w:rsid w:val="00993799"/>
    <w:rsid w:val="00997A48"/>
    <w:rsid w:val="009A0B4B"/>
    <w:rsid w:val="009A4067"/>
    <w:rsid w:val="009B0B15"/>
    <w:rsid w:val="009B2248"/>
    <w:rsid w:val="009B39AE"/>
    <w:rsid w:val="009B3F7B"/>
    <w:rsid w:val="009B50C2"/>
    <w:rsid w:val="009B5807"/>
    <w:rsid w:val="009B66D2"/>
    <w:rsid w:val="009B6DBE"/>
    <w:rsid w:val="009B6E43"/>
    <w:rsid w:val="009C24AC"/>
    <w:rsid w:val="009C2D36"/>
    <w:rsid w:val="009C7662"/>
    <w:rsid w:val="009D094C"/>
    <w:rsid w:val="009D0E7C"/>
    <w:rsid w:val="009D0F03"/>
    <w:rsid w:val="009D0F99"/>
    <w:rsid w:val="009D272A"/>
    <w:rsid w:val="009D42DD"/>
    <w:rsid w:val="009D74F1"/>
    <w:rsid w:val="009E1172"/>
    <w:rsid w:val="009E1334"/>
    <w:rsid w:val="009E16FF"/>
    <w:rsid w:val="009E3607"/>
    <w:rsid w:val="009E36B4"/>
    <w:rsid w:val="009E3B3C"/>
    <w:rsid w:val="009E3CE1"/>
    <w:rsid w:val="009E4D20"/>
    <w:rsid w:val="009F0280"/>
    <w:rsid w:val="009F08EC"/>
    <w:rsid w:val="009F1C11"/>
    <w:rsid w:val="009F24D1"/>
    <w:rsid w:val="009F2AB3"/>
    <w:rsid w:val="009F339B"/>
    <w:rsid w:val="009F61A6"/>
    <w:rsid w:val="009F699B"/>
    <w:rsid w:val="009F7D3A"/>
    <w:rsid w:val="009F7F93"/>
    <w:rsid w:val="00A004BE"/>
    <w:rsid w:val="00A0124B"/>
    <w:rsid w:val="00A01FBF"/>
    <w:rsid w:val="00A032A1"/>
    <w:rsid w:val="00A0435D"/>
    <w:rsid w:val="00A06304"/>
    <w:rsid w:val="00A07C10"/>
    <w:rsid w:val="00A07F36"/>
    <w:rsid w:val="00A10244"/>
    <w:rsid w:val="00A11E35"/>
    <w:rsid w:val="00A13119"/>
    <w:rsid w:val="00A14401"/>
    <w:rsid w:val="00A175A0"/>
    <w:rsid w:val="00A2060C"/>
    <w:rsid w:val="00A22A6E"/>
    <w:rsid w:val="00A2398D"/>
    <w:rsid w:val="00A245FB"/>
    <w:rsid w:val="00A2499A"/>
    <w:rsid w:val="00A26287"/>
    <w:rsid w:val="00A27AF9"/>
    <w:rsid w:val="00A32CFA"/>
    <w:rsid w:val="00A3323D"/>
    <w:rsid w:val="00A33E2D"/>
    <w:rsid w:val="00A33EAA"/>
    <w:rsid w:val="00A36B0D"/>
    <w:rsid w:val="00A410E5"/>
    <w:rsid w:val="00A44B86"/>
    <w:rsid w:val="00A45CAA"/>
    <w:rsid w:val="00A45DA7"/>
    <w:rsid w:val="00A47002"/>
    <w:rsid w:val="00A47E16"/>
    <w:rsid w:val="00A51840"/>
    <w:rsid w:val="00A5221B"/>
    <w:rsid w:val="00A53B0D"/>
    <w:rsid w:val="00A53C78"/>
    <w:rsid w:val="00A551A5"/>
    <w:rsid w:val="00A5547D"/>
    <w:rsid w:val="00A604EF"/>
    <w:rsid w:val="00A616DA"/>
    <w:rsid w:val="00A61E35"/>
    <w:rsid w:val="00A6219D"/>
    <w:rsid w:val="00A649EC"/>
    <w:rsid w:val="00A651BA"/>
    <w:rsid w:val="00A656E9"/>
    <w:rsid w:val="00A728A9"/>
    <w:rsid w:val="00A72D1E"/>
    <w:rsid w:val="00A73DD5"/>
    <w:rsid w:val="00A73F6F"/>
    <w:rsid w:val="00A74DEC"/>
    <w:rsid w:val="00A75824"/>
    <w:rsid w:val="00A765DB"/>
    <w:rsid w:val="00A76A1F"/>
    <w:rsid w:val="00A76D7E"/>
    <w:rsid w:val="00A80361"/>
    <w:rsid w:val="00A80E26"/>
    <w:rsid w:val="00A82C84"/>
    <w:rsid w:val="00A85E10"/>
    <w:rsid w:val="00A86618"/>
    <w:rsid w:val="00A86FA2"/>
    <w:rsid w:val="00A87207"/>
    <w:rsid w:val="00A9273D"/>
    <w:rsid w:val="00A9287E"/>
    <w:rsid w:val="00A9351F"/>
    <w:rsid w:val="00A93879"/>
    <w:rsid w:val="00A96D34"/>
    <w:rsid w:val="00A97E0C"/>
    <w:rsid w:val="00AA0A16"/>
    <w:rsid w:val="00AA0E7B"/>
    <w:rsid w:val="00AA2722"/>
    <w:rsid w:val="00AA399A"/>
    <w:rsid w:val="00AA3ECC"/>
    <w:rsid w:val="00AA50AD"/>
    <w:rsid w:val="00AA537F"/>
    <w:rsid w:val="00AA602D"/>
    <w:rsid w:val="00AA65DC"/>
    <w:rsid w:val="00AA697F"/>
    <w:rsid w:val="00AA7128"/>
    <w:rsid w:val="00AB1AE2"/>
    <w:rsid w:val="00AB411E"/>
    <w:rsid w:val="00AB468D"/>
    <w:rsid w:val="00AB4DA1"/>
    <w:rsid w:val="00AB52CB"/>
    <w:rsid w:val="00AB61CD"/>
    <w:rsid w:val="00AB6813"/>
    <w:rsid w:val="00AB7FB7"/>
    <w:rsid w:val="00AC22DE"/>
    <w:rsid w:val="00AC2580"/>
    <w:rsid w:val="00AC2B20"/>
    <w:rsid w:val="00AC3CA8"/>
    <w:rsid w:val="00AC3CC8"/>
    <w:rsid w:val="00AC4018"/>
    <w:rsid w:val="00AC4239"/>
    <w:rsid w:val="00AC5163"/>
    <w:rsid w:val="00AC6396"/>
    <w:rsid w:val="00AC6812"/>
    <w:rsid w:val="00AD0DA7"/>
    <w:rsid w:val="00AD0FBF"/>
    <w:rsid w:val="00AD1A15"/>
    <w:rsid w:val="00AD22C7"/>
    <w:rsid w:val="00AD2B62"/>
    <w:rsid w:val="00AD4C4C"/>
    <w:rsid w:val="00AD69F3"/>
    <w:rsid w:val="00AE1680"/>
    <w:rsid w:val="00AE1DF8"/>
    <w:rsid w:val="00AE598B"/>
    <w:rsid w:val="00AF1626"/>
    <w:rsid w:val="00AF19B7"/>
    <w:rsid w:val="00B018C7"/>
    <w:rsid w:val="00B03002"/>
    <w:rsid w:val="00B07D2A"/>
    <w:rsid w:val="00B10DF5"/>
    <w:rsid w:val="00B11926"/>
    <w:rsid w:val="00B12CC3"/>
    <w:rsid w:val="00B1392B"/>
    <w:rsid w:val="00B159EB"/>
    <w:rsid w:val="00B168C2"/>
    <w:rsid w:val="00B213A6"/>
    <w:rsid w:val="00B24473"/>
    <w:rsid w:val="00B2617B"/>
    <w:rsid w:val="00B304CD"/>
    <w:rsid w:val="00B33FB9"/>
    <w:rsid w:val="00B3552E"/>
    <w:rsid w:val="00B358E3"/>
    <w:rsid w:val="00B3653E"/>
    <w:rsid w:val="00B40EF1"/>
    <w:rsid w:val="00B437F8"/>
    <w:rsid w:val="00B43BFE"/>
    <w:rsid w:val="00B460CC"/>
    <w:rsid w:val="00B46687"/>
    <w:rsid w:val="00B46BE2"/>
    <w:rsid w:val="00B505A4"/>
    <w:rsid w:val="00B51B56"/>
    <w:rsid w:val="00B5594C"/>
    <w:rsid w:val="00B5683A"/>
    <w:rsid w:val="00B574CC"/>
    <w:rsid w:val="00B57AA7"/>
    <w:rsid w:val="00B62540"/>
    <w:rsid w:val="00B67229"/>
    <w:rsid w:val="00B72D1C"/>
    <w:rsid w:val="00B739B8"/>
    <w:rsid w:val="00B74441"/>
    <w:rsid w:val="00B75645"/>
    <w:rsid w:val="00B805A2"/>
    <w:rsid w:val="00B85195"/>
    <w:rsid w:val="00B87509"/>
    <w:rsid w:val="00B9103F"/>
    <w:rsid w:val="00B92206"/>
    <w:rsid w:val="00B94143"/>
    <w:rsid w:val="00B95D60"/>
    <w:rsid w:val="00B96485"/>
    <w:rsid w:val="00BA0A69"/>
    <w:rsid w:val="00BA3281"/>
    <w:rsid w:val="00BA353E"/>
    <w:rsid w:val="00BA47EA"/>
    <w:rsid w:val="00BA634E"/>
    <w:rsid w:val="00BA7FFB"/>
    <w:rsid w:val="00BB0573"/>
    <w:rsid w:val="00BB093F"/>
    <w:rsid w:val="00BB134E"/>
    <w:rsid w:val="00BB416F"/>
    <w:rsid w:val="00BB4506"/>
    <w:rsid w:val="00BB5D15"/>
    <w:rsid w:val="00BC0445"/>
    <w:rsid w:val="00BC08B4"/>
    <w:rsid w:val="00BC2E4B"/>
    <w:rsid w:val="00BC3270"/>
    <w:rsid w:val="00BC4977"/>
    <w:rsid w:val="00BC5AA7"/>
    <w:rsid w:val="00BC6181"/>
    <w:rsid w:val="00BC770A"/>
    <w:rsid w:val="00BD2554"/>
    <w:rsid w:val="00BD758C"/>
    <w:rsid w:val="00BD7C6A"/>
    <w:rsid w:val="00BE1C74"/>
    <w:rsid w:val="00BE1FD5"/>
    <w:rsid w:val="00BE3E01"/>
    <w:rsid w:val="00BE520C"/>
    <w:rsid w:val="00BE5455"/>
    <w:rsid w:val="00BF3BD9"/>
    <w:rsid w:val="00BF43AE"/>
    <w:rsid w:val="00BF66F2"/>
    <w:rsid w:val="00BF7B1D"/>
    <w:rsid w:val="00C034D5"/>
    <w:rsid w:val="00C03D49"/>
    <w:rsid w:val="00C07E39"/>
    <w:rsid w:val="00C112BD"/>
    <w:rsid w:val="00C11FA5"/>
    <w:rsid w:val="00C1255F"/>
    <w:rsid w:val="00C13413"/>
    <w:rsid w:val="00C156DD"/>
    <w:rsid w:val="00C171F5"/>
    <w:rsid w:val="00C2058D"/>
    <w:rsid w:val="00C20EA0"/>
    <w:rsid w:val="00C20F12"/>
    <w:rsid w:val="00C21C25"/>
    <w:rsid w:val="00C221E5"/>
    <w:rsid w:val="00C23F67"/>
    <w:rsid w:val="00C30FD7"/>
    <w:rsid w:val="00C31239"/>
    <w:rsid w:val="00C3282C"/>
    <w:rsid w:val="00C34D6B"/>
    <w:rsid w:val="00C366FB"/>
    <w:rsid w:val="00C4086C"/>
    <w:rsid w:val="00C43B45"/>
    <w:rsid w:val="00C44CD2"/>
    <w:rsid w:val="00C45579"/>
    <w:rsid w:val="00C513B6"/>
    <w:rsid w:val="00C53BCF"/>
    <w:rsid w:val="00C5439D"/>
    <w:rsid w:val="00C546BA"/>
    <w:rsid w:val="00C6107E"/>
    <w:rsid w:val="00C61857"/>
    <w:rsid w:val="00C63752"/>
    <w:rsid w:val="00C63AC1"/>
    <w:rsid w:val="00C63B7B"/>
    <w:rsid w:val="00C63DF0"/>
    <w:rsid w:val="00C63E4B"/>
    <w:rsid w:val="00C6537C"/>
    <w:rsid w:val="00C66391"/>
    <w:rsid w:val="00C66D94"/>
    <w:rsid w:val="00C673B8"/>
    <w:rsid w:val="00C71E24"/>
    <w:rsid w:val="00C73DF7"/>
    <w:rsid w:val="00C75122"/>
    <w:rsid w:val="00C7553C"/>
    <w:rsid w:val="00C775C5"/>
    <w:rsid w:val="00C80BD4"/>
    <w:rsid w:val="00C81364"/>
    <w:rsid w:val="00C81542"/>
    <w:rsid w:val="00C8258B"/>
    <w:rsid w:val="00C85404"/>
    <w:rsid w:val="00C8665E"/>
    <w:rsid w:val="00C87A38"/>
    <w:rsid w:val="00C91B58"/>
    <w:rsid w:val="00C92DC2"/>
    <w:rsid w:val="00C93520"/>
    <w:rsid w:val="00C941CF"/>
    <w:rsid w:val="00C964BF"/>
    <w:rsid w:val="00C974BC"/>
    <w:rsid w:val="00CA27AA"/>
    <w:rsid w:val="00CA5020"/>
    <w:rsid w:val="00CA5402"/>
    <w:rsid w:val="00CA5FA3"/>
    <w:rsid w:val="00CA63A2"/>
    <w:rsid w:val="00CA6BA3"/>
    <w:rsid w:val="00CA7238"/>
    <w:rsid w:val="00CB087D"/>
    <w:rsid w:val="00CB23F7"/>
    <w:rsid w:val="00CB34D8"/>
    <w:rsid w:val="00CB40F5"/>
    <w:rsid w:val="00CB57AC"/>
    <w:rsid w:val="00CB580E"/>
    <w:rsid w:val="00CB6F21"/>
    <w:rsid w:val="00CB7FAF"/>
    <w:rsid w:val="00CC1946"/>
    <w:rsid w:val="00CC3C58"/>
    <w:rsid w:val="00CC3EAE"/>
    <w:rsid w:val="00CC46E0"/>
    <w:rsid w:val="00CC5163"/>
    <w:rsid w:val="00CC609F"/>
    <w:rsid w:val="00CC6439"/>
    <w:rsid w:val="00CC67E8"/>
    <w:rsid w:val="00CD0C78"/>
    <w:rsid w:val="00CD0D97"/>
    <w:rsid w:val="00CD2023"/>
    <w:rsid w:val="00CD27A4"/>
    <w:rsid w:val="00CD35C9"/>
    <w:rsid w:val="00CD661F"/>
    <w:rsid w:val="00CD7839"/>
    <w:rsid w:val="00CE01EF"/>
    <w:rsid w:val="00CE07A6"/>
    <w:rsid w:val="00CE12CA"/>
    <w:rsid w:val="00CE15D9"/>
    <w:rsid w:val="00CE18EC"/>
    <w:rsid w:val="00CE2FCD"/>
    <w:rsid w:val="00CE2FF4"/>
    <w:rsid w:val="00CE602B"/>
    <w:rsid w:val="00CF2314"/>
    <w:rsid w:val="00CF2F24"/>
    <w:rsid w:val="00CF4330"/>
    <w:rsid w:val="00CF6475"/>
    <w:rsid w:val="00D039F4"/>
    <w:rsid w:val="00D03EE0"/>
    <w:rsid w:val="00D0426A"/>
    <w:rsid w:val="00D072F8"/>
    <w:rsid w:val="00D105C0"/>
    <w:rsid w:val="00D1561C"/>
    <w:rsid w:val="00D1658B"/>
    <w:rsid w:val="00D16B46"/>
    <w:rsid w:val="00D20629"/>
    <w:rsid w:val="00D2257F"/>
    <w:rsid w:val="00D23105"/>
    <w:rsid w:val="00D26B61"/>
    <w:rsid w:val="00D30B6D"/>
    <w:rsid w:val="00D314A0"/>
    <w:rsid w:val="00D32389"/>
    <w:rsid w:val="00D333EC"/>
    <w:rsid w:val="00D33D75"/>
    <w:rsid w:val="00D36323"/>
    <w:rsid w:val="00D37107"/>
    <w:rsid w:val="00D373C7"/>
    <w:rsid w:val="00D4194D"/>
    <w:rsid w:val="00D41DC8"/>
    <w:rsid w:val="00D42672"/>
    <w:rsid w:val="00D4279C"/>
    <w:rsid w:val="00D42FCF"/>
    <w:rsid w:val="00D43510"/>
    <w:rsid w:val="00D4412F"/>
    <w:rsid w:val="00D44E5A"/>
    <w:rsid w:val="00D470E2"/>
    <w:rsid w:val="00D51B33"/>
    <w:rsid w:val="00D52386"/>
    <w:rsid w:val="00D53BAB"/>
    <w:rsid w:val="00D5427E"/>
    <w:rsid w:val="00D57AE4"/>
    <w:rsid w:val="00D610EC"/>
    <w:rsid w:val="00D640E9"/>
    <w:rsid w:val="00D650AF"/>
    <w:rsid w:val="00D67196"/>
    <w:rsid w:val="00D701E8"/>
    <w:rsid w:val="00D7189F"/>
    <w:rsid w:val="00D72165"/>
    <w:rsid w:val="00D72BCE"/>
    <w:rsid w:val="00D72DA6"/>
    <w:rsid w:val="00D733E6"/>
    <w:rsid w:val="00D75805"/>
    <w:rsid w:val="00D77329"/>
    <w:rsid w:val="00D802A4"/>
    <w:rsid w:val="00D8048D"/>
    <w:rsid w:val="00D806C6"/>
    <w:rsid w:val="00D81311"/>
    <w:rsid w:val="00D852C3"/>
    <w:rsid w:val="00D879DA"/>
    <w:rsid w:val="00D903F6"/>
    <w:rsid w:val="00D90C47"/>
    <w:rsid w:val="00D91D06"/>
    <w:rsid w:val="00D945BF"/>
    <w:rsid w:val="00D95CDC"/>
    <w:rsid w:val="00D971D1"/>
    <w:rsid w:val="00DA0071"/>
    <w:rsid w:val="00DA0185"/>
    <w:rsid w:val="00DA04CE"/>
    <w:rsid w:val="00DA09CE"/>
    <w:rsid w:val="00DA350E"/>
    <w:rsid w:val="00DA3B9A"/>
    <w:rsid w:val="00DA5A1F"/>
    <w:rsid w:val="00DA5A9A"/>
    <w:rsid w:val="00DA5C0E"/>
    <w:rsid w:val="00DA66D6"/>
    <w:rsid w:val="00DB007E"/>
    <w:rsid w:val="00DB32C0"/>
    <w:rsid w:val="00DB37C1"/>
    <w:rsid w:val="00DB42D9"/>
    <w:rsid w:val="00DB5189"/>
    <w:rsid w:val="00DB5B36"/>
    <w:rsid w:val="00DB6E22"/>
    <w:rsid w:val="00DB707E"/>
    <w:rsid w:val="00DB7A6B"/>
    <w:rsid w:val="00DC26F5"/>
    <w:rsid w:val="00DC3A35"/>
    <w:rsid w:val="00DC3D8C"/>
    <w:rsid w:val="00DC3E54"/>
    <w:rsid w:val="00DC4557"/>
    <w:rsid w:val="00DC53AE"/>
    <w:rsid w:val="00DC59F4"/>
    <w:rsid w:val="00DC65FB"/>
    <w:rsid w:val="00DD016E"/>
    <w:rsid w:val="00DD220C"/>
    <w:rsid w:val="00DD333E"/>
    <w:rsid w:val="00DD3761"/>
    <w:rsid w:val="00DD39B1"/>
    <w:rsid w:val="00DD5A6D"/>
    <w:rsid w:val="00DE1F64"/>
    <w:rsid w:val="00DE384C"/>
    <w:rsid w:val="00DE3A1F"/>
    <w:rsid w:val="00DE3AE0"/>
    <w:rsid w:val="00DE3D42"/>
    <w:rsid w:val="00DE5BE7"/>
    <w:rsid w:val="00DE5EA5"/>
    <w:rsid w:val="00DE63E1"/>
    <w:rsid w:val="00DF0B0C"/>
    <w:rsid w:val="00DF3EF8"/>
    <w:rsid w:val="00DF422B"/>
    <w:rsid w:val="00DF471F"/>
    <w:rsid w:val="00DF5297"/>
    <w:rsid w:val="00DF77CC"/>
    <w:rsid w:val="00DF7D66"/>
    <w:rsid w:val="00DF7EFF"/>
    <w:rsid w:val="00E00E40"/>
    <w:rsid w:val="00E04F14"/>
    <w:rsid w:val="00E0578C"/>
    <w:rsid w:val="00E06C17"/>
    <w:rsid w:val="00E12782"/>
    <w:rsid w:val="00E1371A"/>
    <w:rsid w:val="00E14BF1"/>
    <w:rsid w:val="00E15C93"/>
    <w:rsid w:val="00E15DDB"/>
    <w:rsid w:val="00E21254"/>
    <w:rsid w:val="00E21BE2"/>
    <w:rsid w:val="00E22708"/>
    <w:rsid w:val="00E229E2"/>
    <w:rsid w:val="00E264EE"/>
    <w:rsid w:val="00E26AC4"/>
    <w:rsid w:val="00E27255"/>
    <w:rsid w:val="00E306F0"/>
    <w:rsid w:val="00E312D9"/>
    <w:rsid w:val="00E32A52"/>
    <w:rsid w:val="00E32E87"/>
    <w:rsid w:val="00E338A2"/>
    <w:rsid w:val="00E358D2"/>
    <w:rsid w:val="00E43ACC"/>
    <w:rsid w:val="00E452AC"/>
    <w:rsid w:val="00E45FCF"/>
    <w:rsid w:val="00E47748"/>
    <w:rsid w:val="00E51703"/>
    <w:rsid w:val="00E547B3"/>
    <w:rsid w:val="00E60993"/>
    <w:rsid w:val="00E60FD0"/>
    <w:rsid w:val="00E611E5"/>
    <w:rsid w:val="00E648F4"/>
    <w:rsid w:val="00E667C5"/>
    <w:rsid w:val="00E67024"/>
    <w:rsid w:val="00E7081D"/>
    <w:rsid w:val="00E75982"/>
    <w:rsid w:val="00E769DA"/>
    <w:rsid w:val="00E77467"/>
    <w:rsid w:val="00E80C5A"/>
    <w:rsid w:val="00E8102A"/>
    <w:rsid w:val="00E8338A"/>
    <w:rsid w:val="00E85759"/>
    <w:rsid w:val="00E8651A"/>
    <w:rsid w:val="00E90139"/>
    <w:rsid w:val="00E90F05"/>
    <w:rsid w:val="00E914A2"/>
    <w:rsid w:val="00E92ACB"/>
    <w:rsid w:val="00E94364"/>
    <w:rsid w:val="00E9508B"/>
    <w:rsid w:val="00E96086"/>
    <w:rsid w:val="00E96AE4"/>
    <w:rsid w:val="00EA07ED"/>
    <w:rsid w:val="00EA0B68"/>
    <w:rsid w:val="00EA1A17"/>
    <w:rsid w:val="00EA3FA6"/>
    <w:rsid w:val="00EA4C71"/>
    <w:rsid w:val="00EB02E6"/>
    <w:rsid w:val="00EB268B"/>
    <w:rsid w:val="00EB3385"/>
    <w:rsid w:val="00EB3788"/>
    <w:rsid w:val="00EB54D0"/>
    <w:rsid w:val="00EC2EA8"/>
    <w:rsid w:val="00EC2EC9"/>
    <w:rsid w:val="00EC4269"/>
    <w:rsid w:val="00EC609D"/>
    <w:rsid w:val="00EC7A3A"/>
    <w:rsid w:val="00ED029D"/>
    <w:rsid w:val="00ED10CC"/>
    <w:rsid w:val="00ED2A65"/>
    <w:rsid w:val="00ED3AB0"/>
    <w:rsid w:val="00ED3DD8"/>
    <w:rsid w:val="00ED65AD"/>
    <w:rsid w:val="00EE5EAA"/>
    <w:rsid w:val="00EF41BE"/>
    <w:rsid w:val="00EF54DE"/>
    <w:rsid w:val="00F0070E"/>
    <w:rsid w:val="00F008EE"/>
    <w:rsid w:val="00F013A9"/>
    <w:rsid w:val="00F016BE"/>
    <w:rsid w:val="00F03711"/>
    <w:rsid w:val="00F05264"/>
    <w:rsid w:val="00F0672E"/>
    <w:rsid w:val="00F06B1F"/>
    <w:rsid w:val="00F143F9"/>
    <w:rsid w:val="00F15560"/>
    <w:rsid w:val="00F20BE5"/>
    <w:rsid w:val="00F23962"/>
    <w:rsid w:val="00F2397B"/>
    <w:rsid w:val="00F302EE"/>
    <w:rsid w:val="00F3212D"/>
    <w:rsid w:val="00F35E6B"/>
    <w:rsid w:val="00F363B5"/>
    <w:rsid w:val="00F36E0F"/>
    <w:rsid w:val="00F37575"/>
    <w:rsid w:val="00F472B8"/>
    <w:rsid w:val="00F527EA"/>
    <w:rsid w:val="00F53506"/>
    <w:rsid w:val="00F53D21"/>
    <w:rsid w:val="00F55662"/>
    <w:rsid w:val="00F55E8A"/>
    <w:rsid w:val="00F60C7F"/>
    <w:rsid w:val="00F61382"/>
    <w:rsid w:val="00F627D6"/>
    <w:rsid w:val="00F632CE"/>
    <w:rsid w:val="00F653E2"/>
    <w:rsid w:val="00F659F4"/>
    <w:rsid w:val="00F66ABC"/>
    <w:rsid w:val="00F7000B"/>
    <w:rsid w:val="00F71A14"/>
    <w:rsid w:val="00F72A60"/>
    <w:rsid w:val="00F75CF1"/>
    <w:rsid w:val="00F774F0"/>
    <w:rsid w:val="00F824A2"/>
    <w:rsid w:val="00F82BB9"/>
    <w:rsid w:val="00F82D22"/>
    <w:rsid w:val="00F83486"/>
    <w:rsid w:val="00F836E3"/>
    <w:rsid w:val="00F84F01"/>
    <w:rsid w:val="00F866BF"/>
    <w:rsid w:val="00F91B11"/>
    <w:rsid w:val="00F91EF2"/>
    <w:rsid w:val="00F9283D"/>
    <w:rsid w:val="00F93DC8"/>
    <w:rsid w:val="00F94EF9"/>
    <w:rsid w:val="00F957E6"/>
    <w:rsid w:val="00F95BA6"/>
    <w:rsid w:val="00FA1223"/>
    <w:rsid w:val="00FA154A"/>
    <w:rsid w:val="00FA15B2"/>
    <w:rsid w:val="00FA1E57"/>
    <w:rsid w:val="00FA2AA4"/>
    <w:rsid w:val="00FA4747"/>
    <w:rsid w:val="00FA5735"/>
    <w:rsid w:val="00FA5A7A"/>
    <w:rsid w:val="00FA66E0"/>
    <w:rsid w:val="00FA78F5"/>
    <w:rsid w:val="00FA7DC5"/>
    <w:rsid w:val="00FB14CC"/>
    <w:rsid w:val="00FB1579"/>
    <w:rsid w:val="00FB4741"/>
    <w:rsid w:val="00FC0613"/>
    <w:rsid w:val="00FC0693"/>
    <w:rsid w:val="00FC0F86"/>
    <w:rsid w:val="00FC24C0"/>
    <w:rsid w:val="00FC49FE"/>
    <w:rsid w:val="00FC4A8C"/>
    <w:rsid w:val="00FC5083"/>
    <w:rsid w:val="00FD0A50"/>
    <w:rsid w:val="00FD1C02"/>
    <w:rsid w:val="00FD3A3E"/>
    <w:rsid w:val="00FD63A4"/>
    <w:rsid w:val="00FE2423"/>
    <w:rsid w:val="00FE3967"/>
    <w:rsid w:val="00FE4172"/>
    <w:rsid w:val="00FE6262"/>
    <w:rsid w:val="00FE6A2D"/>
    <w:rsid w:val="00FE6E0A"/>
    <w:rsid w:val="00FE6EE8"/>
    <w:rsid w:val="00FE7576"/>
    <w:rsid w:val="00FF25AC"/>
    <w:rsid w:val="00FF426D"/>
    <w:rsid w:val="00FF59CF"/>
    <w:rsid w:val="00FF758C"/>
    <w:rsid w:val="00FF7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A2831"/>
  <w15:docId w15:val="{2C10C51E-D088-4153-BB80-2555AC3D4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195A6C"/>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next w:val="Normal"/>
    <w:link w:val="Heading2Char"/>
    <w:uiPriority w:val="9"/>
    <w:unhideWhenUsed/>
    <w:qFormat/>
    <w:rsid w:val="002615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32E87"/>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54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3C5DE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A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5A6C"/>
    <w:rPr>
      <w:sz w:val="18"/>
      <w:szCs w:val="18"/>
    </w:rPr>
  </w:style>
  <w:style w:type="paragraph" w:styleId="Footer">
    <w:name w:val="footer"/>
    <w:basedOn w:val="Normal"/>
    <w:link w:val="FooterChar"/>
    <w:uiPriority w:val="99"/>
    <w:unhideWhenUsed/>
    <w:rsid w:val="00195A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5A6C"/>
    <w:rPr>
      <w:sz w:val="18"/>
      <w:szCs w:val="18"/>
    </w:rPr>
  </w:style>
  <w:style w:type="paragraph" w:styleId="ListParagraph">
    <w:name w:val="List Paragraph"/>
    <w:basedOn w:val="Normal"/>
    <w:uiPriority w:val="34"/>
    <w:qFormat/>
    <w:rsid w:val="00195A6C"/>
    <w:pPr>
      <w:ind w:firstLineChars="200" w:firstLine="420"/>
    </w:pPr>
  </w:style>
  <w:style w:type="character" w:customStyle="1" w:styleId="Heading1Char">
    <w:name w:val="Heading 1 Char"/>
    <w:basedOn w:val="DefaultParagraphFont"/>
    <w:link w:val="Heading1"/>
    <w:uiPriority w:val="9"/>
    <w:rsid w:val="00195A6C"/>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2615E7"/>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2615E7"/>
    <w:rPr>
      <w:color w:val="0000FF" w:themeColor="hyperlink"/>
      <w:u w:val="single"/>
    </w:rPr>
  </w:style>
  <w:style w:type="character" w:customStyle="1" w:styleId="apple-converted-space">
    <w:name w:val="apple-converted-space"/>
    <w:basedOn w:val="DefaultParagraphFont"/>
    <w:rsid w:val="004B3EA8"/>
  </w:style>
  <w:style w:type="character" w:customStyle="1" w:styleId="Heading5Char">
    <w:name w:val="Heading 5 Char"/>
    <w:basedOn w:val="DefaultParagraphFont"/>
    <w:link w:val="Heading5"/>
    <w:uiPriority w:val="9"/>
    <w:semiHidden/>
    <w:rsid w:val="003C5DE5"/>
    <w:rPr>
      <w:b/>
      <w:bCs/>
      <w:sz w:val="28"/>
      <w:szCs w:val="28"/>
    </w:rPr>
  </w:style>
  <w:style w:type="character" w:customStyle="1" w:styleId="Heading3Char">
    <w:name w:val="Heading 3 Char"/>
    <w:basedOn w:val="DefaultParagraphFont"/>
    <w:link w:val="Heading3"/>
    <w:uiPriority w:val="9"/>
    <w:rsid w:val="00532E87"/>
    <w:rPr>
      <w:b/>
      <w:bCs/>
      <w:sz w:val="32"/>
      <w:szCs w:val="32"/>
    </w:rPr>
  </w:style>
  <w:style w:type="paragraph" w:styleId="NormalWeb">
    <w:name w:val="Normal (Web)"/>
    <w:basedOn w:val="Normal"/>
    <w:uiPriority w:val="99"/>
    <w:unhideWhenUsed/>
    <w:rsid w:val="00E96AE4"/>
    <w:pPr>
      <w:widowControl/>
      <w:spacing w:before="100" w:beforeAutospacing="1" w:after="100" w:afterAutospacing="1"/>
      <w:jc w:val="left"/>
    </w:pPr>
    <w:rPr>
      <w:rFonts w:ascii="SimSun" w:eastAsia="SimSun" w:hAnsi="SimSun" w:cs="SimSun"/>
      <w:kern w:val="0"/>
      <w:sz w:val="24"/>
      <w:szCs w:val="24"/>
    </w:rPr>
  </w:style>
  <w:style w:type="character" w:customStyle="1" w:styleId="ilad">
    <w:name w:val="il_ad"/>
    <w:basedOn w:val="DefaultParagraphFont"/>
    <w:rsid w:val="00E96AE4"/>
  </w:style>
  <w:style w:type="character" w:styleId="Strong">
    <w:name w:val="Strong"/>
    <w:basedOn w:val="DefaultParagraphFont"/>
    <w:uiPriority w:val="22"/>
    <w:qFormat/>
    <w:rsid w:val="00DC3A35"/>
    <w:rPr>
      <w:b/>
      <w:bCs/>
    </w:rPr>
  </w:style>
  <w:style w:type="character" w:styleId="HTMLCode">
    <w:name w:val="HTML Code"/>
    <w:basedOn w:val="DefaultParagraphFont"/>
    <w:uiPriority w:val="99"/>
    <w:semiHidden/>
    <w:unhideWhenUsed/>
    <w:rsid w:val="00852004"/>
    <w:rPr>
      <w:rFonts w:ascii="SimSun" w:eastAsia="SimSun" w:hAnsi="SimSun" w:cs="SimSun" w:hint="eastAsia"/>
      <w:sz w:val="24"/>
      <w:szCs w:val="24"/>
    </w:rPr>
  </w:style>
  <w:style w:type="paragraph" w:styleId="BalloonText">
    <w:name w:val="Balloon Text"/>
    <w:basedOn w:val="Normal"/>
    <w:link w:val="BalloonTextChar"/>
    <w:uiPriority w:val="99"/>
    <w:semiHidden/>
    <w:unhideWhenUsed/>
    <w:rsid w:val="00852004"/>
    <w:rPr>
      <w:sz w:val="18"/>
      <w:szCs w:val="18"/>
    </w:rPr>
  </w:style>
  <w:style w:type="character" w:customStyle="1" w:styleId="BalloonTextChar">
    <w:name w:val="Balloon Text Char"/>
    <w:basedOn w:val="DefaultParagraphFont"/>
    <w:link w:val="BalloonText"/>
    <w:uiPriority w:val="99"/>
    <w:semiHidden/>
    <w:rsid w:val="00852004"/>
    <w:rPr>
      <w:sz w:val="18"/>
      <w:szCs w:val="18"/>
    </w:rPr>
  </w:style>
  <w:style w:type="character" w:customStyle="1" w:styleId="comment-copy">
    <w:name w:val="comment-copy"/>
    <w:basedOn w:val="DefaultParagraphFont"/>
    <w:rsid w:val="0088625A"/>
  </w:style>
  <w:style w:type="character" w:styleId="Emphasis">
    <w:name w:val="Emphasis"/>
    <w:basedOn w:val="DefaultParagraphFont"/>
    <w:uiPriority w:val="20"/>
    <w:qFormat/>
    <w:rsid w:val="0045467D"/>
    <w:rPr>
      <w:i/>
      <w:iCs/>
    </w:rPr>
  </w:style>
  <w:style w:type="paragraph" w:styleId="HTMLPreformatted">
    <w:name w:val="HTML Preformatted"/>
    <w:basedOn w:val="Normal"/>
    <w:link w:val="HTMLPreformattedChar"/>
    <w:uiPriority w:val="99"/>
    <w:unhideWhenUsed/>
    <w:rsid w:val="00454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5467D"/>
    <w:rPr>
      <w:rFonts w:ascii="SimSun" w:eastAsia="SimSun" w:hAnsi="SimSun" w:cs="SimSun"/>
      <w:kern w:val="0"/>
      <w:sz w:val="24"/>
      <w:szCs w:val="24"/>
    </w:rPr>
  </w:style>
  <w:style w:type="character" w:customStyle="1" w:styleId="com">
    <w:name w:val="com"/>
    <w:basedOn w:val="DefaultParagraphFont"/>
    <w:rsid w:val="0045467D"/>
  </w:style>
  <w:style w:type="character" w:customStyle="1" w:styleId="pln">
    <w:name w:val="pln"/>
    <w:basedOn w:val="DefaultParagraphFont"/>
    <w:rsid w:val="0045467D"/>
  </w:style>
  <w:style w:type="character" w:customStyle="1" w:styleId="kwd">
    <w:name w:val="kwd"/>
    <w:basedOn w:val="DefaultParagraphFont"/>
    <w:rsid w:val="0045467D"/>
  </w:style>
  <w:style w:type="character" w:customStyle="1" w:styleId="typ">
    <w:name w:val="typ"/>
    <w:basedOn w:val="DefaultParagraphFont"/>
    <w:rsid w:val="0045467D"/>
  </w:style>
  <w:style w:type="character" w:customStyle="1" w:styleId="pun">
    <w:name w:val="pun"/>
    <w:basedOn w:val="DefaultParagraphFont"/>
    <w:rsid w:val="0045467D"/>
  </w:style>
  <w:style w:type="character" w:customStyle="1" w:styleId="lit">
    <w:name w:val="lit"/>
    <w:basedOn w:val="DefaultParagraphFont"/>
    <w:rsid w:val="0045467D"/>
  </w:style>
  <w:style w:type="character" w:customStyle="1" w:styleId="str">
    <w:name w:val="str"/>
    <w:basedOn w:val="DefaultParagraphFont"/>
    <w:rsid w:val="0045467D"/>
  </w:style>
  <w:style w:type="character" w:customStyle="1" w:styleId="keyword">
    <w:name w:val="keyword"/>
    <w:basedOn w:val="DefaultParagraphFont"/>
    <w:rsid w:val="00954E15"/>
  </w:style>
  <w:style w:type="character" w:customStyle="1" w:styleId="class">
    <w:name w:val="class"/>
    <w:basedOn w:val="DefaultParagraphFont"/>
    <w:rsid w:val="00954E15"/>
  </w:style>
  <w:style w:type="character" w:customStyle="1" w:styleId="1">
    <w:name w:val="标题1"/>
    <w:basedOn w:val="DefaultParagraphFont"/>
    <w:rsid w:val="00954E15"/>
  </w:style>
  <w:style w:type="character" w:customStyle="1" w:styleId="comment">
    <w:name w:val="comment"/>
    <w:basedOn w:val="DefaultParagraphFont"/>
    <w:rsid w:val="00954E15"/>
  </w:style>
  <w:style w:type="character" w:styleId="FollowedHyperlink">
    <w:name w:val="FollowedHyperlink"/>
    <w:basedOn w:val="DefaultParagraphFont"/>
    <w:uiPriority w:val="99"/>
    <w:semiHidden/>
    <w:unhideWhenUsed/>
    <w:rsid w:val="00D373C7"/>
    <w:rPr>
      <w:color w:val="800080" w:themeColor="followedHyperlink"/>
      <w:u w:val="single"/>
    </w:rPr>
  </w:style>
  <w:style w:type="character" w:customStyle="1" w:styleId="2">
    <w:name w:val="标题2"/>
    <w:basedOn w:val="DefaultParagraphFont"/>
    <w:rsid w:val="00BE5455"/>
  </w:style>
  <w:style w:type="character" w:customStyle="1" w:styleId="string">
    <w:name w:val="string"/>
    <w:basedOn w:val="DefaultParagraphFont"/>
    <w:rsid w:val="00BE5455"/>
  </w:style>
  <w:style w:type="character" w:customStyle="1" w:styleId="number">
    <w:name w:val="number"/>
    <w:basedOn w:val="DefaultParagraphFont"/>
    <w:rsid w:val="000F14D2"/>
  </w:style>
  <w:style w:type="character" w:customStyle="1" w:styleId="3">
    <w:name w:val="标题3"/>
    <w:basedOn w:val="DefaultParagraphFont"/>
    <w:rsid w:val="00156B83"/>
  </w:style>
  <w:style w:type="character" w:customStyle="1" w:styleId="4">
    <w:name w:val="标题4"/>
    <w:basedOn w:val="DefaultParagraphFont"/>
    <w:rsid w:val="00BE1C74"/>
  </w:style>
  <w:style w:type="character" w:customStyle="1" w:styleId="5">
    <w:name w:val="标题5"/>
    <w:basedOn w:val="DefaultParagraphFont"/>
    <w:rsid w:val="00F363B5"/>
  </w:style>
  <w:style w:type="character" w:styleId="HTMLTypewriter">
    <w:name w:val="HTML Typewriter"/>
    <w:basedOn w:val="DefaultParagraphFont"/>
    <w:uiPriority w:val="99"/>
    <w:semiHidden/>
    <w:unhideWhenUsed/>
    <w:rsid w:val="00312B1F"/>
    <w:rPr>
      <w:rFonts w:ascii="SimSun" w:eastAsia="SimSun" w:hAnsi="SimSun" w:cs="SimSun"/>
      <w:sz w:val="24"/>
      <w:szCs w:val="24"/>
    </w:rPr>
  </w:style>
  <w:style w:type="character" w:customStyle="1" w:styleId="Heading4Char">
    <w:name w:val="Heading 4 Char"/>
    <w:basedOn w:val="DefaultParagraphFont"/>
    <w:link w:val="Heading4"/>
    <w:uiPriority w:val="9"/>
    <w:rsid w:val="007540D1"/>
    <w:rPr>
      <w:rFonts w:asciiTheme="majorHAnsi" w:eastAsiaTheme="majorEastAsia" w:hAnsiTheme="majorHAnsi" w:cstheme="majorBidi"/>
      <w:b/>
      <w:bCs/>
      <w:sz w:val="28"/>
      <w:szCs w:val="28"/>
    </w:rPr>
  </w:style>
  <w:style w:type="character" w:customStyle="1" w:styleId="datatypes">
    <w:name w:val="datatypes"/>
    <w:basedOn w:val="DefaultParagraphFont"/>
    <w:rsid w:val="00F15560"/>
  </w:style>
  <w:style w:type="character" w:customStyle="1" w:styleId="mw-headline">
    <w:name w:val="mw-headline"/>
    <w:basedOn w:val="DefaultParagraphFont"/>
    <w:rsid w:val="00E648F4"/>
  </w:style>
  <w:style w:type="character" w:customStyle="1" w:styleId="mw-editsection">
    <w:name w:val="mw-editsection"/>
    <w:basedOn w:val="DefaultParagraphFont"/>
    <w:rsid w:val="00E648F4"/>
  </w:style>
  <w:style w:type="character" w:customStyle="1" w:styleId="mw-editsection-bracket">
    <w:name w:val="mw-editsection-bracket"/>
    <w:basedOn w:val="DefaultParagraphFont"/>
    <w:rsid w:val="00E648F4"/>
  </w:style>
  <w:style w:type="character" w:customStyle="1" w:styleId="kw1">
    <w:name w:val="kw1"/>
    <w:basedOn w:val="DefaultParagraphFont"/>
    <w:rsid w:val="00E648F4"/>
  </w:style>
  <w:style w:type="character" w:customStyle="1" w:styleId="br0">
    <w:name w:val="br0"/>
    <w:basedOn w:val="DefaultParagraphFont"/>
    <w:rsid w:val="00E648F4"/>
  </w:style>
  <w:style w:type="character" w:customStyle="1" w:styleId="sy0">
    <w:name w:val="sy0"/>
    <w:basedOn w:val="DefaultParagraphFont"/>
    <w:rsid w:val="00E648F4"/>
  </w:style>
  <w:style w:type="character" w:customStyle="1" w:styleId="kw4">
    <w:name w:val="kw4"/>
    <w:basedOn w:val="DefaultParagraphFont"/>
    <w:rsid w:val="00E648F4"/>
  </w:style>
  <w:style w:type="character" w:customStyle="1" w:styleId="kw3">
    <w:name w:val="kw3"/>
    <w:basedOn w:val="DefaultParagraphFont"/>
    <w:rsid w:val="00E648F4"/>
  </w:style>
  <w:style w:type="character" w:customStyle="1" w:styleId="co1">
    <w:name w:val="co1"/>
    <w:basedOn w:val="DefaultParagraphFont"/>
    <w:rsid w:val="00E648F4"/>
  </w:style>
  <w:style w:type="paragraph" w:styleId="NoSpacing">
    <w:name w:val="No Spacing"/>
    <w:uiPriority w:val="1"/>
    <w:qFormat/>
    <w:rsid w:val="00AC22DE"/>
    <w:pPr>
      <w:widowControl w:val="0"/>
      <w:jc w:val="both"/>
    </w:pPr>
  </w:style>
  <w:style w:type="character" w:customStyle="1" w:styleId="10">
    <w:name w:val="要点1"/>
    <w:basedOn w:val="DefaultParagraphFont"/>
    <w:rsid w:val="00DD016E"/>
  </w:style>
  <w:style w:type="paragraph" w:customStyle="1" w:styleId="msonormal0">
    <w:name w:val="msonormal"/>
    <w:basedOn w:val="Normal"/>
    <w:rsid w:val="00976B1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cm-type">
    <w:name w:val="cm-type"/>
    <w:basedOn w:val="DefaultParagraphFont"/>
    <w:rsid w:val="00976B1C"/>
  </w:style>
  <w:style w:type="character" w:customStyle="1" w:styleId="cm-variable">
    <w:name w:val="cm-variable"/>
    <w:basedOn w:val="DefaultParagraphFont"/>
    <w:rsid w:val="00976B1C"/>
  </w:style>
  <w:style w:type="character" w:customStyle="1" w:styleId="cm-operator">
    <w:name w:val="cm-operator"/>
    <w:basedOn w:val="DefaultParagraphFont"/>
    <w:rsid w:val="00976B1C"/>
  </w:style>
  <w:style w:type="character" w:customStyle="1" w:styleId="cm-string">
    <w:name w:val="cm-string"/>
    <w:basedOn w:val="DefaultParagraphFont"/>
    <w:rsid w:val="00976B1C"/>
  </w:style>
  <w:style w:type="character" w:customStyle="1" w:styleId="cm-number">
    <w:name w:val="cm-number"/>
    <w:basedOn w:val="DefaultParagraphFont"/>
    <w:rsid w:val="00976B1C"/>
  </w:style>
  <w:style w:type="character" w:customStyle="1" w:styleId="cm-keyword">
    <w:name w:val="cm-keyword"/>
    <w:basedOn w:val="DefaultParagraphFont"/>
    <w:rsid w:val="00976B1C"/>
  </w:style>
  <w:style w:type="character" w:customStyle="1" w:styleId="cm-def">
    <w:name w:val="cm-def"/>
    <w:basedOn w:val="DefaultParagraphFont"/>
    <w:rsid w:val="00976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1811">
      <w:bodyDiv w:val="1"/>
      <w:marLeft w:val="0"/>
      <w:marRight w:val="0"/>
      <w:marTop w:val="0"/>
      <w:marBottom w:val="0"/>
      <w:divBdr>
        <w:top w:val="none" w:sz="0" w:space="0" w:color="auto"/>
        <w:left w:val="none" w:sz="0" w:space="0" w:color="auto"/>
        <w:bottom w:val="none" w:sz="0" w:space="0" w:color="auto"/>
        <w:right w:val="none" w:sz="0" w:space="0" w:color="auto"/>
      </w:divBdr>
    </w:div>
    <w:div w:id="5910650">
      <w:bodyDiv w:val="1"/>
      <w:marLeft w:val="0"/>
      <w:marRight w:val="0"/>
      <w:marTop w:val="0"/>
      <w:marBottom w:val="0"/>
      <w:divBdr>
        <w:top w:val="none" w:sz="0" w:space="0" w:color="auto"/>
        <w:left w:val="none" w:sz="0" w:space="0" w:color="auto"/>
        <w:bottom w:val="none" w:sz="0" w:space="0" w:color="auto"/>
        <w:right w:val="none" w:sz="0" w:space="0" w:color="auto"/>
      </w:divBdr>
    </w:div>
    <w:div w:id="8603029">
      <w:bodyDiv w:val="1"/>
      <w:marLeft w:val="0"/>
      <w:marRight w:val="0"/>
      <w:marTop w:val="0"/>
      <w:marBottom w:val="0"/>
      <w:divBdr>
        <w:top w:val="none" w:sz="0" w:space="0" w:color="auto"/>
        <w:left w:val="none" w:sz="0" w:space="0" w:color="auto"/>
        <w:bottom w:val="none" w:sz="0" w:space="0" w:color="auto"/>
        <w:right w:val="none" w:sz="0" w:space="0" w:color="auto"/>
      </w:divBdr>
    </w:div>
    <w:div w:id="12876861">
      <w:bodyDiv w:val="1"/>
      <w:marLeft w:val="0"/>
      <w:marRight w:val="0"/>
      <w:marTop w:val="0"/>
      <w:marBottom w:val="0"/>
      <w:divBdr>
        <w:top w:val="none" w:sz="0" w:space="0" w:color="auto"/>
        <w:left w:val="none" w:sz="0" w:space="0" w:color="auto"/>
        <w:bottom w:val="none" w:sz="0" w:space="0" w:color="auto"/>
        <w:right w:val="none" w:sz="0" w:space="0" w:color="auto"/>
      </w:divBdr>
    </w:div>
    <w:div w:id="24140831">
      <w:bodyDiv w:val="1"/>
      <w:marLeft w:val="0"/>
      <w:marRight w:val="0"/>
      <w:marTop w:val="0"/>
      <w:marBottom w:val="0"/>
      <w:divBdr>
        <w:top w:val="none" w:sz="0" w:space="0" w:color="auto"/>
        <w:left w:val="none" w:sz="0" w:space="0" w:color="auto"/>
        <w:bottom w:val="none" w:sz="0" w:space="0" w:color="auto"/>
        <w:right w:val="none" w:sz="0" w:space="0" w:color="auto"/>
      </w:divBdr>
    </w:div>
    <w:div w:id="35007323">
      <w:bodyDiv w:val="1"/>
      <w:marLeft w:val="0"/>
      <w:marRight w:val="0"/>
      <w:marTop w:val="0"/>
      <w:marBottom w:val="0"/>
      <w:divBdr>
        <w:top w:val="none" w:sz="0" w:space="0" w:color="auto"/>
        <w:left w:val="none" w:sz="0" w:space="0" w:color="auto"/>
        <w:bottom w:val="none" w:sz="0" w:space="0" w:color="auto"/>
        <w:right w:val="none" w:sz="0" w:space="0" w:color="auto"/>
      </w:divBdr>
    </w:div>
    <w:div w:id="36241903">
      <w:bodyDiv w:val="1"/>
      <w:marLeft w:val="0"/>
      <w:marRight w:val="0"/>
      <w:marTop w:val="0"/>
      <w:marBottom w:val="0"/>
      <w:divBdr>
        <w:top w:val="none" w:sz="0" w:space="0" w:color="auto"/>
        <w:left w:val="none" w:sz="0" w:space="0" w:color="auto"/>
        <w:bottom w:val="none" w:sz="0" w:space="0" w:color="auto"/>
        <w:right w:val="none" w:sz="0" w:space="0" w:color="auto"/>
      </w:divBdr>
    </w:div>
    <w:div w:id="39786470">
      <w:bodyDiv w:val="1"/>
      <w:marLeft w:val="0"/>
      <w:marRight w:val="0"/>
      <w:marTop w:val="0"/>
      <w:marBottom w:val="0"/>
      <w:divBdr>
        <w:top w:val="none" w:sz="0" w:space="0" w:color="auto"/>
        <w:left w:val="none" w:sz="0" w:space="0" w:color="auto"/>
        <w:bottom w:val="none" w:sz="0" w:space="0" w:color="auto"/>
        <w:right w:val="none" w:sz="0" w:space="0" w:color="auto"/>
      </w:divBdr>
    </w:div>
    <w:div w:id="55861041">
      <w:bodyDiv w:val="1"/>
      <w:marLeft w:val="0"/>
      <w:marRight w:val="0"/>
      <w:marTop w:val="0"/>
      <w:marBottom w:val="0"/>
      <w:divBdr>
        <w:top w:val="none" w:sz="0" w:space="0" w:color="auto"/>
        <w:left w:val="none" w:sz="0" w:space="0" w:color="auto"/>
        <w:bottom w:val="none" w:sz="0" w:space="0" w:color="auto"/>
        <w:right w:val="none" w:sz="0" w:space="0" w:color="auto"/>
      </w:divBdr>
    </w:div>
    <w:div w:id="59252564">
      <w:bodyDiv w:val="1"/>
      <w:marLeft w:val="0"/>
      <w:marRight w:val="0"/>
      <w:marTop w:val="0"/>
      <w:marBottom w:val="0"/>
      <w:divBdr>
        <w:top w:val="none" w:sz="0" w:space="0" w:color="auto"/>
        <w:left w:val="none" w:sz="0" w:space="0" w:color="auto"/>
        <w:bottom w:val="none" w:sz="0" w:space="0" w:color="auto"/>
        <w:right w:val="none" w:sz="0" w:space="0" w:color="auto"/>
      </w:divBdr>
      <w:divsChild>
        <w:div w:id="398673231">
          <w:marLeft w:val="0"/>
          <w:marRight w:val="0"/>
          <w:marTop w:val="0"/>
          <w:marBottom w:val="0"/>
          <w:divBdr>
            <w:top w:val="none" w:sz="0" w:space="0" w:color="auto"/>
            <w:left w:val="none" w:sz="0" w:space="0" w:color="auto"/>
            <w:bottom w:val="none" w:sz="0" w:space="0" w:color="auto"/>
            <w:right w:val="none" w:sz="0" w:space="0" w:color="auto"/>
          </w:divBdr>
          <w:divsChild>
            <w:div w:id="2069527871">
              <w:marLeft w:val="0"/>
              <w:marRight w:val="0"/>
              <w:marTop w:val="0"/>
              <w:marBottom w:val="0"/>
              <w:divBdr>
                <w:top w:val="none" w:sz="0" w:space="0" w:color="auto"/>
                <w:left w:val="none" w:sz="0" w:space="0" w:color="auto"/>
                <w:bottom w:val="none" w:sz="0" w:space="0" w:color="auto"/>
                <w:right w:val="none" w:sz="0" w:space="0" w:color="auto"/>
              </w:divBdr>
              <w:divsChild>
                <w:div w:id="677082770">
                  <w:marLeft w:val="0"/>
                  <w:marRight w:val="0"/>
                  <w:marTop w:val="0"/>
                  <w:marBottom w:val="0"/>
                  <w:divBdr>
                    <w:top w:val="none" w:sz="0" w:space="0" w:color="auto"/>
                    <w:left w:val="none" w:sz="0" w:space="0" w:color="auto"/>
                    <w:bottom w:val="none" w:sz="0" w:space="0" w:color="auto"/>
                    <w:right w:val="none" w:sz="0" w:space="0" w:color="auto"/>
                  </w:divBdr>
                </w:div>
                <w:div w:id="2085685456">
                  <w:marLeft w:val="0"/>
                  <w:marRight w:val="0"/>
                  <w:marTop w:val="0"/>
                  <w:marBottom w:val="0"/>
                  <w:divBdr>
                    <w:top w:val="none" w:sz="0" w:space="0" w:color="auto"/>
                    <w:left w:val="none" w:sz="0" w:space="0" w:color="auto"/>
                    <w:bottom w:val="none" w:sz="0" w:space="0" w:color="auto"/>
                    <w:right w:val="none" w:sz="0" w:space="0" w:color="auto"/>
                  </w:divBdr>
                </w:div>
                <w:div w:id="468211076">
                  <w:marLeft w:val="0"/>
                  <w:marRight w:val="0"/>
                  <w:marTop w:val="0"/>
                  <w:marBottom w:val="0"/>
                  <w:divBdr>
                    <w:top w:val="none" w:sz="0" w:space="0" w:color="auto"/>
                    <w:left w:val="none" w:sz="0" w:space="0" w:color="auto"/>
                    <w:bottom w:val="none" w:sz="0" w:space="0" w:color="auto"/>
                    <w:right w:val="none" w:sz="0" w:space="0" w:color="auto"/>
                  </w:divBdr>
                </w:div>
                <w:div w:id="1231963060">
                  <w:marLeft w:val="0"/>
                  <w:marRight w:val="0"/>
                  <w:marTop w:val="0"/>
                  <w:marBottom w:val="0"/>
                  <w:divBdr>
                    <w:top w:val="none" w:sz="0" w:space="0" w:color="auto"/>
                    <w:left w:val="none" w:sz="0" w:space="0" w:color="auto"/>
                    <w:bottom w:val="none" w:sz="0" w:space="0" w:color="auto"/>
                    <w:right w:val="none" w:sz="0" w:space="0" w:color="auto"/>
                  </w:divBdr>
                </w:div>
                <w:div w:id="1589923594">
                  <w:marLeft w:val="0"/>
                  <w:marRight w:val="0"/>
                  <w:marTop w:val="0"/>
                  <w:marBottom w:val="0"/>
                  <w:divBdr>
                    <w:top w:val="none" w:sz="0" w:space="0" w:color="auto"/>
                    <w:left w:val="none" w:sz="0" w:space="0" w:color="auto"/>
                    <w:bottom w:val="none" w:sz="0" w:space="0" w:color="auto"/>
                    <w:right w:val="none" w:sz="0" w:space="0" w:color="auto"/>
                  </w:divBdr>
                </w:div>
                <w:div w:id="1536697772">
                  <w:marLeft w:val="0"/>
                  <w:marRight w:val="0"/>
                  <w:marTop w:val="0"/>
                  <w:marBottom w:val="0"/>
                  <w:divBdr>
                    <w:top w:val="none" w:sz="0" w:space="0" w:color="auto"/>
                    <w:left w:val="none" w:sz="0" w:space="0" w:color="auto"/>
                    <w:bottom w:val="none" w:sz="0" w:space="0" w:color="auto"/>
                    <w:right w:val="none" w:sz="0" w:space="0" w:color="auto"/>
                  </w:divBdr>
                </w:div>
                <w:div w:id="1214734626">
                  <w:marLeft w:val="0"/>
                  <w:marRight w:val="0"/>
                  <w:marTop w:val="0"/>
                  <w:marBottom w:val="0"/>
                  <w:divBdr>
                    <w:top w:val="none" w:sz="0" w:space="0" w:color="auto"/>
                    <w:left w:val="none" w:sz="0" w:space="0" w:color="auto"/>
                    <w:bottom w:val="none" w:sz="0" w:space="0" w:color="auto"/>
                    <w:right w:val="none" w:sz="0" w:space="0" w:color="auto"/>
                  </w:divBdr>
                </w:div>
                <w:div w:id="2043554635">
                  <w:marLeft w:val="0"/>
                  <w:marRight w:val="0"/>
                  <w:marTop w:val="0"/>
                  <w:marBottom w:val="0"/>
                  <w:divBdr>
                    <w:top w:val="none" w:sz="0" w:space="0" w:color="auto"/>
                    <w:left w:val="none" w:sz="0" w:space="0" w:color="auto"/>
                    <w:bottom w:val="none" w:sz="0" w:space="0" w:color="auto"/>
                    <w:right w:val="none" w:sz="0" w:space="0" w:color="auto"/>
                  </w:divBdr>
                </w:div>
                <w:div w:id="1791896615">
                  <w:marLeft w:val="0"/>
                  <w:marRight w:val="0"/>
                  <w:marTop w:val="0"/>
                  <w:marBottom w:val="0"/>
                  <w:divBdr>
                    <w:top w:val="none" w:sz="0" w:space="0" w:color="auto"/>
                    <w:left w:val="none" w:sz="0" w:space="0" w:color="auto"/>
                    <w:bottom w:val="none" w:sz="0" w:space="0" w:color="auto"/>
                    <w:right w:val="none" w:sz="0" w:space="0" w:color="auto"/>
                  </w:divBdr>
                </w:div>
                <w:div w:id="1978103040">
                  <w:marLeft w:val="0"/>
                  <w:marRight w:val="0"/>
                  <w:marTop w:val="0"/>
                  <w:marBottom w:val="0"/>
                  <w:divBdr>
                    <w:top w:val="none" w:sz="0" w:space="0" w:color="auto"/>
                    <w:left w:val="none" w:sz="0" w:space="0" w:color="auto"/>
                    <w:bottom w:val="none" w:sz="0" w:space="0" w:color="auto"/>
                    <w:right w:val="none" w:sz="0" w:space="0" w:color="auto"/>
                  </w:divBdr>
                </w:div>
                <w:div w:id="811021476">
                  <w:marLeft w:val="0"/>
                  <w:marRight w:val="0"/>
                  <w:marTop w:val="0"/>
                  <w:marBottom w:val="0"/>
                  <w:divBdr>
                    <w:top w:val="none" w:sz="0" w:space="0" w:color="auto"/>
                    <w:left w:val="none" w:sz="0" w:space="0" w:color="auto"/>
                    <w:bottom w:val="none" w:sz="0" w:space="0" w:color="auto"/>
                    <w:right w:val="none" w:sz="0" w:space="0" w:color="auto"/>
                  </w:divBdr>
                </w:div>
                <w:div w:id="218902606">
                  <w:marLeft w:val="0"/>
                  <w:marRight w:val="0"/>
                  <w:marTop w:val="0"/>
                  <w:marBottom w:val="0"/>
                  <w:divBdr>
                    <w:top w:val="none" w:sz="0" w:space="0" w:color="auto"/>
                    <w:left w:val="none" w:sz="0" w:space="0" w:color="auto"/>
                    <w:bottom w:val="none" w:sz="0" w:space="0" w:color="auto"/>
                    <w:right w:val="none" w:sz="0" w:space="0" w:color="auto"/>
                  </w:divBdr>
                </w:div>
                <w:div w:id="977034813">
                  <w:marLeft w:val="0"/>
                  <w:marRight w:val="0"/>
                  <w:marTop w:val="0"/>
                  <w:marBottom w:val="0"/>
                  <w:divBdr>
                    <w:top w:val="none" w:sz="0" w:space="0" w:color="auto"/>
                    <w:left w:val="none" w:sz="0" w:space="0" w:color="auto"/>
                    <w:bottom w:val="none" w:sz="0" w:space="0" w:color="auto"/>
                    <w:right w:val="none" w:sz="0" w:space="0" w:color="auto"/>
                  </w:divBdr>
                </w:div>
                <w:div w:id="1597861823">
                  <w:marLeft w:val="0"/>
                  <w:marRight w:val="0"/>
                  <w:marTop w:val="0"/>
                  <w:marBottom w:val="0"/>
                  <w:divBdr>
                    <w:top w:val="none" w:sz="0" w:space="0" w:color="auto"/>
                    <w:left w:val="none" w:sz="0" w:space="0" w:color="auto"/>
                    <w:bottom w:val="none" w:sz="0" w:space="0" w:color="auto"/>
                    <w:right w:val="none" w:sz="0" w:space="0" w:color="auto"/>
                  </w:divBdr>
                </w:div>
                <w:div w:id="699087282">
                  <w:marLeft w:val="0"/>
                  <w:marRight w:val="0"/>
                  <w:marTop w:val="0"/>
                  <w:marBottom w:val="0"/>
                  <w:divBdr>
                    <w:top w:val="none" w:sz="0" w:space="0" w:color="auto"/>
                    <w:left w:val="none" w:sz="0" w:space="0" w:color="auto"/>
                    <w:bottom w:val="none" w:sz="0" w:space="0" w:color="auto"/>
                    <w:right w:val="none" w:sz="0" w:space="0" w:color="auto"/>
                  </w:divBdr>
                </w:div>
                <w:div w:id="1406149922">
                  <w:marLeft w:val="0"/>
                  <w:marRight w:val="0"/>
                  <w:marTop w:val="0"/>
                  <w:marBottom w:val="0"/>
                  <w:divBdr>
                    <w:top w:val="none" w:sz="0" w:space="0" w:color="auto"/>
                    <w:left w:val="none" w:sz="0" w:space="0" w:color="auto"/>
                    <w:bottom w:val="none" w:sz="0" w:space="0" w:color="auto"/>
                    <w:right w:val="none" w:sz="0" w:space="0" w:color="auto"/>
                  </w:divBdr>
                  <w:divsChild>
                    <w:div w:id="1816489804">
                      <w:marLeft w:val="0"/>
                      <w:marRight w:val="0"/>
                      <w:marTop w:val="0"/>
                      <w:marBottom w:val="0"/>
                      <w:divBdr>
                        <w:top w:val="none" w:sz="0" w:space="0" w:color="auto"/>
                        <w:left w:val="none" w:sz="0" w:space="0" w:color="auto"/>
                        <w:bottom w:val="none" w:sz="0" w:space="0" w:color="auto"/>
                        <w:right w:val="none" w:sz="0" w:space="0" w:color="auto"/>
                      </w:divBdr>
                    </w:div>
                    <w:div w:id="1849827312">
                      <w:marLeft w:val="0"/>
                      <w:marRight w:val="0"/>
                      <w:marTop w:val="0"/>
                      <w:marBottom w:val="0"/>
                      <w:divBdr>
                        <w:top w:val="none" w:sz="0" w:space="0" w:color="auto"/>
                        <w:left w:val="none" w:sz="0" w:space="0" w:color="auto"/>
                        <w:bottom w:val="none" w:sz="0" w:space="0" w:color="auto"/>
                        <w:right w:val="none" w:sz="0" w:space="0" w:color="auto"/>
                      </w:divBdr>
                    </w:div>
                    <w:div w:id="1379090653">
                      <w:marLeft w:val="0"/>
                      <w:marRight w:val="0"/>
                      <w:marTop w:val="0"/>
                      <w:marBottom w:val="0"/>
                      <w:divBdr>
                        <w:top w:val="none" w:sz="0" w:space="0" w:color="auto"/>
                        <w:left w:val="none" w:sz="0" w:space="0" w:color="auto"/>
                        <w:bottom w:val="none" w:sz="0" w:space="0" w:color="auto"/>
                        <w:right w:val="none" w:sz="0" w:space="0" w:color="auto"/>
                      </w:divBdr>
                    </w:div>
                    <w:div w:id="16851826">
                      <w:marLeft w:val="0"/>
                      <w:marRight w:val="0"/>
                      <w:marTop w:val="0"/>
                      <w:marBottom w:val="0"/>
                      <w:divBdr>
                        <w:top w:val="none" w:sz="0" w:space="0" w:color="auto"/>
                        <w:left w:val="none" w:sz="0" w:space="0" w:color="auto"/>
                        <w:bottom w:val="none" w:sz="0" w:space="0" w:color="auto"/>
                        <w:right w:val="none" w:sz="0" w:space="0" w:color="auto"/>
                      </w:divBdr>
                    </w:div>
                    <w:div w:id="1901599147">
                      <w:marLeft w:val="0"/>
                      <w:marRight w:val="0"/>
                      <w:marTop w:val="0"/>
                      <w:marBottom w:val="0"/>
                      <w:divBdr>
                        <w:top w:val="none" w:sz="0" w:space="0" w:color="auto"/>
                        <w:left w:val="none" w:sz="0" w:space="0" w:color="auto"/>
                        <w:bottom w:val="none" w:sz="0" w:space="0" w:color="auto"/>
                        <w:right w:val="none" w:sz="0" w:space="0" w:color="auto"/>
                      </w:divBdr>
                    </w:div>
                    <w:div w:id="966667504">
                      <w:marLeft w:val="0"/>
                      <w:marRight w:val="0"/>
                      <w:marTop w:val="0"/>
                      <w:marBottom w:val="0"/>
                      <w:divBdr>
                        <w:top w:val="none" w:sz="0" w:space="0" w:color="auto"/>
                        <w:left w:val="none" w:sz="0" w:space="0" w:color="auto"/>
                        <w:bottom w:val="none" w:sz="0" w:space="0" w:color="auto"/>
                        <w:right w:val="none" w:sz="0" w:space="0" w:color="auto"/>
                      </w:divBdr>
                    </w:div>
                    <w:div w:id="1982999733">
                      <w:marLeft w:val="0"/>
                      <w:marRight w:val="0"/>
                      <w:marTop w:val="0"/>
                      <w:marBottom w:val="0"/>
                      <w:divBdr>
                        <w:top w:val="none" w:sz="0" w:space="0" w:color="auto"/>
                        <w:left w:val="none" w:sz="0" w:space="0" w:color="auto"/>
                        <w:bottom w:val="none" w:sz="0" w:space="0" w:color="auto"/>
                        <w:right w:val="none" w:sz="0" w:space="0" w:color="auto"/>
                      </w:divBdr>
                    </w:div>
                    <w:div w:id="570240477">
                      <w:marLeft w:val="0"/>
                      <w:marRight w:val="0"/>
                      <w:marTop w:val="0"/>
                      <w:marBottom w:val="0"/>
                      <w:divBdr>
                        <w:top w:val="none" w:sz="0" w:space="0" w:color="auto"/>
                        <w:left w:val="none" w:sz="0" w:space="0" w:color="auto"/>
                        <w:bottom w:val="none" w:sz="0" w:space="0" w:color="auto"/>
                        <w:right w:val="none" w:sz="0" w:space="0" w:color="auto"/>
                      </w:divBdr>
                    </w:div>
                    <w:div w:id="286200912">
                      <w:marLeft w:val="0"/>
                      <w:marRight w:val="0"/>
                      <w:marTop w:val="0"/>
                      <w:marBottom w:val="0"/>
                      <w:divBdr>
                        <w:top w:val="none" w:sz="0" w:space="0" w:color="auto"/>
                        <w:left w:val="none" w:sz="0" w:space="0" w:color="auto"/>
                        <w:bottom w:val="none" w:sz="0" w:space="0" w:color="auto"/>
                        <w:right w:val="none" w:sz="0" w:space="0" w:color="auto"/>
                      </w:divBdr>
                    </w:div>
                    <w:div w:id="1343892938">
                      <w:marLeft w:val="0"/>
                      <w:marRight w:val="0"/>
                      <w:marTop w:val="0"/>
                      <w:marBottom w:val="0"/>
                      <w:divBdr>
                        <w:top w:val="none" w:sz="0" w:space="0" w:color="auto"/>
                        <w:left w:val="none" w:sz="0" w:space="0" w:color="auto"/>
                        <w:bottom w:val="none" w:sz="0" w:space="0" w:color="auto"/>
                        <w:right w:val="none" w:sz="0" w:space="0" w:color="auto"/>
                      </w:divBdr>
                    </w:div>
                    <w:div w:id="790200046">
                      <w:marLeft w:val="0"/>
                      <w:marRight w:val="0"/>
                      <w:marTop w:val="0"/>
                      <w:marBottom w:val="0"/>
                      <w:divBdr>
                        <w:top w:val="none" w:sz="0" w:space="0" w:color="auto"/>
                        <w:left w:val="none" w:sz="0" w:space="0" w:color="auto"/>
                        <w:bottom w:val="none" w:sz="0" w:space="0" w:color="auto"/>
                        <w:right w:val="none" w:sz="0" w:space="0" w:color="auto"/>
                      </w:divBdr>
                    </w:div>
                    <w:div w:id="544366655">
                      <w:marLeft w:val="0"/>
                      <w:marRight w:val="0"/>
                      <w:marTop w:val="0"/>
                      <w:marBottom w:val="0"/>
                      <w:divBdr>
                        <w:top w:val="none" w:sz="0" w:space="0" w:color="auto"/>
                        <w:left w:val="none" w:sz="0" w:space="0" w:color="auto"/>
                        <w:bottom w:val="none" w:sz="0" w:space="0" w:color="auto"/>
                        <w:right w:val="none" w:sz="0" w:space="0" w:color="auto"/>
                      </w:divBdr>
                    </w:div>
                    <w:div w:id="1678457183">
                      <w:marLeft w:val="0"/>
                      <w:marRight w:val="0"/>
                      <w:marTop w:val="0"/>
                      <w:marBottom w:val="0"/>
                      <w:divBdr>
                        <w:top w:val="none" w:sz="0" w:space="0" w:color="auto"/>
                        <w:left w:val="none" w:sz="0" w:space="0" w:color="auto"/>
                        <w:bottom w:val="none" w:sz="0" w:space="0" w:color="auto"/>
                        <w:right w:val="none" w:sz="0" w:space="0" w:color="auto"/>
                      </w:divBdr>
                    </w:div>
                    <w:div w:id="10789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6272">
          <w:marLeft w:val="0"/>
          <w:marRight w:val="0"/>
          <w:marTop w:val="0"/>
          <w:marBottom w:val="0"/>
          <w:divBdr>
            <w:top w:val="none" w:sz="0" w:space="0" w:color="auto"/>
            <w:left w:val="none" w:sz="0" w:space="0" w:color="auto"/>
            <w:bottom w:val="none" w:sz="0" w:space="0" w:color="auto"/>
            <w:right w:val="none" w:sz="0" w:space="0" w:color="auto"/>
          </w:divBdr>
          <w:divsChild>
            <w:div w:id="61871769">
              <w:marLeft w:val="0"/>
              <w:marRight w:val="0"/>
              <w:marTop w:val="0"/>
              <w:marBottom w:val="0"/>
              <w:divBdr>
                <w:top w:val="none" w:sz="0" w:space="0" w:color="auto"/>
                <w:left w:val="none" w:sz="0" w:space="0" w:color="auto"/>
                <w:bottom w:val="none" w:sz="0" w:space="0" w:color="auto"/>
                <w:right w:val="none" w:sz="0" w:space="0" w:color="auto"/>
              </w:divBdr>
              <w:divsChild>
                <w:div w:id="114562418">
                  <w:marLeft w:val="0"/>
                  <w:marRight w:val="0"/>
                  <w:marTop w:val="0"/>
                  <w:marBottom w:val="0"/>
                  <w:divBdr>
                    <w:top w:val="none" w:sz="0" w:space="0" w:color="auto"/>
                    <w:left w:val="none" w:sz="0" w:space="0" w:color="auto"/>
                    <w:bottom w:val="none" w:sz="0" w:space="0" w:color="auto"/>
                    <w:right w:val="none" w:sz="0" w:space="0" w:color="auto"/>
                  </w:divBdr>
                </w:div>
                <w:div w:id="862742206">
                  <w:marLeft w:val="0"/>
                  <w:marRight w:val="0"/>
                  <w:marTop w:val="0"/>
                  <w:marBottom w:val="0"/>
                  <w:divBdr>
                    <w:top w:val="none" w:sz="0" w:space="0" w:color="auto"/>
                    <w:left w:val="none" w:sz="0" w:space="0" w:color="auto"/>
                    <w:bottom w:val="none" w:sz="0" w:space="0" w:color="auto"/>
                    <w:right w:val="none" w:sz="0" w:space="0" w:color="auto"/>
                  </w:divBdr>
                </w:div>
                <w:div w:id="508909168">
                  <w:marLeft w:val="0"/>
                  <w:marRight w:val="0"/>
                  <w:marTop w:val="0"/>
                  <w:marBottom w:val="0"/>
                  <w:divBdr>
                    <w:top w:val="none" w:sz="0" w:space="0" w:color="auto"/>
                    <w:left w:val="none" w:sz="0" w:space="0" w:color="auto"/>
                    <w:bottom w:val="none" w:sz="0" w:space="0" w:color="auto"/>
                    <w:right w:val="none" w:sz="0" w:space="0" w:color="auto"/>
                  </w:divBdr>
                </w:div>
                <w:div w:id="816185435">
                  <w:marLeft w:val="0"/>
                  <w:marRight w:val="0"/>
                  <w:marTop w:val="0"/>
                  <w:marBottom w:val="0"/>
                  <w:divBdr>
                    <w:top w:val="none" w:sz="0" w:space="0" w:color="auto"/>
                    <w:left w:val="none" w:sz="0" w:space="0" w:color="auto"/>
                    <w:bottom w:val="none" w:sz="0" w:space="0" w:color="auto"/>
                    <w:right w:val="none" w:sz="0" w:space="0" w:color="auto"/>
                  </w:divBdr>
                </w:div>
                <w:div w:id="828978877">
                  <w:marLeft w:val="0"/>
                  <w:marRight w:val="0"/>
                  <w:marTop w:val="0"/>
                  <w:marBottom w:val="0"/>
                  <w:divBdr>
                    <w:top w:val="none" w:sz="0" w:space="0" w:color="auto"/>
                    <w:left w:val="none" w:sz="0" w:space="0" w:color="auto"/>
                    <w:bottom w:val="none" w:sz="0" w:space="0" w:color="auto"/>
                    <w:right w:val="none" w:sz="0" w:space="0" w:color="auto"/>
                  </w:divBdr>
                </w:div>
                <w:div w:id="109206380">
                  <w:marLeft w:val="0"/>
                  <w:marRight w:val="0"/>
                  <w:marTop w:val="0"/>
                  <w:marBottom w:val="0"/>
                  <w:divBdr>
                    <w:top w:val="none" w:sz="0" w:space="0" w:color="auto"/>
                    <w:left w:val="none" w:sz="0" w:space="0" w:color="auto"/>
                    <w:bottom w:val="none" w:sz="0" w:space="0" w:color="auto"/>
                    <w:right w:val="none" w:sz="0" w:space="0" w:color="auto"/>
                  </w:divBdr>
                </w:div>
                <w:div w:id="1640961317">
                  <w:marLeft w:val="0"/>
                  <w:marRight w:val="0"/>
                  <w:marTop w:val="0"/>
                  <w:marBottom w:val="0"/>
                  <w:divBdr>
                    <w:top w:val="none" w:sz="0" w:space="0" w:color="auto"/>
                    <w:left w:val="none" w:sz="0" w:space="0" w:color="auto"/>
                    <w:bottom w:val="none" w:sz="0" w:space="0" w:color="auto"/>
                    <w:right w:val="none" w:sz="0" w:space="0" w:color="auto"/>
                  </w:divBdr>
                </w:div>
                <w:div w:id="781997760">
                  <w:marLeft w:val="0"/>
                  <w:marRight w:val="0"/>
                  <w:marTop w:val="0"/>
                  <w:marBottom w:val="0"/>
                  <w:divBdr>
                    <w:top w:val="none" w:sz="0" w:space="0" w:color="auto"/>
                    <w:left w:val="none" w:sz="0" w:space="0" w:color="auto"/>
                    <w:bottom w:val="none" w:sz="0" w:space="0" w:color="auto"/>
                    <w:right w:val="none" w:sz="0" w:space="0" w:color="auto"/>
                  </w:divBdr>
                </w:div>
                <w:div w:id="942807036">
                  <w:marLeft w:val="0"/>
                  <w:marRight w:val="0"/>
                  <w:marTop w:val="0"/>
                  <w:marBottom w:val="0"/>
                  <w:divBdr>
                    <w:top w:val="none" w:sz="0" w:space="0" w:color="auto"/>
                    <w:left w:val="none" w:sz="0" w:space="0" w:color="auto"/>
                    <w:bottom w:val="none" w:sz="0" w:space="0" w:color="auto"/>
                    <w:right w:val="none" w:sz="0" w:space="0" w:color="auto"/>
                  </w:divBdr>
                </w:div>
                <w:div w:id="1866559385">
                  <w:marLeft w:val="0"/>
                  <w:marRight w:val="0"/>
                  <w:marTop w:val="0"/>
                  <w:marBottom w:val="0"/>
                  <w:divBdr>
                    <w:top w:val="none" w:sz="0" w:space="0" w:color="auto"/>
                    <w:left w:val="none" w:sz="0" w:space="0" w:color="auto"/>
                    <w:bottom w:val="none" w:sz="0" w:space="0" w:color="auto"/>
                    <w:right w:val="none" w:sz="0" w:space="0" w:color="auto"/>
                  </w:divBdr>
                  <w:divsChild>
                    <w:div w:id="997227037">
                      <w:marLeft w:val="0"/>
                      <w:marRight w:val="0"/>
                      <w:marTop w:val="0"/>
                      <w:marBottom w:val="0"/>
                      <w:divBdr>
                        <w:top w:val="none" w:sz="0" w:space="0" w:color="auto"/>
                        <w:left w:val="none" w:sz="0" w:space="0" w:color="auto"/>
                        <w:bottom w:val="none" w:sz="0" w:space="0" w:color="auto"/>
                        <w:right w:val="none" w:sz="0" w:space="0" w:color="auto"/>
                      </w:divBdr>
                    </w:div>
                    <w:div w:id="1503666424">
                      <w:marLeft w:val="0"/>
                      <w:marRight w:val="0"/>
                      <w:marTop w:val="0"/>
                      <w:marBottom w:val="0"/>
                      <w:divBdr>
                        <w:top w:val="none" w:sz="0" w:space="0" w:color="auto"/>
                        <w:left w:val="none" w:sz="0" w:space="0" w:color="auto"/>
                        <w:bottom w:val="none" w:sz="0" w:space="0" w:color="auto"/>
                        <w:right w:val="none" w:sz="0" w:space="0" w:color="auto"/>
                      </w:divBdr>
                    </w:div>
                    <w:div w:id="1804153668">
                      <w:marLeft w:val="0"/>
                      <w:marRight w:val="0"/>
                      <w:marTop w:val="0"/>
                      <w:marBottom w:val="0"/>
                      <w:divBdr>
                        <w:top w:val="none" w:sz="0" w:space="0" w:color="auto"/>
                        <w:left w:val="none" w:sz="0" w:space="0" w:color="auto"/>
                        <w:bottom w:val="none" w:sz="0" w:space="0" w:color="auto"/>
                        <w:right w:val="none" w:sz="0" w:space="0" w:color="auto"/>
                      </w:divBdr>
                    </w:div>
                    <w:div w:id="1249994848">
                      <w:marLeft w:val="0"/>
                      <w:marRight w:val="0"/>
                      <w:marTop w:val="0"/>
                      <w:marBottom w:val="0"/>
                      <w:divBdr>
                        <w:top w:val="none" w:sz="0" w:space="0" w:color="auto"/>
                        <w:left w:val="none" w:sz="0" w:space="0" w:color="auto"/>
                        <w:bottom w:val="none" w:sz="0" w:space="0" w:color="auto"/>
                        <w:right w:val="none" w:sz="0" w:space="0" w:color="auto"/>
                      </w:divBdr>
                    </w:div>
                    <w:div w:id="1594243425">
                      <w:marLeft w:val="0"/>
                      <w:marRight w:val="0"/>
                      <w:marTop w:val="0"/>
                      <w:marBottom w:val="0"/>
                      <w:divBdr>
                        <w:top w:val="none" w:sz="0" w:space="0" w:color="auto"/>
                        <w:left w:val="none" w:sz="0" w:space="0" w:color="auto"/>
                        <w:bottom w:val="none" w:sz="0" w:space="0" w:color="auto"/>
                        <w:right w:val="none" w:sz="0" w:space="0" w:color="auto"/>
                      </w:divBdr>
                    </w:div>
                    <w:div w:id="1627813804">
                      <w:marLeft w:val="0"/>
                      <w:marRight w:val="0"/>
                      <w:marTop w:val="0"/>
                      <w:marBottom w:val="0"/>
                      <w:divBdr>
                        <w:top w:val="none" w:sz="0" w:space="0" w:color="auto"/>
                        <w:left w:val="none" w:sz="0" w:space="0" w:color="auto"/>
                        <w:bottom w:val="none" w:sz="0" w:space="0" w:color="auto"/>
                        <w:right w:val="none" w:sz="0" w:space="0" w:color="auto"/>
                      </w:divBdr>
                    </w:div>
                    <w:div w:id="998507810">
                      <w:marLeft w:val="0"/>
                      <w:marRight w:val="0"/>
                      <w:marTop w:val="0"/>
                      <w:marBottom w:val="0"/>
                      <w:divBdr>
                        <w:top w:val="none" w:sz="0" w:space="0" w:color="auto"/>
                        <w:left w:val="none" w:sz="0" w:space="0" w:color="auto"/>
                        <w:bottom w:val="none" w:sz="0" w:space="0" w:color="auto"/>
                        <w:right w:val="none" w:sz="0" w:space="0" w:color="auto"/>
                      </w:divBdr>
                    </w:div>
                    <w:div w:id="18634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2164">
      <w:bodyDiv w:val="1"/>
      <w:marLeft w:val="0"/>
      <w:marRight w:val="0"/>
      <w:marTop w:val="0"/>
      <w:marBottom w:val="0"/>
      <w:divBdr>
        <w:top w:val="none" w:sz="0" w:space="0" w:color="auto"/>
        <w:left w:val="none" w:sz="0" w:space="0" w:color="auto"/>
        <w:bottom w:val="none" w:sz="0" w:space="0" w:color="auto"/>
        <w:right w:val="none" w:sz="0" w:space="0" w:color="auto"/>
      </w:divBdr>
    </w:div>
    <w:div w:id="76483492">
      <w:bodyDiv w:val="1"/>
      <w:marLeft w:val="0"/>
      <w:marRight w:val="0"/>
      <w:marTop w:val="0"/>
      <w:marBottom w:val="0"/>
      <w:divBdr>
        <w:top w:val="none" w:sz="0" w:space="0" w:color="auto"/>
        <w:left w:val="none" w:sz="0" w:space="0" w:color="auto"/>
        <w:bottom w:val="none" w:sz="0" w:space="0" w:color="auto"/>
        <w:right w:val="none" w:sz="0" w:space="0" w:color="auto"/>
      </w:divBdr>
    </w:div>
    <w:div w:id="87896005">
      <w:bodyDiv w:val="1"/>
      <w:marLeft w:val="0"/>
      <w:marRight w:val="0"/>
      <w:marTop w:val="0"/>
      <w:marBottom w:val="0"/>
      <w:divBdr>
        <w:top w:val="none" w:sz="0" w:space="0" w:color="auto"/>
        <w:left w:val="none" w:sz="0" w:space="0" w:color="auto"/>
        <w:bottom w:val="none" w:sz="0" w:space="0" w:color="auto"/>
        <w:right w:val="none" w:sz="0" w:space="0" w:color="auto"/>
      </w:divBdr>
    </w:div>
    <w:div w:id="90704576">
      <w:bodyDiv w:val="1"/>
      <w:marLeft w:val="0"/>
      <w:marRight w:val="0"/>
      <w:marTop w:val="0"/>
      <w:marBottom w:val="0"/>
      <w:divBdr>
        <w:top w:val="none" w:sz="0" w:space="0" w:color="auto"/>
        <w:left w:val="none" w:sz="0" w:space="0" w:color="auto"/>
        <w:bottom w:val="none" w:sz="0" w:space="0" w:color="auto"/>
        <w:right w:val="none" w:sz="0" w:space="0" w:color="auto"/>
      </w:divBdr>
    </w:div>
    <w:div w:id="91702174">
      <w:bodyDiv w:val="1"/>
      <w:marLeft w:val="0"/>
      <w:marRight w:val="0"/>
      <w:marTop w:val="0"/>
      <w:marBottom w:val="0"/>
      <w:divBdr>
        <w:top w:val="none" w:sz="0" w:space="0" w:color="auto"/>
        <w:left w:val="none" w:sz="0" w:space="0" w:color="auto"/>
        <w:bottom w:val="none" w:sz="0" w:space="0" w:color="auto"/>
        <w:right w:val="none" w:sz="0" w:space="0" w:color="auto"/>
      </w:divBdr>
    </w:div>
    <w:div w:id="95448365">
      <w:bodyDiv w:val="1"/>
      <w:marLeft w:val="0"/>
      <w:marRight w:val="0"/>
      <w:marTop w:val="0"/>
      <w:marBottom w:val="0"/>
      <w:divBdr>
        <w:top w:val="none" w:sz="0" w:space="0" w:color="auto"/>
        <w:left w:val="none" w:sz="0" w:space="0" w:color="auto"/>
        <w:bottom w:val="none" w:sz="0" w:space="0" w:color="auto"/>
        <w:right w:val="none" w:sz="0" w:space="0" w:color="auto"/>
      </w:divBdr>
    </w:div>
    <w:div w:id="100616386">
      <w:bodyDiv w:val="1"/>
      <w:marLeft w:val="0"/>
      <w:marRight w:val="0"/>
      <w:marTop w:val="0"/>
      <w:marBottom w:val="0"/>
      <w:divBdr>
        <w:top w:val="none" w:sz="0" w:space="0" w:color="auto"/>
        <w:left w:val="none" w:sz="0" w:space="0" w:color="auto"/>
        <w:bottom w:val="none" w:sz="0" w:space="0" w:color="auto"/>
        <w:right w:val="none" w:sz="0" w:space="0" w:color="auto"/>
      </w:divBdr>
    </w:div>
    <w:div w:id="101073396">
      <w:bodyDiv w:val="1"/>
      <w:marLeft w:val="0"/>
      <w:marRight w:val="0"/>
      <w:marTop w:val="0"/>
      <w:marBottom w:val="0"/>
      <w:divBdr>
        <w:top w:val="none" w:sz="0" w:space="0" w:color="auto"/>
        <w:left w:val="none" w:sz="0" w:space="0" w:color="auto"/>
        <w:bottom w:val="none" w:sz="0" w:space="0" w:color="auto"/>
        <w:right w:val="none" w:sz="0" w:space="0" w:color="auto"/>
      </w:divBdr>
      <w:divsChild>
        <w:div w:id="854076579">
          <w:marLeft w:val="120"/>
          <w:marRight w:val="120"/>
          <w:marTop w:val="120"/>
          <w:marBottom w:val="120"/>
          <w:divBdr>
            <w:top w:val="single" w:sz="6" w:space="6" w:color="CCCCCC"/>
            <w:left w:val="single" w:sz="6" w:space="6" w:color="CCCCCC"/>
            <w:bottom w:val="single" w:sz="6" w:space="6" w:color="CCCCCC"/>
            <w:right w:val="single" w:sz="6" w:space="6" w:color="CCCCCC"/>
          </w:divBdr>
        </w:div>
      </w:divsChild>
    </w:div>
    <w:div w:id="101923248">
      <w:bodyDiv w:val="1"/>
      <w:marLeft w:val="0"/>
      <w:marRight w:val="0"/>
      <w:marTop w:val="0"/>
      <w:marBottom w:val="0"/>
      <w:divBdr>
        <w:top w:val="none" w:sz="0" w:space="0" w:color="auto"/>
        <w:left w:val="none" w:sz="0" w:space="0" w:color="auto"/>
        <w:bottom w:val="none" w:sz="0" w:space="0" w:color="auto"/>
        <w:right w:val="none" w:sz="0" w:space="0" w:color="auto"/>
      </w:divBdr>
    </w:div>
    <w:div w:id="116916782">
      <w:bodyDiv w:val="1"/>
      <w:marLeft w:val="0"/>
      <w:marRight w:val="0"/>
      <w:marTop w:val="0"/>
      <w:marBottom w:val="0"/>
      <w:divBdr>
        <w:top w:val="none" w:sz="0" w:space="0" w:color="auto"/>
        <w:left w:val="none" w:sz="0" w:space="0" w:color="auto"/>
        <w:bottom w:val="none" w:sz="0" w:space="0" w:color="auto"/>
        <w:right w:val="none" w:sz="0" w:space="0" w:color="auto"/>
      </w:divBdr>
      <w:divsChild>
        <w:div w:id="1074282457">
          <w:marLeft w:val="0"/>
          <w:marRight w:val="0"/>
          <w:marTop w:val="0"/>
          <w:marBottom w:val="0"/>
          <w:divBdr>
            <w:top w:val="none" w:sz="0" w:space="0" w:color="auto"/>
            <w:left w:val="none" w:sz="0" w:space="0" w:color="auto"/>
            <w:bottom w:val="none" w:sz="0" w:space="0" w:color="auto"/>
            <w:right w:val="none" w:sz="0" w:space="0" w:color="auto"/>
          </w:divBdr>
        </w:div>
      </w:divsChild>
    </w:div>
    <w:div w:id="117379262">
      <w:bodyDiv w:val="1"/>
      <w:marLeft w:val="0"/>
      <w:marRight w:val="0"/>
      <w:marTop w:val="0"/>
      <w:marBottom w:val="0"/>
      <w:divBdr>
        <w:top w:val="none" w:sz="0" w:space="0" w:color="auto"/>
        <w:left w:val="none" w:sz="0" w:space="0" w:color="auto"/>
        <w:bottom w:val="none" w:sz="0" w:space="0" w:color="auto"/>
        <w:right w:val="none" w:sz="0" w:space="0" w:color="auto"/>
      </w:divBdr>
    </w:div>
    <w:div w:id="118227554">
      <w:bodyDiv w:val="1"/>
      <w:marLeft w:val="0"/>
      <w:marRight w:val="0"/>
      <w:marTop w:val="0"/>
      <w:marBottom w:val="0"/>
      <w:divBdr>
        <w:top w:val="none" w:sz="0" w:space="0" w:color="auto"/>
        <w:left w:val="none" w:sz="0" w:space="0" w:color="auto"/>
        <w:bottom w:val="none" w:sz="0" w:space="0" w:color="auto"/>
        <w:right w:val="none" w:sz="0" w:space="0" w:color="auto"/>
      </w:divBdr>
    </w:div>
    <w:div w:id="127164019">
      <w:bodyDiv w:val="1"/>
      <w:marLeft w:val="0"/>
      <w:marRight w:val="0"/>
      <w:marTop w:val="0"/>
      <w:marBottom w:val="0"/>
      <w:divBdr>
        <w:top w:val="none" w:sz="0" w:space="0" w:color="auto"/>
        <w:left w:val="none" w:sz="0" w:space="0" w:color="auto"/>
        <w:bottom w:val="none" w:sz="0" w:space="0" w:color="auto"/>
        <w:right w:val="none" w:sz="0" w:space="0" w:color="auto"/>
      </w:divBdr>
    </w:div>
    <w:div w:id="128599445">
      <w:bodyDiv w:val="1"/>
      <w:marLeft w:val="0"/>
      <w:marRight w:val="0"/>
      <w:marTop w:val="0"/>
      <w:marBottom w:val="0"/>
      <w:divBdr>
        <w:top w:val="none" w:sz="0" w:space="0" w:color="auto"/>
        <w:left w:val="none" w:sz="0" w:space="0" w:color="auto"/>
        <w:bottom w:val="none" w:sz="0" w:space="0" w:color="auto"/>
        <w:right w:val="none" w:sz="0" w:space="0" w:color="auto"/>
      </w:divBdr>
    </w:div>
    <w:div w:id="128938546">
      <w:bodyDiv w:val="1"/>
      <w:marLeft w:val="0"/>
      <w:marRight w:val="0"/>
      <w:marTop w:val="0"/>
      <w:marBottom w:val="0"/>
      <w:divBdr>
        <w:top w:val="none" w:sz="0" w:space="0" w:color="auto"/>
        <w:left w:val="none" w:sz="0" w:space="0" w:color="auto"/>
        <w:bottom w:val="none" w:sz="0" w:space="0" w:color="auto"/>
        <w:right w:val="none" w:sz="0" w:space="0" w:color="auto"/>
      </w:divBdr>
      <w:divsChild>
        <w:div w:id="1319110101">
          <w:marLeft w:val="0"/>
          <w:marRight w:val="0"/>
          <w:marTop w:val="0"/>
          <w:marBottom w:val="75"/>
          <w:divBdr>
            <w:top w:val="none" w:sz="0" w:space="0" w:color="auto"/>
            <w:left w:val="none" w:sz="0" w:space="0" w:color="auto"/>
            <w:bottom w:val="none" w:sz="0" w:space="0" w:color="auto"/>
            <w:right w:val="none" w:sz="0" w:space="0" w:color="auto"/>
          </w:divBdr>
        </w:div>
      </w:divsChild>
    </w:div>
    <w:div w:id="133066642">
      <w:bodyDiv w:val="1"/>
      <w:marLeft w:val="0"/>
      <w:marRight w:val="0"/>
      <w:marTop w:val="0"/>
      <w:marBottom w:val="0"/>
      <w:divBdr>
        <w:top w:val="none" w:sz="0" w:space="0" w:color="auto"/>
        <w:left w:val="none" w:sz="0" w:space="0" w:color="auto"/>
        <w:bottom w:val="none" w:sz="0" w:space="0" w:color="auto"/>
        <w:right w:val="none" w:sz="0" w:space="0" w:color="auto"/>
      </w:divBdr>
    </w:div>
    <w:div w:id="135337211">
      <w:bodyDiv w:val="1"/>
      <w:marLeft w:val="0"/>
      <w:marRight w:val="0"/>
      <w:marTop w:val="0"/>
      <w:marBottom w:val="0"/>
      <w:divBdr>
        <w:top w:val="none" w:sz="0" w:space="0" w:color="auto"/>
        <w:left w:val="none" w:sz="0" w:space="0" w:color="auto"/>
        <w:bottom w:val="none" w:sz="0" w:space="0" w:color="auto"/>
        <w:right w:val="none" w:sz="0" w:space="0" w:color="auto"/>
      </w:divBdr>
    </w:div>
    <w:div w:id="140317318">
      <w:bodyDiv w:val="1"/>
      <w:marLeft w:val="0"/>
      <w:marRight w:val="0"/>
      <w:marTop w:val="0"/>
      <w:marBottom w:val="0"/>
      <w:divBdr>
        <w:top w:val="none" w:sz="0" w:space="0" w:color="auto"/>
        <w:left w:val="none" w:sz="0" w:space="0" w:color="auto"/>
        <w:bottom w:val="none" w:sz="0" w:space="0" w:color="auto"/>
        <w:right w:val="none" w:sz="0" w:space="0" w:color="auto"/>
      </w:divBdr>
    </w:div>
    <w:div w:id="145242203">
      <w:bodyDiv w:val="1"/>
      <w:marLeft w:val="0"/>
      <w:marRight w:val="0"/>
      <w:marTop w:val="0"/>
      <w:marBottom w:val="0"/>
      <w:divBdr>
        <w:top w:val="none" w:sz="0" w:space="0" w:color="auto"/>
        <w:left w:val="none" w:sz="0" w:space="0" w:color="auto"/>
        <w:bottom w:val="none" w:sz="0" w:space="0" w:color="auto"/>
        <w:right w:val="none" w:sz="0" w:space="0" w:color="auto"/>
      </w:divBdr>
    </w:div>
    <w:div w:id="149375416">
      <w:bodyDiv w:val="1"/>
      <w:marLeft w:val="0"/>
      <w:marRight w:val="0"/>
      <w:marTop w:val="0"/>
      <w:marBottom w:val="0"/>
      <w:divBdr>
        <w:top w:val="none" w:sz="0" w:space="0" w:color="auto"/>
        <w:left w:val="none" w:sz="0" w:space="0" w:color="auto"/>
        <w:bottom w:val="none" w:sz="0" w:space="0" w:color="auto"/>
        <w:right w:val="none" w:sz="0" w:space="0" w:color="auto"/>
      </w:divBdr>
    </w:div>
    <w:div w:id="149642836">
      <w:bodyDiv w:val="1"/>
      <w:marLeft w:val="0"/>
      <w:marRight w:val="0"/>
      <w:marTop w:val="0"/>
      <w:marBottom w:val="0"/>
      <w:divBdr>
        <w:top w:val="none" w:sz="0" w:space="0" w:color="auto"/>
        <w:left w:val="none" w:sz="0" w:space="0" w:color="auto"/>
        <w:bottom w:val="none" w:sz="0" w:space="0" w:color="auto"/>
        <w:right w:val="none" w:sz="0" w:space="0" w:color="auto"/>
      </w:divBdr>
    </w:div>
    <w:div w:id="166362941">
      <w:bodyDiv w:val="1"/>
      <w:marLeft w:val="0"/>
      <w:marRight w:val="0"/>
      <w:marTop w:val="0"/>
      <w:marBottom w:val="0"/>
      <w:divBdr>
        <w:top w:val="none" w:sz="0" w:space="0" w:color="auto"/>
        <w:left w:val="none" w:sz="0" w:space="0" w:color="auto"/>
        <w:bottom w:val="none" w:sz="0" w:space="0" w:color="auto"/>
        <w:right w:val="none" w:sz="0" w:space="0" w:color="auto"/>
      </w:divBdr>
    </w:div>
    <w:div w:id="171384442">
      <w:bodyDiv w:val="1"/>
      <w:marLeft w:val="0"/>
      <w:marRight w:val="0"/>
      <w:marTop w:val="0"/>
      <w:marBottom w:val="0"/>
      <w:divBdr>
        <w:top w:val="none" w:sz="0" w:space="0" w:color="auto"/>
        <w:left w:val="none" w:sz="0" w:space="0" w:color="auto"/>
        <w:bottom w:val="none" w:sz="0" w:space="0" w:color="auto"/>
        <w:right w:val="none" w:sz="0" w:space="0" w:color="auto"/>
      </w:divBdr>
    </w:div>
    <w:div w:id="179197401">
      <w:bodyDiv w:val="1"/>
      <w:marLeft w:val="0"/>
      <w:marRight w:val="0"/>
      <w:marTop w:val="0"/>
      <w:marBottom w:val="0"/>
      <w:divBdr>
        <w:top w:val="none" w:sz="0" w:space="0" w:color="auto"/>
        <w:left w:val="none" w:sz="0" w:space="0" w:color="auto"/>
        <w:bottom w:val="none" w:sz="0" w:space="0" w:color="auto"/>
        <w:right w:val="none" w:sz="0" w:space="0" w:color="auto"/>
      </w:divBdr>
      <w:divsChild>
        <w:div w:id="286162438">
          <w:marLeft w:val="0"/>
          <w:marRight w:val="0"/>
          <w:marTop w:val="0"/>
          <w:marBottom w:val="0"/>
          <w:divBdr>
            <w:top w:val="none" w:sz="0" w:space="0" w:color="auto"/>
            <w:left w:val="none" w:sz="0" w:space="0" w:color="auto"/>
            <w:bottom w:val="none" w:sz="0" w:space="0" w:color="auto"/>
            <w:right w:val="none" w:sz="0" w:space="0" w:color="auto"/>
          </w:divBdr>
        </w:div>
        <w:div w:id="1421638671">
          <w:marLeft w:val="0"/>
          <w:marRight w:val="0"/>
          <w:marTop w:val="0"/>
          <w:marBottom w:val="0"/>
          <w:divBdr>
            <w:top w:val="none" w:sz="0" w:space="0" w:color="auto"/>
            <w:left w:val="none" w:sz="0" w:space="0" w:color="auto"/>
            <w:bottom w:val="none" w:sz="0" w:space="0" w:color="auto"/>
            <w:right w:val="none" w:sz="0" w:space="0" w:color="auto"/>
          </w:divBdr>
        </w:div>
        <w:div w:id="1900095371">
          <w:marLeft w:val="0"/>
          <w:marRight w:val="0"/>
          <w:marTop w:val="0"/>
          <w:marBottom w:val="0"/>
          <w:divBdr>
            <w:top w:val="none" w:sz="0" w:space="0" w:color="auto"/>
            <w:left w:val="none" w:sz="0" w:space="0" w:color="auto"/>
            <w:bottom w:val="none" w:sz="0" w:space="0" w:color="auto"/>
            <w:right w:val="none" w:sz="0" w:space="0" w:color="auto"/>
          </w:divBdr>
        </w:div>
        <w:div w:id="32773256">
          <w:marLeft w:val="0"/>
          <w:marRight w:val="0"/>
          <w:marTop w:val="0"/>
          <w:marBottom w:val="0"/>
          <w:divBdr>
            <w:top w:val="none" w:sz="0" w:space="0" w:color="auto"/>
            <w:left w:val="none" w:sz="0" w:space="0" w:color="auto"/>
            <w:bottom w:val="none" w:sz="0" w:space="0" w:color="auto"/>
            <w:right w:val="none" w:sz="0" w:space="0" w:color="auto"/>
          </w:divBdr>
        </w:div>
        <w:div w:id="1047100760">
          <w:marLeft w:val="0"/>
          <w:marRight w:val="0"/>
          <w:marTop w:val="0"/>
          <w:marBottom w:val="0"/>
          <w:divBdr>
            <w:top w:val="none" w:sz="0" w:space="0" w:color="auto"/>
            <w:left w:val="none" w:sz="0" w:space="0" w:color="auto"/>
            <w:bottom w:val="none" w:sz="0" w:space="0" w:color="auto"/>
            <w:right w:val="none" w:sz="0" w:space="0" w:color="auto"/>
          </w:divBdr>
        </w:div>
        <w:div w:id="1428161509">
          <w:marLeft w:val="0"/>
          <w:marRight w:val="0"/>
          <w:marTop w:val="0"/>
          <w:marBottom w:val="0"/>
          <w:divBdr>
            <w:top w:val="none" w:sz="0" w:space="0" w:color="auto"/>
            <w:left w:val="none" w:sz="0" w:space="0" w:color="auto"/>
            <w:bottom w:val="none" w:sz="0" w:space="0" w:color="auto"/>
            <w:right w:val="none" w:sz="0" w:space="0" w:color="auto"/>
          </w:divBdr>
          <w:divsChild>
            <w:div w:id="228227011">
              <w:marLeft w:val="0"/>
              <w:marRight w:val="0"/>
              <w:marTop w:val="0"/>
              <w:marBottom w:val="0"/>
              <w:divBdr>
                <w:top w:val="none" w:sz="0" w:space="0" w:color="auto"/>
                <w:left w:val="none" w:sz="0" w:space="0" w:color="auto"/>
                <w:bottom w:val="none" w:sz="0" w:space="0" w:color="auto"/>
                <w:right w:val="none" w:sz="0" w:space="0" w:color="auto"/>
              </w:divBdr>
            </w:div>
            <w:div w:id="204219659">
              <w:marLeft w:val="0"/>
              <w:marRight w:val="0"/>
              <w:marTop w:val="0"/>
              <w:marBottom w:val="0"/>
              <w:divBdr>
                <w:top w:val="none" w:sz="0" w:space="0" w:color="auto"/>
                <w:left w:val="none" w:sz="0" w:space="0" w:color="auto"/>
                <w:bottom w:val="none" w:sz="0" w:space="0" w:color="auto"/>
                <w:right w:val="none" w:sz="0" w:space="0" w:color="auto"/>
              </w:divBdr>
            </w:div>
            <w:div w:id="984360658">
              <w:marLeft w:val="0"/>
              <w:marRight w:val="0"/>
              <w:marTop w:val="0"/>
              <w:marBottom w:val="0"/>
              <w:divBdr>
                <w:top w:val="none" w:sz="0" w:space="0" w:color="auto"/>
                <w:left w:val="none" w:sz="0" w:space="0" w:color="auto"/>
                <w:bottom w:val="none" w:sz="0" w:space="0" w:color="auto"/>
                <w:right w:val="none" w:sz="0" w:space="0" w:color="auto"/>
              </w:divBdr>
            </w:div>
          </w:divsChild>
        </w:div>
        <w:div w:id="1146973456">
          <w:marLeft w:val="0"/>
          <w:marRight w:val="0"/>
          <w:marTop w:val="0"/>
          <w:marBottom w:val="0"/>
          <w:divBdr>
            <w:top w:val="none" w:sz="0" w:space="0" w:color="auto"/>
            <w:left w:val="none" w:sz="0" w:space="0" w:color="auto"/>
            <w:bottom w:val="none" w:sz="0" w:space="0" w:color="auto"/>
            <w:right w:val="none" w:sz="0" w:space="0" w:color="auto"/>
          </w:divBdr>
        </w:div>
        <w:div w:id="469902728">
          <w:marLeft w:val="0"/>
          <w:marRight w:val="0"/>
          <w:marTop w:val="0"/>
          <w:marBottom w:val="0"/>
          <w:divBdr>
            <w:top w:val="none" w:sz="0" w:space="0" w:color="auto"/>
            <w:left w:val="none" w:sz="0" w:space="0" w:color="auto"/>
            <w:bottom w:val="none" w:sz="0" w:space="0" w:color="auto"/>
            <w:right w:val="none" w:sz="0" w:space="0" w:color="auto"/>
          </w:divBdr>
        </w:div>
      </w:divsChild>
    </w:div>
    <w:div w:id="181170177">
      <w:bodyDiv w:val="1"/>
      <w:marLeft w:val="0"/>
      <w:marRight w:val="0"/>
      <w:marTop w:val="0"/>
      <w:marBottom w:val="0"/>
      <w:divBdr>
        <w:top w:val="none" w:sz="0" w:space="0" w:color="auto"/>
        <w:left w:val="none" w:sz="0" w:space="0" w:color="auto"/>
        <w:bottom w:val="none" w:sz="0" w:space="0" w:color="auto"/>
        <w:right w:val="none" w:sz="0" w:space="0" w:color="auto"/>
      </w:divBdr>
    </w:div>
    <w:div w:id="182670493">
      <w:bodyDiv w:val="1"/>
      <w:marLeft w:val="0"/>
      <w:marRight w:val="0"/>
      <w:marTop w:val="0"/>
      <w:marBottom w:val="0"/>
      <w:divBdr>
        <w:top w:val="none" w:sz="0" w:space="0" w:color="auto"/>
        <w:left w:val="none" w:sz="0" w:space="0" w:color="auto"/>
        <w:bottom w:val="none" w:sz="0" w:space="0" w:color="auto"/>
        <w:right w:val="none" w:sz="0" w:space="0" w:color="auto"/>
      </w:divBdr>
    </w:div>
    <w:div w:id="183787309">
      <w:bodyDiv w:val="1"/>
      <w:marLeft w:val="0"/>
      <w:marRight w:val="0"/>
      <w:marTop w:val="0"/>
      <w:marBottom w:val="0"/>
      <w:divBdr>
        <w:top w:val="none" w:sz="0" w:space="0" w:color="auto"/>
        <w:left w:val="none" w:sz="0" w:space="0" w:color="auto"/>
        <w:bottom w:val="none" w:sz="0" w:space="0" w:color="auto"/>
        <w:right w:val="none" w:sz="0" w:space="0" w:color="auto"/>
      </w:divBdr>
    </w:div>
    <w:div w:id="187258553">
      <w:bodyDiv w:val="1"/>
      <w:marLeft w:val="0"/>
      <w:marRight w:val="0"/>
      <w:marTop w:val="0"/>
      <w:marBottom w:val="0"/>
      <w:divBdr>
        <w:top w:val="none" w:sz="0" w:space="0" w:color="auto"/>
        <w:left w:val="none" w:sz="0" w:space="0" w:color="auto"/>
        <w:bottom w:val="none" w:sz="0" w:space="0" w:color="auto"/>
        <w:right w:val="none" w:sz="0" w:space="0" w:color="auto"/>
      </w:divBdr>
    </w:div>
    <w:div w:id="187914902">
      <w:bodyDiv w:val="1"/>
      <w:marLeft w:val="0"/>
      <w:marRight w:val="0"/>
      <w:marTop w:val="0"/>
      <w:marBottom w:val="0"/>
      <w:divBdr>
        <w:top w:val="none" w:sz="0" w:space="0" w:color="auto"/>
        <w:left w:val="none" w:sz="0" w:space="0" w:color="auto"/>
        <w:bottom w:val="none" w:sz="0" w:space="0" w:color="auto"/>
        <w:right w:val="none" w:sz="0" w:space="0" w:color="auto"/>
      </w:divBdr>
    </w:div>
    <w:div w:id="195389895">
      <w:bodyDiv w:val="1"/>
      <w:marLeft w:val="0"/>
      <w:marRight w:val="0"/>
      <w:marTop w:val="0"/>
      <w:marBottom w:val="0"/>
      <w:divBdr>
        <w:top w:val="none" w:sz="0" w:space="0" w:color="auto"/>
        <w:left w:val="none" w:sz="0" w:space="0" w:color="auto"/>
        <w:bottom w:val="none" w:sz="0" w:space="0" w:color="auto"/>
        <w:right w:val="none" w:sz="0" w:space="0" w:color="auto"/>
      </w:divBdr>
    </w:div>
    <w:div w:id="196354585">
      <w:bodyDiv w:val="1"/>
      <w:marLeft w:val="0"/>
      <w:marRight w:val="0"/>
      <w:marTop w:val="0"/>
      <w:marBottom w:val="0"/>
      <w:divBdr>
        <w:top w:val="none" w:sz="0" w:space="0" w:color="auto"/>
        <w:left w:val="none" w:sz="0" w:space="0" w:color="auto"/>
        <w:bottom w:val="none" w:sz="0" w:space="0" w:color="auto"/>
        <w:right w:val="none" w:sz="0" w:space="0" w:color="auto"/>
      </w:divBdr>
    </w:div>
    <w:div w:id="199589110">
      <w:bodyDiv w:val="1"/>
      <w:marLeft w:val="0"/>
      <w:marRight w:val="0"/>
      <w:marTop w:val="0"/>
      <w:marBottom w:val="0"/>
      <w:divBdr>
        <w:top w:val="none" w:sz="0" w:space="0" w:color="auto"/>
        <w:left w:val="none" w:sz="0" w:space="0" w:color="auto"/>
        <w:bottom w:val="none" w:sz="0" w:space="0" w:color="auto"/>
        <w:right w:val="none" w:sz="0" w:space="0" w:color="auto"/>
      </w:divBdr>
    </w:div>
    <w:div w:id="201669641">
      <w:bodyDiv w:val="1"/>
      <w:marLeft w:val="0"/>
      <w:marRight w:val="0"/>
      <w:marTop w:val="0"/>
      <w:marBottom w:val="0"/>
      <w:divBdr>
        <w:top w:val="none" w:sz="0" w:space="0" w:color="auto"/>
        <w:left w:val="none" w:sz="0" w:space="0" w:color="auto"/>
        <w:bottom w:val="none" w:sz="0" w:space="0" w:color="auto"/>
        <w:right w:val="none" w:sz="0" w:space="0" w:color="auto"/>
      </w:divBdr>
    </w:div>
    <w:div w:id="211501629">
      <w:bodyDiv w:val="1"/>
      <w:marLeft w:val="0"/>
      <w:marRight w:val="0"/>
      <w:marTop w:val="0"/>
      <w:marBottom w:val="0"/>
      <w:divBdr>
        <w:top w:val="none" w:sz="0" w:space="0" w:color="auto"/>
        <w:left w:val="none" w:sz="0" w:space="0" w:color="auto"/>
        <w:bottom w:val="none" w:sz="0" w:space="0" w:color="auto"/>
        <w:right w:val="none" w:sz="0" w:space="0" w:color="auto"/>
      </w:divBdr>
    </w:div>
    <w:div w:id="216279546">
      <w:bodyDiv w:val="1"/>
      <w:marLeft w:val="0"/>
      <w:marRight w:val="0"/>
      <w:marTop w:val="0"/>
      <w:marBottom w:val="0"/>
      <w:divBdr>
        <w:top w:val="none" w:sz="0" w:space="0" w:color="auto"/>
        <w:left w:val="none" w:sz="0" w:space="0" w:color="auto"/>
        <w:bottom w:val="none" w:sz="0" w:space="0" w:color="auto"/>
        <w:right w:val="none" w:sz="0" w:space="0" w:color="auto"/>
      </w:divBdr>
    </w:div>
    <w:div w:id="217282910">
      <w:bodyDiv w:val="1"/>
      <w:marLeft w:val="0"/>
      <w:marRight w:val="0"/>
      <w:marTop w:val="0"/>
      <w:marBottom w:val="0"/>
      <w:divBdr>
        <w:top w:val="none" w:sz="0" w:space="0" w:color="auto"/>
        <w:left w:val="none" w:sz="0" w:space="0" w:color="auto"/>
        <w:bottom w:val="none" w:sz="0" w:space="0" w:color="auto"/>
        <w:right w:val="none" w:sz="0" w:space="0" w:color="auto"/>
      </w:divBdr>
    </w:div>
    <w:div w:id="220290349">
      <w:bodyDiv w:val="1"/>
      <w:marLeft w:val="0"/>
      <w:marRight w:val="0"/>
      <w:marTop w:val="0"/>
      <w:marBottom w:val="0"/>
      <w:divBdr>
        <w:top w:val="none" w:sz="0" w:space="0" w:color="auto"/>
        <w:left w:val="none" w:sz="0" w:space="0" w:color="auto"/>
        <w:bottom w:val="none" w:sz="0" w:space="0" w:color="auto"/>
        <w:right w:val="none" w:sz="0" w:space="0" w:color="auto"/>
      </w:divBdr>
    </w:div>
    <w:div w:id="227545534">
      <w:bodyDiv w:val="1"/>
      <w:marLeft w:val="0"/>
      <w:marRight w:val="0"/>
      <w:marTop w:val="0"/>
      <w:marBottom w:val="0"/>
      <w:divBdr>
        <w:top w:val="none" w:sz="0" w:space="0" w:color="auto"/>
        <w:left w:val="none" w:sz="0" w:space="0" w:color="auto"/>
        <w:bottom w:val="none" w:sz="0" w:space="0" w:color="auto"/>
        <w:right w:val="none" w:sz="0" w:space="0" w:color="auto"/>
      </w:divBdr>
    </w:div>
    <w:div w:id="234123124">
      <w:bodyDiv w:val="1"/>
      <w:marLeft w:val="0"/>
      <w:marRight w:val="0"/>
      <w:marTop w:val="0"/>
      <w:marBottom w:val="0"/>
      <w:divBdr>
        <w:top w:val="none" w:sz="0" w:space="0" w:color="auto"/>
        <w:left w:val="none" w:sz="0" w:space="0" w:color="auto"/>
        <w:bottom w:val="none" w:sz="0" w:space="0" w:color="auto"/>
        <w:right w:val="none" w:sz="0" w:space="0" w:color="auto"/>
      </w:divBdr>
      <w:divsChild>
        <w:div w:id="107625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8965">
      <w:bodyDiv w:val="1"/>
      <w:marLeft w:val="0"/>
      <w:marRight w:val="0"/>
      <w:marTop w:val="0"/>
      <w:marBottom w:val="0"/>
      <w:divBdr>
        <w:top w:val="none" w:sz="0" w:space="0" w:color="auto"/>
        <w:left w:val="none" w:sz="0" w:space="0" w:color="auto"/>
        <w:bottom w:val="none" w:sz="0" w:space="0" w:color="auto"/>
        <w:right w:val="none" w:sz="0" w:space="0" w:color="auto"/>
      </w:divBdr>
    </w:div>
    <w:div w:id="241257091">
      <w:bodyDiv w:val="1"/>
      <w:marLeft w:val="0"/>
      <w:marRight w:val="0"/>
      <w:marTop w:val="0"/>
      <w:marBottom w:val="0"/>
      <w:divBdr>
        <w:top w:val="none" w:sz="0" w:space="0" w:color="auto"/>
        <w:left w:val="none" w:sz="0" w:space="0" w:color="auto"/>
        <w:bottom w:val="none" w:sz="0" w:space="0" w:color="auto"/>
        <w:right w:val="none" w:sz="0" w:space="0" w:color="auto"/>
      </w:divBdr>
    </w:div>
    <w:div w:id="243535930">
      <w:bodyDiv w:val="1"/>
      <w:marLeft w:val="0"/>
      <w:marRight w:val="0"/>
      <w:marTop w:val="0"/>
      <w:marBottom w:val="0"/>
      <w:divBdr>
        <w:top w:val="none" w:sz="0" w:space="0" w:color="auto"/>
        <w:left w:val="none" w:sz="0" w:space="0" w:color="auto"/>
        <w:bottom w:val="none" w:sz="0" w:space="0" w:color="auto"/>
        <w:right w:val="none" w:sz="0" w:space="0" w:color="auto"/>
      </w:divBdr>
    </w:div>
    <w:div w:id="253128025">
      <w:bodyDiv w:val="1"/>
      <w:marLeft w:val="0"/>
      <w:marRight w:val="0"/>
      <w:marTop w:val="0"/>
      <w:marBottom w:val="0"/>
      <w:divBdr>
        <w:top w:val="none" w:sz="0" w:space="0" w:color="auto"/>
        <w:left w:val="none" w:sz="0" w:space="0" w:color="auto"/>
        <w:bottom w:val="none" w:sz="0" w:space="0" w:color="auto"/>
        <w:right w:val="none" w:sz="0" w:space="0" w:color="auto"/>
      </w:divBdr>
    </w:div>
    <w:div w:id="258099988">
      <w:bodyDiv w:val="1"/>
      <w:marLeft w:val="0"/>
      <w:marRight w:val="0"/>
      <w:marTop w:val="0"/>
      <w:marBottom w:val="0"/>
      <w:divBdr>
        <w:top w:val="none" w:sz="0" w:space="0" w:color="auto"/>
        <w:left w:val="none" w:sz="0" w:space="0" w:color="auto"/>
        <w:bottom w:val="none" w:sz="0" w:space="0" w:color="auto"/>
        <w:right w:val="none" w:sz="0" w:space="0" w:color="auto"/>
      </w:divBdr>
    </w:div>
    <w:div w:id="265620337">
      <w:bodyDiv w:val="1"/>
      <w:marLeft w:val="0"/>
      <w:marRight w:val="0"/>
      <w:marTop w:val="0"/>
      <w:marBottom w:val="0"/>
      <w:divBdr>
        <w:top w:val="none" w:sz="0" w:space="0" w:color="auto"/>
        <w:left w:val="none" w:sz="0" w:space="0" w:color="auto"/>
        <w:bottom w:val="none" w:sz="0" w:space="0" w:color="auto"/>
        <w:right w:val="none" w:sz="0" w:space="0" w:color="auto"/>
      </w:divBdr>
      <w:divsChild>
        <w:div w:id="955330467">
          <w:marLeft w:val="0"/>
          <w:marRight w:val="0"/>
          <w:marTop w:val="45"/>
          <w:marBottom w:val="0"/>
          <w:divBdr>
            <w:top w:val="none" w:sz="0" w:space="0" w:color="auto"/>
            <w:left w:val="none" w:sz="0" w:space="0" w:color="auto"/>
            <w:bottom w:val="none" w:sz="0" w:space="0" w:color="auto"/>
            <w:right w:val="none" w:sz="0" w:space="0" w:color="auto"/>
          </w:divBdr>
        </w:div>
      </w:divsChild>
    </w:div>
    <w:div w:id="266691914">
      <w:bodyDiv w:val="1"/>
      <w:marLeft w:val="0"/>
      <w:marRight w:val="0"/>
      <w:marTop w:val="0"/>
      <w:marBottom w:val="0"/>
      <w:divBdr>
        <w:top w:val="none" w:sz="0" w:space="0" w:color="auto"/>
        <w:left w:val="none" w:sz="0" w:space="0" w:color="auto"/>
        <w:bottom w:val="none" w:sz="0" w:space="0" w:color="auto"/>
        <w:right w:val="none" w:sz="0" w:space="0" w:color="auto"/>
      </w:divBdr>
    </w:div>
    <w:div w:id="274871361">
      <w:bodyDiv w:val="1"/>
      <w:marLeft w:val="0"/>
      <w:marRight w:val="0"/>
      <w:marTop w:val="0"/>
      <w:marBottom w:val="0"/>
      <w:divBdr>
        <w:top w:val="none" w:sz="0" w:space="0" w:color="auto"/>
        <w:left w:val="none" w:sz="0" w:space="0" w:color="auto"/>
        <w:bottom w:val="none" w:sz="0" w:space="0" w:color="auto"/>
        <w:right w:val="none" w:sz="0" w:space="0" w:color="auto"/>
      </w:divBdr>
      <w:divsChild>
        <w:div w:id="1292203360">
          <w:marLeft w:val="0"/>
          <w:marRight w:val="0"/>
          <w:marTop w:val="0"/>
          <w:marBottom w:val="0"/>
          <w:divBdr>
            <w:top w:val="none" w:sz="0" w:space="0" w:color="auto"/>
            <w:left w:val="none" w:sz="0" w:space="0" w:color="auto"/>
            <w:bottom w:val="none" w:sz="0" w:space="0" w:color="auto"/>
            <w:right w:val="none" w:sz="0" w:space="0" w:color="auto"/>
          </w:divBdr>
        </w:div>
        <w:div w:id="1111514446">
          <w:marLeft w:val="0"/>
          <w:marRight w:val="0"/>
          <w:marTop w:val="0"/>
          <w:marBottom w:val="0"/>
          <w:divBdr>
            <w:top w:val="none" w:sz="0" w:space="0" w:color="auto"/>
            <w:left w:val="none" w:sz="0" w:space="0" w:color="auto"/>
            <w:bottom w:val="none" w:sz="0" w:space="0" w:color="auto"/>
            <w:right w:val="none" w:sz="0" w:space="0" w:color="auto"/>
          </w:divBdr>
        </w:div>
        <w:div w:id="717510866">
          <w:marLeft w:val="0"/>
          <w:marRight w:val="0"/>
          <w:marTop w:val="0"/>
          <w:marBottom w:val="0"/>
          <w:divBdr>
            <w:top w:val="none" w:sz="0" w:space="0" w:color="auto"/>
            <w:left w:val="none" w:sz="0" w:space="0" w:color="auto"/>
            <w:bottom w:val="none" w:sz="0" w:space="0" w:color="auto"/>
            <w:right w:val="none" w:sz="0" w:space="0" w:color="auto"/>
          </w:divBdr>
        </w:div>
        <w:div w:id="71005069">
          <w:marLeft w:val="0"/>
          <w:marRight w:val="0"/>
          <w:marTop w:val="0"/>
          <w:marBottom w:val="0"/>
          <w:divBdr>
            <w:top w:val="none" w:sz="0" w:space="0" w:color="auto"/>
            <w:left w:val="none" w:sz="0" w:space="0" w:color="auto"/>
            <w:bottom w:val="none" w:sz="0" w:space="0" w:color="auto"/>
            <w:right w:val="none" w:sz="0" w:space="0" w:color="auto"/>
          </w:divBdr>
          <w:divsChild>
            <w:div w:id="496194871">
              <w:blockQuote w:val="1"/>
              <w:marLeft w:val="720"/>
              <w:marRight w:val="720"/>
              <w:marTop w:val="100"/>
              <w:marBottom w:val="100"/>
              <w:divBdr>
                <w:top w:val="none" w:sz="0" w:space="0" w:color="auto"/>
                <w:left w:val="none" w:sz="0" w:space="0" w:color="auto"/>
                <w:bottom w:val="none" w:sz="0" w:space="0" w:color="auto"/>
                <w:right w:val="none" w:sz="0" w:space="0" w:color="auto"/>
              </w:divBdr>
            </w:div>
            <w:div w:id="917448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642806">
          <w:marLeft w:val="0"/>
          <w:marRight w:val="0"/>
          <w:marTop w:val="0"/>
          <w:marBottom w:val="0"/>
          <w:divBdr>
            <w:top w:val="none" w:sz="0" w:space="0" w:color="auto"/>
            <w:left w:val="none" w:sz="0" w:space="0" w:color="auto"/>
            <w:bottom w:val="none" w:sz="0" w:space="0" w:color="auto"/>
            <w:right w:val="none" w:sz="0" w:space="0" w:color="auto"/>
          </w:divBdr>
        </w:div>
        <w:div w:id="587621016">
          <w:marLeft w:val="0"/>
          <w:marRight w:val="0"/>
          <w:marTop w:val="0"/>
          <w:marBottom w:val="0"/>
          <w:divBdr>
            <w:top w:val="none" w:sz="0" w:space="0" w:color="auto"/>
            <w:left w:val="none" w:sz="0" w:space="0" w:color="auto"/>
            <w:bottom w:val="none" w:sz="0" w:space="0" w:color="auto"/>
            <w:right w:val="none" w:sz="0" w:space="0" w:color="auto"/>
          </w:divBdr>
          <w:divsChild>
            <w:div w:id="3953265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3545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6924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9636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618404">
          <w:marLeft w:val="0"/>
          <w:marRight w:val="0"/>
          <w:marTop w:val="0"/>
          <w:marBottom w:val="0"/>
          <w:divBdr>
            <w:top w:val="none" w:sz="0" w:space="0" w:color="auto"/>
            <w:left w:val="none" w:sz="0" w:space="0" w:color="auto"/>
            <w:bottom w:val="none" w:sz="0" w:space="0" w:color="auto"/>
            <w:right w:val="none" w:sz="0" w:space="0" w:color="auto"/>
          </w:divBdr>
        </w:div>
        <w:div w:id="615186470">
          <w:marLeft w:val="0"/>
          <w:marRight w:val="0"/>
          <w:marTop w:val="0"/>
          <w:marBottom w:val="0"/>
          <w:divBdr>
            <w:top w:val="none" w:sz="0" w:space="0" w:color="auto"/>
            <w:left w:val="none" w:sz="0" w:space="0" w:color="auto"/>
            <w:bottom w:val="none" w:sz="0" w:space="0" w:color="auto"/>
            <w:right w:val="none" w:sz="0" w:space="0" w:color="auto"/>
          </w:divBdr>
          <w:divsChild>
            <w:div w:id="1839423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8000">
          <w:marLeft w:val="0"/>
          <w:marRight w:val="0"/>
          <w:marTop w:val="0"/>
          <w:marBottom w:val="0"/>
          <w:divBdr>
            <w:top w:val="none" w:sz="0" w:space="0" w:color="auto"/>
            <w:left w:val="none" w:sz="0" w:space="0" w:color="auto"/>
            <w:bottom w:val="none" w:sz="0" w:space="0" w:color="auto"/>
            <w:right w:val="none" w:sz="0" w:space="0" w:color="auto"/>
          </w:divBdr>
        </w:div>
        <w:div w:id="722212004">
          <w:marLeft w:val="0"/>
          <w:marRight w:val="0"/>
          <w:marTop w:val="0"/>
          <w:marBottom w:val="0"/>
          <w:divBdr>
            <w:top w:val="none" w:sz="0" w:space="0" w:color="auto"/>
            <w:left w:val="none" w:sz="0" w:space="0" w:color="auto"/>
            <w:bottom w:val="none" w:sz="0" w:space="0" w:color="auto"/>
            <w:right w:val="none" w:sz="0" w:space="0" w:color="auto"/>
          </w:divBdr>
        </w:div>
        <w:div w:id="1906380740">
          <w:marLeft w:val="0"/>
          <w:marRight w:val="0"/>
          <w:marTop w:val="0"/>
          <w:marBottom w:val="0"/>
          <w:divBdr>
            <w:top w:val="none" w:sz="0" w:space="0" w:color="auto"/>
            <w:left w:val="none" w:sz="0" w:space="0" w:color="auto"/>
            <w:bottom w:val="none" w:sz="0" w:space="0" w:color="auto"/>
            <w:right w:val="none" w:sz="0" w:space="0" w:color="auto"/>
          </w:divBdr>
        </w:div>
        <w:div w:id="1760910715">
          <w:marLeft w:val="0"/>
          <w:marRight w:val="0"/>
          <w:marTop w:val="0"/>
          <w:marBottom w:val="0"/>
          <w:divBdr>
            <w:top w:val="none" w:sz="0" w:space="0" w:color="auto"/>
            <w:left w:val="none" w:sz="0" w:space="0" w:color="auto"/>
            <w:bottom w:val="none" w:sz="0" w:space="0" w:color="auto"/>
            <w:right w:val="none" w:sz="0" w:space="0" w:color="auto"/>
          </w:divBdr>
        </w:div>
        <w:div w:id="1660962270">
          <w:marLeft w:val="0"/>
          <w:marRight w:val="0"/>
          <w:marTop w:val="0"/>
          <w:marBottom w:val="0"/>
          <w:divBdr>
            <w:top w:val="none" w:sz="0" w:space="0" w:color="auto"/>
            <w:left w:val="none" w:sz="0" w:space="0" w:color="auto"/>
            <w:bottom w:val="none" w:sz="0" w:space="0" w:color="auto"/>
            <w:right w:val="none" w:sz="0" w:space="0" w:color="auto"/>
          </w:divBdr>
        </w:div>
      </w:divsChild>
    </w:div>
    <w:div w:id="279606276">
      <w:bodyDiv w:val="1"/>
      <w:marLeft w:val="0"/>
      <w:marRight w:val="0"/>
      <w:marTop w:val="0"/>
      <w:marBottom w:val="0"/>
      <w:divBdr>
        <w:top w:val="none" w:sz="0" w:space="0" w:color="auto"/>
        <w:left w:val="none" w:sz="0" w:space="0" w:color="auto"/>
        <w:bottom w:val="none" w:sz="0" w:space="0" w:color="auto"/>
        <w:right w:val="none" w:sz="0" w:space="0" w:color="auto"/>
      </w:divBdr>
    </w:div>
    <w:div w:id="301085123">
      <w:bodyDiv w:val="1"/>
      <w:marLeft w:val="0"/>
      <w:marRight w:val="0"/>
      <w:marTop w:val="0"/>
      <w:marBottom w:val="0"/>
      <w:divBdr>
        <w:top w:val="none" w:sz="0" w:space="0" w:color="auto"/>
        <w:left w:val="none" w:sz="0" w:space="0" w:color="auto"/>
        <w:bottom w:val="none" w:sz="0" w:space="0" w:color="auto"/>
        <w:right w:val="none" w:sz="0" w:space="0" w:color="auto"/>
      </w:divBdr>
    </w:div>
    <w:div w:id="306058933">
      <w:bodyDiv w:val="1"/>
      <w:marLeft w:val="0"/>
      <w:marRight w:val="0"/>
      <w:marTop w:val="0"/>
      <w:marBottom w:val="0"/>
      <w:divBdr>
        <w:top w:val="none" w:sz="0" w:space="0" w:color="auto"/>
        <w:left w:val="none" w:sz="0" w:space="0" w:color="auto"/>
        <w:bottom w:val="none" w:sz="0" w:space="0" w:color="auto"/>
        <w:right w:val="none" w:sz="0" w:space="0" w:color="auto"/>
      </w:divBdr>
    </w:div>
    <w:div w:id="312028601">
      <w:bodyDiv w:val="1"/>
      <w:marLeft w:val="0"/>
      <w:marRight w:val="0"/>
      <w:marTop w:val="0"/>
      <w:marBottom w:val="0"/>
      <w:divBdr>
        <w:top w:val="none" w:sz="0" w:space="0" w:color="auto"/>
        <w:left w:val="none" w:sz="0" w:space="0" w:color="auto"/>
        <w:bottom w:val="none" w:sz="0" w:space="0" w:color="auto"/>
        <w:right w:val="none" w:sz="0" w:space="0" w:color="auto"/>
      </w:divBdr>
    </w:div>
    <w:div w:id="313218801">
      <w:bodyDiv w:val="1"/>
      <w:marLeft w:val="0"/>
      <w:marRight w:val="0"/>
      <w:marTop w:val="0"/>
      <w:marBottom w:val="0"/>
      <w:divBdr>
        <w:top w:val="none" w:sz="0" w:space="0" w:color="auto"/>
        <w:left w:val="none" w:sz="0" w:space="0" w:color="auto"/>
        <w:bottom w:val="none" w:sz="0" w:space="0" w:color="auto"/>
        <w:right w:val="none" w:sz="0" w:space="0" w:color="auto"/>
      </w:divBdr>
    </w:div>
    <w:div w:id="314842756">
      <w:bodyDiv w:val="1"/>
      <w:marLeft w:val="0"/>
      <w:marRight w:val="0"/>
      <w:marTop w:val="0"/>
      <w:marBottom w:val="0"/>
      <w:divBdr>
        <w:top w:val="none" w:sz="0" w:space="0" w:color="auto"/>
        <w:left w:val="none" w:sz="0" w:space="0" w:color="auto"/>
        <w:bottom w:val="none" w:sz="0" w:space="0" w:color="auto"/>
        <w:right w:val="none" w:sz="0" w:space="0" w:color="auto"/>
      </w:divBdr>
      <w:divsChild>
        <w:div w:id="962422164">
          <w:marLeft w:val="0"/>
          <w:marRight w:val="0"/>
          <w:marTop w:val="0"/>
          <w:marBottom w:val="0"/>
          <w:divBdr>
            <w:top w:val="none" w:sz="0" w:space="0" w:color="auto"/>
            <w:left w:val="none" w:sz="0" w:space="0" w:color="auto"/>
            <w:bottom w:val="none" w:sz="0" w:space="0" w:color="auto"/>
            <w:right w:val="none" w:sz="0" w:space="0" w:color="auto"/>
          </w:divBdr>
          <w:divsChild>
            <w:div w:id="1047681208">
              <w:marLeft w:val="0"/>
              <w:marRight w:val="0"/>
              <w:marTop w:val="0"/>
              <w:marBottom w:val="0"/>
              <w:divBdr>
                <w:top w:val="none" w:sz="0" w:space="0" w:color="auto"/>
                <w:left w:val="none" w:sz="0" w:space="0" w:color="auto"/>
                <w:bottom w:val="none" w:sz="0" w:space="0" w:color="auto"/>
                <w:right w:val="none" w:sz="0" w:space="0" w:color="auto"/>
              </w:divBdr>
              <w:divsChild>
                <w:div w:id="1042749155">
                  <w:marLeft w:val="0"/>
                  <w:marRight w:val="0"/>
                  <w:marTop w:val="0"/>
                  <w:marBottom w:val="0"/>
                  <w:divBdr>
                    <w:top w:val="none" w:sz="0" w:space="0" w:color="auto"/>
                    <w:left w:val="none" w:sz="0" w:space="0" w:color="auto"/>
                    <w:bottom w:val="none" w:sz="0" w:space="0" w:color="auto"/>
                    <w:right w:val="none" w:sz="0" w:space="0" w:color="auto"/>
                  </w:divBdr>
                </w:div>
                <w:div w:id="315231585">
                  <w:marLeft w:val="0"/>
                  <w:marRight w:val="0"/>
                  <w:marTop w:val="0"/>
                  <w:marBottom w:val="0"/>
                  <w:divBdr>
                    <w:top w:val="none" w:sz="0" w:space="0" w:color="auto"/>
                    <w:left w:val="none" w:sz="0" w:space="0" w:color="auto"/>
                    <w:bottom w:val="none" w:sz="0" w:space="0" w:color="auto"/>
                    <w:right w:val="none" w:sz="0" w:space="0" w:color="auto"/>
                  </w:divBdr>
                </w:div>
                <w:div w:id="1564294251">
                  <w:marLeft w:val="0"/>
                  <w:marRight w:val="0"/>
                  <w:marTop w:val="0"/>
                  <w:marBottom w:val="0"/>
                  <w:divBdr>
                    <w:top w:val="none" w:sz="0" w:space="0" w:color="auto"/>
                    <w:left w:val="none" w:sz="0" w:space="0" w:color="auto"/>
                    <w:bottom w:val="none" w:sz="0" w:space="0" w:color="auto"/>
                    <w:right w:val="none" w:sz="0" w:space="0" w:color="auto"/>
                  </w:divBdr>
                </w:div>
                <w:div w:id="1766341005">
                  <w:marLeft w:val="0"/>
                  <w:marRight w:val="0"/>
                  <w:marTop w:val="0"/>
                  <w:marBottom w:val="0"/>
                  <w:divBdr>
                    <w:top w:val="none" w:sz="0" w:space="0" w:color="auto"/>
                    <w:left w:val="none" w:sz="0" w:space="0" w:color="auto"/>
                    <w:bottom w:val="none" w:sz="0" w:space="0" w:color="auto"/>
                    <w:right w:val="none" w:sz="0" w:space="0" w:color="auto"/>
                  </w:divBdr>
                </w:div>
                <w:div w:id="1610699852">
                  <w:marLeft w:val="0"/>
                  <w:marRight w:val="0"/>
                  <w:marTop w:val="0"/>
                  <w:marBottom w:val="0"/>
                  <w:divBdr>
                    <w:top w:val="none" w:sz="0" w:space="0" w:color="auto"/>
                    <w:left w:val="none" w:sz="0" w:space="0" w:color="auto"/>
                    <w:bottom w:val="none" w:sz="0" w:space="0" w:color="auto"/>
                    <w:right w:val="none" w:sz="0" w:space="0" w:color="auto"/>
                  </w:divBdr>
                </w:div>
                <w:div w:id="413937388">
                  <w:marLeft w:val="0"/>
                  <w:marRight w:val="0"/>
                  <w:marTop w:val="0"/>
                  <w:marBottom w:val="0"/>
                  <w:divBdr>
                    <w:top w:val="none" w:sz="0" w:space="0" w:color="auto"/>
                    <w:left w:val="none" w:sz="0" w:space="0" w:color="auto"/>
                    <w:bottom w:val="none" w:sz="0" w:space="0" w:color="auto"/>
                    <w:right w:val="none" w:sz="0" w:space="0" w:color="auto"/>
                  </w:divBdr>
                </w:div>
                <w:div w:id="811949155">
                  <w:marLeft w:val="0"/>
                  <w:marRight w:val="0"/>
                  <w:marTop w:val="0"/>
                  <w:marBottom w:val="0"/>
                  <w:divBdr>
                    <w:top w:val="none" w:sz="0" w:space="0" w:color="auto"/>
                    <w:left w:val="none" w:sz="0" w:space="0" w:color="auto"/>
                    <w:bottom w:val="none" w:sz="0" w:space="0" w:color="auto"/>
                    <w:right w:val="none" w:sz="0" w:space="0" w:color="auto"/>
                  </w:divBdr>
                </w:div>
                <w:div w:id="1901020498">
                  <w:marLeft w:val="0"/>
                  <w:marRight w:val="0"/>
                  <w:marTop w:val="0"/>
                  <w:marBottom w:val="0"/>
                  <w:divBdr>
                    <w:top w:val="none" w:sz="0" w:space="0" w:color="auto"/>
                    <w:left w:val="none" w:sz="0" w:space="0" w:color="auto"/>
                    <w:bottom w:val="none" w:sz="0" w:space="0" w:color="auto"/>
                    <w:right w:val="none" w:sz="0" w:space="0" w:color="auto"/>
                  </w:divBdr>
                </w:div>
                <w:div w:id="1827162300">
                  <w:marLeft w:val="0"/>
                  <w:marRight w:val="0"/>
                  <w:marTop w:val="0"/>
                  <w:marBottom w:val="0"/>
                  <w:divBdr>
                    <w:top w:val="none" w:sz="0" w:space="0" w:color="auto"/>
                    <w:left w:val="none" w:sz="0" w:space="0" w:color="auto"/>
                    <w:bottom w:val="none" w:sz="0" w:space="0" w:color="auto"/>
                    <w:right w:val="none" w:sz="0" w:space="0" w:color="auto"/>
                  </w:divBdr>
                </w:div>
                <w:div w:id="2139258128">
                  <w:marLeft w:val="0"/>
                  <w:marRight w:val="0"/>
                  <w:marTop w:val="0"/>
                  <w:marBottom w:val="0"/>
                  <w:divBdr>
                    <w:top w:val="none" w:sz="0" w:space="0" w:color="auto"/>
                    <w:left w:val="none" w:sz="0" w:space="0" w:color="auto"/>
                    <w:bottom w:val="none" w:sz="0" w:space="0" w:color="auto"/>
                    <w:right w:val="none" w:sz="0" w:space="0" w:color="auto"/>
                  </w:divBdr>
                </w:div>
                <w:div w:id="2014455029">
                  <w:marLeft w:val="0"/>
                  <w:marRight w:val="0"/>
                  <w:marTop w:val="0"/>
                  <w:marBottom w:val="0"/>
                  <w:divBdr>
                    <w:top w:val="none" w:sz="0" w:space="0" w:color="auto"/>
                    <w:left w:val="none" w:sz="0" w:space="0" w:color="auto"/>
                    <w:bottom w:val="none" w:sz="0" w:space="0" w:color="auto"/>
                    <w:right w:val="none" w:sz="0" w:space="0" w:color="auto"/>
                  </w:divBdr>
                </w:div>
                <w:div w:id="1272784434">
                  <w:marLeft w:val="0"/>
                  <w:marRight w:val="0"/>
                  <w:marTop w:val="0"/>
                  <w:marBottom w:val="0"/>
                  <w:divBdr>
                    <w:top w:val="none" w:sz="0" w:space="0" w:color="auto"/>
                    <w:left w:val="none" w:sz="0" w:space="0" w:color="auto"/>
                    <w:bottom w:val="none" w:sz="0" w:space="0" w:color="auto"/>
                    <w:right w:val="none" w:sz="0" w:space="0" w:color="auto"/>
                  </w:divBdr>
                </w:div>
                <w:div w:id="478544783">
                  <w:marLeft w:val="0"/>
                  <w:marRight w:val="0"/>
                  <w:marTop w:val="0"/>
                  <w:marBottom w:val="0"/>
                  <w:divBdr>
                    <w:top w:val="none" w:sz="0" w:space="0" w:color="auto"/>
                    <w:left w:val="none" w:sz="0" w:space="0" w:color="auto"/>
                    <w:bottom w:val="none" w:sz="0" w:space="0" w:color="auto"/>
                    <w:right w:val="none" w:sz="0" w:space="0" w:color="auto"/>
                  </w:divBdr>
                  <w:divsChild>
                    <w:div w:id="1312175577">
                      <w:marLeft w:val="0"/>
                      <w:marRight w:val="0"/>
                      <w:marTop w:val="0"/>
                      <w:marBottom w:val="0"/>
                      <w:divBdr>
                        <w:top w:val="none" w:sz="0" w:space="0" w:color="auto"/>
                        <w:left w:val="none" w:sz="0" w:space="0" w:color="auto"/>
                        <w:bottom w:val="none" w:sz="0" w:space="0" w:color="auto"/>
                        <w:right w:val="none" w:sz="0" w:space="0" w:color="auto"/>
                      </w:divBdr>
                    </w:div>
                    <w:div w:id="1256133347">
                      <w:marLeft w:val="0"/>
                      <w:marRight w:val="0"/>
                      <w:marTop w:val="0"/>
                      <w:marBottom w:val="0"/>
                      <w:divBdr>
                        <w:top w:val="none" w:sz="0" w:space="0" w:color="auto"/>
                        <w:left w:val="none" w:sz="0" w:space="0" w:color="auto"/>
                        <w:bottom w:val="none" w:sz="0" w:space="0" w:color="auto"/>
                        <w:right w:val="none" w:sz="0" w:space="0" w:color="auto"/>
                      </w:divBdr>
                    </w:div>
                    <w:div w:id="162277825">
                      <w:marLeft w:val="0"/>
                      <w:marRight w:val="0"/>
                      <w:marTop w:val="0"/>
                      <w:marBottom w:val="0"/>
                      <w:divBdr>
                        <w:top w:val="none" w:sz="0" w:space="0" w:color="auto"/>
                        <w:left w:val="none" w:sz="0" w:space="0" w:color="auto"/>
                        <w:bottom w:val="none" w:sz="0" w:space="0" w:color="auto"/>
                        <w:right w:val="none" w:sz="0" w:space="0" w:color="auto"/>
                      </w:divBdr>
                    </w:div>
                    <w:div w:id="1835143725">
                      <w:marLeft w:val="0"/>
                      <w:marRight w:val="0"/>
                      <w:marTop w:val="0"/>
                      <w:marBottom w:val="0"/>
                      <w:divBdr>
                        <w:top w:val="none" w:sz="0" w:space="0" w:color="auto"/>
                        <w:left w:val="none" w:sz="0" w:space="0" w:color="auto"/>
                        <w:bottom w:val="none" w:sz="0" w:space="0" w:color="auto"/>
                        <w:right w:val="none" w:sz="0" w:space="0" w:color="auto"/>
                      </w:divBdr>
                    </w:div>
                    <w:div w:id="1673490304">
                      <w:marLeft w:val="0"/>
                      <w:marRight w:val="0"/>
                      <w:marTop w:val="0"/>
                      <w:marBottom w:val="0"/>
                      <w:divBdr>
                        <w:top w:val="none" w:sz="0" w:space="0" w:color="auto"/>
                        <w:left w:val="none" w:sz="0" w:space="0" w:color="auto"/>
                        <w:bottom w:val="none" w:sz="0" w:space="0" w:color="auto"/>
                        <w:right w:val="none" w:sz="0" w:space="0" w:color="auto"/>
                      </w:divBdr>
                    </w:div>
                    <w:div w:id="451361836">
                      <w:marLeft w:val="0"/>
                      <w:marRight w:val="0"/>
                      <w:marTop w:val="0"/>
                      <w:marBottom w:val="0"/>
                      <w:divBdr>
                        <w:top w:val="none" w:sz="0" w:space="0" w:color="auto"/>
                        <w:left w:val="none" w:sz="0" w:space="0" w:color="auto"/>
                        <w:bottom w:val="none" w:sz="0" w:space="0" w:color="auto"/>
                        <w:right w:val="none" w:sz="0" w:space="0" w:color="auto"/>
                      </w:divBdr>
                    </w:div>
                    <w:div w:id="1944074670">
                      <w:marLeft w:val="0"/>
                      <w:marRight w:val="0"/>
                      <w:marTop w:val="0"/>
                      <w:marBottom w:val="0"/>
                      <w:divBdr>
                        <w:top w:val="none" w:sz="0" w:space="0" w:color="auto"/>
                        <w:left w:val="none" w:sz="0" w:space="0" w:color="auto"/>
                        <w:bottom w:val="none" w:sz="0" w:space="0" w:color="auto"/>
                        <w:right w:val="none" w:sz="0" w:space="0" w:color="auto"/>
                      </w:divBdr>
                    </w:div>
                    <w:div w:id="1823421354">
                      <w:marLeft w:val="0"/>
                      <w:marRight w:val="0"/>
                      <w:marTop w:val="0"/>
                      <w:marBottom w:val="0"/>
                      <w:divBdr>
                        <w:top w:val="none" w:sz="0" w:space="0" w:color="auto"/>
                        <w:left w:val="none" w:sz="0" w:space="0" w:color="auto"/>
                        <w:bottom w:val="none" w:sz="0" w:space="0" w:color="auto"/>
                        <w:right w:val="none" w:sz="0" w:space="0" w:color="auto"/>
                      </w:divBdr>
                    </w:div>
                    <w:div w:id="586040695">
                      <w:marLeft w:val="0"/>
                      <w:marRight w:val="0"/>
                      <w:marTop w:val="0"/>
                      <w:marBottom w:val="0"/>
                      <w:divBdr>
                        <w:top w:val="none" w:sz="0" w:space="0" w:color="auto"/>
                        <w:left w:val="none" w:sz="0" w:space="0" w:color="auto"/>
                        <w:bottom w:val="none" w:sz="0" w:space="0" w:color="auto"/>
                        <w:right w:val="none" w:sz="0" w:space="0" w:color="auto"/>
                      </w:divBdr>
                    </w:div>
                    <w:div w:id="289094719">
                      <w:marLeft w:val="0"/>
                      <w:marRight w:val="0"/>
                      <w:marTop w:val="0"/>
                      <w:marBottom w:val="0"/>
                      <w:divBdr>
                        <w:top w:val="none" w:sz="0" w:space="0" w:color="auto"/>
                        <w:left w:val="none" w:sz="0" w:space="0" w:color="auto"/>
                        <w:bottom w:val="none" w:sz="0" w:space="0" w:color="auto"/>
                        <w:right w:val="none" w:sz="0" w:space="0" w:color="auto"/>
                      </w:divBdr>
                    </w:div>
                    <w:div w:id="1365903462">
                      <w:marLeft w:val="0"/>
                      <w:marRight w:val="0"/>
                      <w:marTop w:val="0"/>
                      <w:marBottom w:val="0"/>
                      <w:divBdr>
                        <w:top w:val="none" w:sz="0" w:space="0" w:color="auto"/>
                        <w:left w:val="none" w:sz="0" w:space="0" w:color="auto"/>
                        <w:bottom w:val="none" w:sz="0" w:space="0" w:color="auto"/>
                        <w:right w:val="none" w:sz="0" w:space="0" w:color="auto"/>
                      </w:divBdr>
                    </w:div>
                    <w:div w:id="7507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90817">
          <w:marLeft w:val="0"/>
          <w:marRight w:val="0"/>
          <w:marTop w:val="0"/>
          <w:marBottom w:val="0"/>
          <w:divBdr>
            <w:top w:val="none" w:sz="0" w:space="0" w:color="auto"/>
            <w:left w:val="none" w:sz="0" w:space="0" w:color="auto"/>
            <w:bottom w:val="none" w:sz="0" w:space="0" w:color="auto"/>
            <w:right w:val="none" w:sz="0" w:space="0" w:color="auto"/>
          </w:divBdr>
          <w:divsChild>
            <w:div w:id="1841312743">
              <w:marLeft w:val="0"/>
              <w:marRight w:val="0"/>
              <w:marTop w:val="0"/>
              <w:marBottom w:val="0"/>
              <w:divBdr>
                <w:top w:val="none" w:sz="0" w:space="0" w:color="auto"/>
                <w:left w:val="none" w:sz="0" w:space="0" w:color="auto"/>
                <w:bottom w:val="none" w:sz="0" w:space="0" w:color="auto"/>
                <w:right w:val="none" w:sz="0" w:space="0" w:color="auto"/>
              </w:divBdr>
              <w:divsChild>
                <w:div w:id="333269878">
                  <w:marLeft w:val="0"/>
                  <w:marRight w:val="0"/>
                  <w:marTop w:val="0"/>
                  <w:marBottom w:val="0"/>
                  <w:divBdr>
                    <w:top w:val="none" w:sz="0" w:space="0" w:color="auto"/>
                    <w:left w:val="none" w:sz="0" w:space="0" w:color="auto"/>
                    <w:bottom w:val="none" w:sz="0" w:space="0" w:color="auto"/>
                    <w:right w:val="none" w:sz="0" w:space="0" w:color="auto"/>
                  </w:divBdr>
                </w:div>
                <w:div w:id="2046634927">
                  <w:marLeft w:val="0"/>
                  <w:marRight w:val="0"/>
                  <w:marTop w:val="0"/>
                  <w:marBottom w:val="0"/>
                  <w:divBdr>
                    <w:top w:val="none" w:sz="0" w:space="0" w:color="auto"/>
                    <w:left w:val="none" w:sz="0" w:space="0" w:color="auto"/>
                    <w:bottom w:val="none" w:sz="0" w:space="0" w:color="auto"/>
                    <w:right w:val="none" w:sz="0" w:space="0" w:color="auto"/>
                  </w:divBdr>
                </w:div>
                <w:div w:id="1782070901">
                  <w:marLeft w:val="0"/>
                  <w:marRight w:val="0"/>
                  <w:marTop w:val="0"/>
                  <w:marBottom w:val="0"/>
                  <w:divBdr>
                    <w:top w:val="none" w:sz="0" w:space="0" w:color="auto"/>
                    <w:left w:val="none" w:sz="0" w:space="0" w:color="auto"/>
                    <w:bottom w:val="none" w:sz="0" w:space="0" w:color="auto"/>
                    <w:right w:val="none" w:sz="0" w:space="0" w:color="auto"/>
                  </w:divBdr>
                </w:div>
                <w:div w:id="898132764">
                  <w:marLeft w:val="0"/>
                  <w:marRight w:val="0"/>
                  <w:marTop w:val="0"/>
                  <w:marBottom w:val="0"/>
                  <w:divBdr>
                    <w:top w:val="none" w:sz="0" w:space="0" w:color="auto"/>
                    <w:left w:val="none" w:sz="0" w:space="0" w:color="auto"/>
                    <w:bottom w:val="none" w:sz="0" w:space="0" w:color="auto"/>
                    <w:right w:val="none" w:sz="0" w:space="0" w:color="auto"/>
                  </w:divBdr>
                </w:div>
                <w:div w:id="1164860820">
                  <w:marLeft w:val="0"/>
                  <w:marRight w:val="0"/>
                  <w:marTop w:val="0"/>
                  <w:marBottom w:val="0"/>
                  <w:divBdr>
                    <w:top w:val="none" w:sz="0" w:space="0" w:color="auto"/>
                    <w:left w:val="none" w:sz="0" w:space="0" w:color="auto"/>
                    <w:bottom w:val="none" w:sz="0" w:space="0" w:color="auto"/>
                    <w:right w:val="none" w:sz="0" w:space="0" w:color="auto"/>
                  </w:divBdr>
                </w:div>
                <w:div w:id="366688278">
                  <w:marLeft w:val="0"/>
                  <w:marRight w:val="0"/>
                  <w:marTop w:val="0"/>
                  <w:marBottom w:val="0"/>
                  <w:divBdr>
                    <w:top w:val="none" w:sz="0" w:space="0" w:color="auto"/>
                    <w:left w:val="none" w:sz="0" w:space="0" w:color="auto"/>
                    <w:bottom w:val="none" w:sz="0" w:space="0" w:color="auto"/>
                    <w:right w:val="none" w:sz="0" w:space="0" w:color="auto"/>
                  </w:divBdr>
                </w:div>
                <w:div w:id="991761687">
                  <w:marLeft w:val="0"/>
                  <w:marRight w:val="0"/>
                  <w:marTop w:val="0"/>
                  <w:marBottom w:val="0"/>
                  <w:divBdr>
                    <w:top w:val="none" w:sz="0" w:space="0" w:color="auto"/>
                    <w:left w:val="none" w:sz="0" w:space="0" w:color="auto"/>
                    <w:bottom w:val="none" w:sz="0" w:space="0" w:color="auto"/>
                    <w:right w:val="none" w:sz="0" w:space="0" w:color="auto"/>
                  </w:divBdr>
                </w:div>
                <w:div w:id="338974205">
                  <w:marLeft w:val="0"/>
                  <w:marRight w:val="0"/>
                  <w:marTop w:val="0"/>
                  <w:marBottom w:val="0"/>
                  <w:divBdr>
                    <w:top w:val="none" w:sz="0" w:space="0" w:color="auto"/>
                    <w:left w:val="none" w:sz="0" w:space="0" w:color="auto"/>
                    <w:bottom w:val="none" w:sz="0" w:space="0" w:color="auto"/>
                    <w:right w:val="none" w:sz="0" w:space="0" w:color="auto"/>
                  </w:divBdr>
                </w:div>
                <w:div w:id="1228800428">
                  <w:marLeft w:val="0"/>
                  <w:marRight w:val="0"/>
                  <w:marTop w:val="0"/>
                  <w:marBottom w:val="0"/>
                  <w:divBdr>
                    <w:top w:val="none" w:sz="0" w:space="0" w:color="auto"/>
                    <w:left w:val="none" w:sz="0" w:space="0" w:color="auto"/>
                    <w:bottom w:val="none" w:sz="0" w:space="0" w:color="auto"/>
                    <w:right w:val="none" w:sz="0" w:space="0" w:color="auto"/>
                  </w:divBdr>
                  <w:divsChild>
                    <w:div w:id="1699499801">
                      <w:marLeft w:val="0"/>
                      <w:marRight w:val="0"/>
                      <w:marTop w:val="0"/>
                      <w:marBottom w:val="0"/>
                      <w:divBdr>
                        <w:top w:val="none" w:sz="0" w:space="0" w:color="auto"/>
                        <w:left w:val="none" w:sz="0" w:space="0" w:color="auto"/>
                        <w:bottom w:val="none" w:sz="0" w:space="0" w:color="auto"/>
                        <w:right w:val="none" w:sz="0" w:space="0" w:color="auto"/>
                      </w:divBdr>
                    </w:div>
                    <w:div w:id="54742897">
                      <w:marLeft w:val="0"/>
                      <w:marRight w:val="0"/>
                      <w:marTop w:val="0"/>
                      <w:marBottom w:val="0"/>
                      <w:divBdr>
                        <w:top w:val="none" w:sz="0" w:space="0" w:color="auto"/>
                        <w:left w:val="none" w:sz="0" w:space="0" w:color="auto"/>
                        <w:bottom w:val="none" w:sz="0" w:space="0" w:color="auto"/>
                        <w:right w:val="none" w:sz="0" w:space="0" w:color="auto"/>
                      </w:divBdr>
                    </w:div>
                    <w:div w:id="1167280294">
                      <w:marLeft w:val="0"/>
                      <w:marRight w:val="0"/>
                      <w:marTop w:val="0"/>
                      <w:marBottom w:val="0"/>
                      <w:divBdr>
                        <w:top w:val="none" w:sz="0" w:space="0" w:color="auto"/>
                        <w:left w:val="none" w:sz="0" w:space="0" w:color="auto"/>
                        <w:bottom w:val="none" w:sz="0" w:space="0" w:color="auto"/>
                        <w:right w:val="none" w:sz="0" w:space="0" w:color="auto"/>
                      </w:divBdr>
                    </w:div>
                    <w:div w:id="393889995">
                      <w:marLeft w:val="0"/>
                      <w:marRight w:val="0"/>
                      <w:marTop w:val="0"/>
                      <w:marBottom w:val="0"/>
                      <w:divBdr>
                        <w:top w:val="none" w:sz="0" w:space="0" w:color="auto"/>
                        <w:left w:val="none" w:sz="0" w:space="0" w:color="auto"/>
                        <w:bottom w:val="none" w:sz="0" w:space="0" w:color="auto"/>
                        <w:right w:val="none" w:sz="0" w:space="0" w:color="auto"/>
                      </w:divBdr>
                    </w:div>
                    <w:div w:id="1039744687">
                      <w:marLeft w:val="0"/>
                      <w:marRight w:val="0"/>
                      <w:marTop w:val="0"/>
                      <w:marBottom w:val="0"/>
                      <w:divBdr>
                        <w:top w:val="none" w:sz="0" w:space="0" w:color="auto"/>
                        <w:left w:val="none" w:sz="0" w:space="0" w:color="auto"/>
                        <w:bottom w:val="none" w:sz="0" w:space="0" w:color="auto"/>
                        <w:right w:val="none" w:sz="0" w:space="0" w:color="auto"/>
                      </w:divBdr>
                    </w:div>
                    <w:div w:id="1825120318">
                      <w:marLeft w:val="0"/>
                      <w:marRight w:val="0"/>
                      <w:marTop w:val="0"/>
                      <w:marBottom w:val="0"/>
                      <w:divBdr>
                        <w:top w:val="none" w:sz="0" w:space="0" w:color="auto"/>
                        <w:left w:val="none" w:sz="0" w:space="0" w:color="auto"/>
                        <w:bottom w:val="none" w:sz="0" w:space="0" w:color="auto"/>
                        <w:right w:val="none" w:sz="0" w:space="0" w:color="auto"/>
                      </w:divBdr>
                    </w:div>
                    <w:div w:id="19599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865">
      <w:bodyDiv w:val="1"/>
      <w:marLeft w:val="0"/>
      <w:marRight w:val="0"/>
      <w:marTop w:val="0"/>
      <w:marBottom w:val="0"/>
      <w:divBdr>
        <w:top w:val="none" w:sz="0" w:space="0" w:color="auto"/>
        <w:left w:val="none" w:sz="0" w:space="0" w:color="auto"/>
        <w:bottom w:val="none" w:sz="0" w:space="0" w:color="auto"/>
        <w:right w:val="none" w:sz="0" w:space="0" w:color="auto"/>
      </w:divBdr>
    </w:div>
    <w:div w:id="334038047">
      <w:bodyDiv w:val="1"/>
      <w:marLeft w:val="0"/>
      <w:marRight w:val="0"/>
      <w:marTop w:val="0"/>
      <w:marBottom w:val="0"/>
      <w:divBdr>
        <w:top w:val="none" w:sz="0" w:space="0" w:color="auto"/>
        <w:left w:val="none" w:sz="0" w:space="0" w:color="auto"/>
        <w:bottom w:val="none" w:sz="0" w:space="0" w:color="auto"/>
        <w:right w:val="none" w:sz="0" w:space="0" w:color="auto"/>
      </w:divBdr>
    </w:div>
    <w:div w:id="340816003">
      <w:bodyDiv w:val="1"/>
      <w:marLeft w:val="0"/>
      <w:marRight w:val="0"/>
      <w:marTop w:val="0"/>
      <w:marBottom w:val="0"/>
      <w:divBdr>
        <w:top w:val="none" w:sz="0" w:space="0" w:color="auto"/>
        <w:left w:val="none" w:sz="0" w:space="0" w:color="auto"/>
        <w:bottom w:val="none" w:sz="0" w:space="0" w:color="auto"/>
        <w:right w:val="none" w:sz="0" w:space="0" w:color="auto"/>
      </w:divBdr>
    </w:div>
    <w:div w:id="349643219">
      <w:bodyDiv w:val="1"/>
      <w:marLeft w:val="0"/>
      <w:marRight w:val="0"/>
      <w:marTop w:val="0"/>
      <w:marBottom w:val="0"/>
      <w:divBdr>
        <w:top w:val="none" w:sz="0" w:space="0" w:color="auto"/>
        <w:left w:val="none" w:sz="0" w:space="0" w:color="auto"/>
        <w:bottom w:val="none" w:sz="0" w:space="0" w:color="auto"/>
        <w:right w:val="none" w:sz="0" w:space="0" w:color="auto"/>
      </w:divBdr>
    </w:div>
    <w:div w:id="355890719">
      <w:bodyDiv w:val="1"/>
      <w:marLeft w:val="0"/>
      <w:marRight w:val="0"/>
      <w:marTop w:val="0"/>
      <w:marBottom w:val="0"/>
      <w:divBdr>
        <w:top w:val="none" w:sz="0" w:space="0" w:color="auto"/>
        <w:left w:val="none" w:sz="0" w:space="0" w:color="auto"/>
        <w:bottom w:val="none" w:sz="0" w:space="0" w:color="auto"/>
        <w:right w:val="none" w:sz="0" w:space="0" w:color="auto"/>
      </w:divBdr>
      <w:divsChild>
        <w:div w:id="1118527432">
          <w:marLeft w:val="0"/>
          <w:marRight w:val="0"/>
          <w:marTop w:val="0"/>
          <w:marBottom w:val="0"/>
          <w:divBdr>
            <w:top w:val="none" w:sz="0" w:space="0" w:color="auto"/>
            <w:left w:val="none" w:sz="0" w:space="0" w:color="auto"/>
            <w:bottom w:val="none" w:sz="0" w:space="0" w:color="auto"/>
            <w:right w:val="none" w:sz="0" w:space="0" w:color="auto"/>
          </w:divBdr>
          <w:divsChild>
            <w:div w:id="900481701">
              <w:marLeft w:val="0"/>
              <w:marRight w:val="0"/>
              <w:marTop w:val="0"/>
              <w:marBottom w:val="0"/>
              <w:divBdr>
                <w:top w:val="single" w:sz="6" w:space="4" w:color="CCCCCC"/>
                <w:left w:val="single" w:sz="6" w:space="4" w:color="CCCCCC"/>
                <w:bottom w:val="single" w:sz="6" w:space="4" w:color="CCCCCC"/>
                <w:right w:val="single" w:sz="6" w:space="4" w:color="CCCCCC"/>
              </w:divBdr>
              <w:divsChild>
                <w:div w:id="240483464">
                  <w:marLeft w:val="0"/>
                  <w:marRight w:val="0"/>
                  <w:marTop w:val="0"/>
                  <w:marBottom w:val="0"/>
                  <w:divBdr>
                    <w:top w:val="none" w:sz="0" w:space="0" w:color="auto"/>
                    <w:left w:val="none" w:sz="0" w:space="0" w:color="auto"/>
                    <w:bottom w:val="none" w:sz="0" w:space="0" w:color="auto"/>
                    <w:right w:val="none" w:sz="0" w:space="0" w:color="auto"/>
                  </w:divBdr>
                </w:div>
                <w:div w:id="171726871">
                  <w:marLeft w:val="0"/>
                  <w:marRight w:val="0"/>
                  <w:marTop w:val="0"/>
                  <w:marBottom w:val="0"/>
                  <w:divBdr>
                    <w:top w:val="none" w:sz="0" w:space="0" w:color="auto"/>
                    <w:left w:val="none" w:sz="0" w:space="0" w:color="auto"/>
                    <w:bottom w:val="none" w:sz="0" w:space="0" w:color="auto"/>
                    <w:right w:val="none" w:sz="0" w:space="0" w:color="auto"/>
                  </w:divBdr>
                </w:div>
                <w:div w:id="473179779">
                  <w:marLeft w:val="0"/>
                  <w:marRight w:val="0"/>
                  <w:marTop w:val="0"/>
                  <w:marBottom w:val="0"/>
                  <w:divBdr>
                    <w:top w:val="none" w:sz="0" w:space="0" w:color="auto"/>
                    <w:left w:val="none" w:sz="0" w:space="0" w:color="auto"/>
                    <w:bottom w:val="none" w:sz="0" w:space="0" w:color="auto"/>
                    <w:right w:val="none" w:sz="0" w:space="0" w:color="auto"/>
                  </w:divBdr>
                </w:div>
                <w:div w:id="277417941">
                  <w:marLeft w:val="0"/>
                  <w:marRight w:val="0"/>
                  <w:marTop w:val="0"/>
                  <w:marBottom w:val="0"/>
                  <w:divBdr>
                    <w:top w:val="none" w:sz="0" w:space="0" w:color="auto"/>
                    <w:left w:val="none" w:sz="0" w:space="0" w:color="auto"/>
                    <w:bottom w:val="none" w:sz="0" w:space="0" w:color="auto"/>
                    <w:right w:val="none" w:sz="0" w:space="0" w:color="auto"/>
                  </w:divBdr>
                </w:div>
                <w:div w:id="1976519131">
                  <w:marLeft w:val="0"/>
                  <w:marRight w:val="0"/>
                  <w:marTop w:val="0"/>
                  <w:marBottom w:val="0"/>
                  <w:divBdr>
                    <w:top w:val="none" w:sz="0" w:space="0" w:color="auto"/>
                    <w:left w:val="none" w:sz="0" w:space="0" w:color="auto"/>
                    <w:bottom w:val="none" w:sz="0" w:space="0" w:color="auto"/>
                    <w:right w:val="none" w:sz="0" w:space="0" w:color="auto"/>
                  </w:divBdr>
                </w:div>
                <w:div w:id="1686325620">
                  <w:marLeft w:val="0"/>
                  <w:marRight w:val="0"/>
                  <w:marTop w:val="0"/>
                  <w:marBottom w:val="0"/>
                  <w:divBdr>
                    <w:top w:val="none" w:sz="0" w:space="0" w:color="auto"/>
                    <w:left w:val="none" w:sz="0" w:space="0" w:color="auto"/>
                    <w:bottom w:val="none" w:sz="0" w:space="0" w:color="auto"/>
                    <w:right w:val="none" w:sz="0" w:space="0" w:color="auto"/>
                  </w:divBdr>
                </w:div>
                <w:div w:id="2067795544">
                  <w:marLeft w:val="0"/>
                  <w:marRight w:val="0"/>
                  <w:marTop w:val="0"/>
                  <w:marBottom w:val="0"/>
                  <w:divBdr>
                    <w:top w:val="none" w:sz="0" w:space="0" w:color="auto"/>
                    <w:left w:val="none" w:sz="0" w:space="0" w:color="auto"/>
                    <w:bottom w:val="none" w:sz="0" w:space="0" w:color="auto"/>
                    <w:right w:val="none" w:sz="0" w:space="0" w:color="auto"/>
                  </w:divBdr>
                </w:div>
                <w:div w:id="1582639693">
                  <w:marLeft w:val="0"/>
                  <w:marRight w:val="0"/>
                  <w:marTop w:val="0"/>
                  <w:marBottom w:val="0"/>
                  <w:divBdr>
                    <w:top w:val="none" w:sz="0" w:space="0" w:color="auto"/>
                    <w:left w:val="none" w:sz="0" w:space="0" w:color="auto"/>
                    <w:bottom w:val="none" w:sz="0" w:space="0" w:color="auto"/>
                    <w:right w:val="none" w:sz="0" w:space="0" w:color="auto"/>
                  </w:divBdr>
                </w:div>
                <w:div w:id="1793595953">
                  <w:marLeft w:val="0"/>
                  <w:marRight w:val="0"/>
                  <w:marTop w:val="0"/>
                  <w:marBottom w:val="0"/>
                  <w:divBdr>
                    <w:top w:val="none" w:sz="0" w:space="0" w:color="auto"/>
                    <w:left w:val="none" w:sz="0" w:space="0" w:color="auto"/>
                    <w:bottom w:val="none" w:sz="0" w:space="0" w:color="auto"/>
                    <w:right w:val="none" w:sz="0" w:space="0" w:color="auto"/>
                  </w:divBdr>
                </w:div>
                <w:div w:id="1798405276">
                  <w:marLeft w:val="0"/>
                  <w:marRight w:val="0"/>
                  <w:marTop w:val="0"/>
                  <w:marBottom w:val="0"/>
                  <w:divBdr>
                    <w:top w:val="none" w:sz="0" w:space="0" w:color="auto"/>
                    <w:left w:val="none" w:sz="0" w:space="0" w:color="auto"/>
                    <w:bottom w:val="none" w:sz="0" w:space="0" w:color="auto"/>
                    <w:right w:val="none" w:sz="0" w:space="0" w:color="auto"/>
                  </w:divBdr>
                </w:div>
                <w:div w:id="707947565">
                  <w:marLeft w:val="0"/>
                  <w:marRight w:val="0"/>
                  <w:marTop w:val="0"/>
                  <w:marBottom w:val="0"/>
                  <w:divBdr>
                    <w:top w:val="none" w:sz="0" w:space="0" w:color="auto"/>
                    <w:left w:val="none" w:sz="0" w:space="0" w:color="auto"/>
                    <w:bottom w:val="none" w:sz="0" w:space="0" w:color="auto"/>
                    <w:right w:val="none" w:sz="0" w:space="0" w:color="auto"/>
                  </w:divBdr>
                </w:div>
                <w:div w:id="1311473491">
                  <w:marLeft w:val="0"/>
                  <w:marRight w:val="0"/>
                  <w:marTop w:val="0"/>
                  <w:marBottom w:val="0"/>
                  <w:divBdr>
                    <w:top w:val="none" w:sz="0" w:space="0" w:color="auto"/>
                    <w:left w:val="none" w:sz="0" w:space="0" w:color="auto"/>
                    <w:bottom w:val="none" w:sz="0" w:space="0" w:color="auto"/>
                    <w:right w:val="none" w:sz="0" w:space="0" w:color="auto"/>
                  </w:divBdr>
                  <w:divsChild>
                    <w:div w:id="482162407">
                      <w:marLeft w:val="0"/>
                      <w:marRight w:val="0"/>
                      <w:marTop w:val="0"/>
                      <w:marBottom w:val="0"/>
                      <w:divBdr>
                        <w:top w:val="none" w:sz="0" w:space="0" w:color="auto"/>
                        <w:left w:val="none" w:sz="0" w:space="0" w:color="auto"/>
                        <w:bottom w:val="none" w:sz="0" w:space="0" w:color="auto"/>
                        <w:right w:val="none" w:sz="0" w:space="0" w:color="auto"/>
                      </w:divBdr>
                    </w:div>
                    <w:div w:id="1156216223">
                      <w:marLeft w:val="0"/>
                      <w:marRight w:val="0"/>
                      <w:marTop w:val="0"/>
                      <w:marBottom w:val="0"/>
                      <w:divBdr>
                        <w:top w:val="none" w:sz="0" w:space="0" w:color="auto"/>
                        <w:left w:val="none" w:sz="0" w:space="0" w:color="auto"/>
                        <w:bottom w:val="none" w:sz="0" w:space="0" w:color="auto"/>
                        <w:right w:val="none" w:sz="0" w:space="0" w:color="auto"/>
                      </w:divBdr>
                    </w:div>
                    <w:div w:id="2080520599">
                      <w:marLeft w:val="0"/>
                      <w:marRight w:val="0"/>
                      <w:marTop w:val="0"/>
                      <w:marBottom w:val="0"/>
                      <w:divBdr>
                        <w:top w:val="none" w:sz="0" w:space="0" w:color="auto"/>
                        <w:left w:val="none" w:sz="0" w:space="0" w:color="auto"/>
                        <w:bottom w:val="none" w:sz="0" w:space="0" w:color="auto"/>
                        <w:right w:val="none" w:sz="0" w:space="0" w:color="auto"/>
                      </w:divBdr>
                    </w:div>
                    <w:div w:id="1758819413">
                      <w:marLeft w:val="0"/>
                      <w:marRight w:val="0"/>
                      <w:marTop w:val="0"/>
                      <w:marBottom w:val="0"/>
                      <w:divBdr>
                        <w:top w:val="none" w:sz="0" w:space="0" w:color="auto"/>
                        <w:left w:val="none" w:sz="0" w:space="0" w:color="auto"/>
                        <w:bottom w:val="none" w:sz="0" w:space="0" w:color="auto"/>
                        <w:right w:val="none" w:sz="0" w:space="0" w:color="auto"/>
                      </w:divBdr>
                    </w:div>
                    <w:div w:id="2104836051">
                      <w:marLeft w:val="0"/>
                      <w:marRight w:val="0"/>
                      <w:marTop w:val="0"/>
                      <w:marBottom w:val="0"/>
                      <w:divBdr>
                        <w:top w:val="none" w:sz="0" w:space="0" w:color="auto"/>
                        <w:left w:val="none" w:sz="0" w:space="0" w:color="auto"/>
                        <w:bottom w:val="none" w:sz="0" w:space="0" w:color="auto"/>
                        <w:right w:val="none" w:sz="0" w:space="0" w:color="auto"/>
                      </w:divBdr>
                    </w:div>
                    <w:div w:id="283578587">
                      <w:marLeft w:val="0"/>
                      <w:marRight w:val="0"/>
                      <w:marTop w:val="0"/>
                      <w:marBottom w:val="0"/>
                      <w:divBdr>
                        <w:top w:val="none" w:sz="0" w:space="0" w:color="auto"/>
                        <w:left w:val="none" w:sz="0" w:space="0" w:color="auto"/>
                        <w:bottom w:val="none" w:sz="0" w:space="0" w:color="auto"/>
                        <w:right w:val="none" w:sz="0" w:space="0" w:color="auto"/>
                      </w:divBdr>
                    </w:div>
                    <w:div w:id="849416638">
                      <w:marLeft w:val="0"/>
                      <w:marRight w:val="0"/>
                      <w:marTop w:val="0"/>
                      <w:marBottom w:val="0"/>
                      <w:divBdr>
                        <w:top w:val="none" w:sz="0" w:space="0" w:color="auto"/>
                        <w:left w:val="none" w:sz="0" w:space="0" w:color="auto"/>
                        <w:bottom w:val="none" w:sz="0" w:space="0" w:color="auto"/>
                        <w:right w:val="none" w:sz="0" w:space="0" w:color="auto"/>
                      </w:divBdr>
                    </w:div>
                    <w:div w:id="797141286">
                      <w:marLeft w:val="0"/>
                      <w:marRight w:val="0"/>
                      <w:marTop w:val="0"/>
                      <w:marBottom w:val="0"/>
                      <w:divBdr>
                        <w:top w:val="none" w:sz="0" w:space="0" w:color="auto"/>
                        <w:left w:val="none" w:sz="0" w:space="0" w:color="auto"/>
                        <w:bottom w:val="none" w:sz="0" w:space="0" w:color="auto"/>
                        <w:right w:val="none" w:sz="0" w:space="0" w:color="auto"/>
                      </w:divBdr>
                    </w:div>
                    <w:div w:id="2096826086">
                      <w:marLeft w:val="0"/>
                      <w:marRight w:val="0"/>
                      <w:marTop w:val="0"/>
                      <w:marBottom w:val="0"/>
                      <w:divBdr>
                        <w:top w:val="none" w:sz="0" w:space="0" w:color="auto"/>
                        <w:left w:val="none" w:sz="0" w:space="0" w:color="auto"/>
                        <w:bottom w:val="none" w:sz="0" w:space="0" w:color="auto"/>
                        <w:right w:val="none" w:sz="0" w:space="0" w:color="auto"/>
                      </w:divBdr>
                    </w:div>
                    <w:div w:id="748577581">
                      <w:marLeft w:val="0"/>
                      <w:marRight w:val="0"/>
                      <w:marTop w:val="0"/>
                      <w:marBottom w:val="0"/>
                      <w:divBdr>
                        <w:top w:val="none" w:sz="0" w:space="0" w:color="auto"/>
                        <w:left w:val="none" w:sz="0" w:space="0" w:color="auto"/>
                        <w:bottom w:val="none" w:sz="0" w:space="0" w:color="auto"/>
                        <w:right w:val="none" w:sz="0" w:space="0" w:color="auto"/>
                      </w:divBdr>
                    </w:div>
                    <w:div w:id="16052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584539">
      <w:bodyDiv w:val="1"/>
      <w:marLeft w:val="0"/>
      <w:marRight w:val="0"/>
      <w:marTop w:val="0"/>
      <w:marBottom w:val="0"/>
      <w:divBdr>
        <w:top w:val="none" w:sz="0" w:space="0" w:color="auto"/>
        <w:left w:val="none" w:sz="0" w:space="0" w:color="auto"/>
        <w:bottom w:val="none" w:sz="0" w:space="0" w:color="auto"/>
        <w:right w:val="none" w:sz="0" w:space="0" w:color="auto"/>
      </w:divBdr>
    </w:div>
    <w:div w:id="359015868">
      <w:bodyDiv w:val="1"/>
      <w:marLeft w:val="0"/>
      <w:marRight w:val="0"/>
      <w:marTop w:val="0"/>
      <w:marBottom w:val="0"/>
      <w:divBdr>
        <w:top w:val="none" w:sz="0" w:space="0" w:color="auto"/>
        <w:left w:val="none" w:sz="0" w:space="0" w:color="auto"/>
        <w:bottom w:val="none" w:sz="0" w:space="0" w:color="auto"/>
        <w:right w:val="none" w:sz="0" w:space="0" w:color="auto"/>
      </w:divBdr>
    </w:div>
    <w:div w:id="360281986">
      <w:bodyDiv w:val="1"/>
      <w:marLeft w:val="0"/>
      <w:marRight w:val="0"/>
      <w:marTop w:val="0"/>
      <w:marBottom w:val="0"/>
      <w:divBdr>
        <w:top w:val="none" w:sz="0" w:space="0" w:color="auto"/>
        <w:left w:val="none" w:sz="0" w:space="0" w:color="auto"/>
        <w:bottom w:val="none" w:sz="0" w:space="0" w:color="auto"/>
        <w:right w:val="none" w:sz="0" w:space="0" w:color="auto"/>
      </w:divBdr>
    </w:div>
    <w:div w:id="361445337">
      <w:bodyDiv w:val="1"/>
      <w:marLeft w:val="0"/>
      <w:marRight w:val="0"/>
      <w:marTop w:val="0"/>
      <w:marBottom w:val="0"/>
      <w:divBdr>
        <w:top w:val="none" w:sz="0" w:space="0" w:color="auto"/>
        <w:left w:val="none" w:sz="0" w:space="0" w:color="auto"/>
        <w:bottom w:val="none" w:sz="0" w:space="0" w:color="auto"/>
        <w:right w:val="none" w:sz="0" w:space="0" w:color="auto"/>
      </w:divBdr>
    </w:div>
    <w:div w:id="362099355">
      <w:bodyDiv w:val="1"/>
      <w:marLeft w:val="0"/>
      <w:marRight w:val="0"/>
      <w:marTop w:val="0"/>
      <w:marBottom w:val="0"/>
      <w:divBdr>
        <w:top w:val="none" w:sz="0" w:space="0" w:color="auto"/>
        <w:left w:val="none" w:sz="0" w:space="0" w:color="auto"/>
        <w:bottom w:val="none" w:sz="0" w:space="0" w:color="auto"/>
        <w:right w:val="none" w:sz="0" w:space="0" w:color="auto"/>
      </w:divBdr>
    </w:div>
    <w:div w:id="364260777">
      <w:bodyDiv w:val="1"/>
      <w:marLeft w:val="0"/>
      <w:marRight w:val="0"/>
      <w:marTop w:val="0"/>
      <w:marBottom w:val="0"/>
      <w:divBdr>
        <w:top w:val="none" w:sz="0" w:space="0" w:color="auto"/>
        <w:left w:val="none" w:sz="0" w:space="0" w:color="auto"/>
        <w:bottom w:val="none" w:sz="0" w:space="0" w:color="auto"/>
        <w:right w:val="none" w:sz="0" w:space="0" w:color="auto"/>
      </w:divBdr>
    </w:div>
    <w:div w:id="378362571">
      <w:bodyDiv w:val="1"/>
      <w:marLeft w:val="0"/>
      <w:marRight w:val="0"/>
      <w:marTop w:val="0"/>
      <w:marBottom w:val="0"/>
      <w:divBdr>
        <w:top w:val="none" w:sz="0" w:space="0" w:color="auto"/>
        <w:left w:val="none" w:sz="0" w:space="0" w:color="auto"/>
        <w:bottom w:val="none" w:sz="0" w:space="0" w:color="auto"/>
        <w:right w:val="none" w:sz="0" w:space="0" w:color="auto"/>
      </w:divBdr>
    </w:div>
    <w:div w:id="379015036">
      <w:bodyDiv w:val="1"/>
      <w:marLeft w:val="0"/>
      <w:marRight w:val="0"/>
      <w:marTop w:val="0"/>
      <w:marBottom w:val="0"/>
      <w:divBdr>
        <w:top w:val="none" w:sz="0" w:space="0" w:color="auto"/>
        <w:left w:val="none" w:sz="0" w:space="0" w:color="auto"/>
        <w:bottom w:val="none" w:sz="0" w:space="0" w:color="auto"/>
        <w:right w:val="none" w:sz="0" w:space="0" w:color="auto"/>
      </w:divBdr>
    </w:div>
    <w:div w:id="381490627">
      <w:bodyDiv w:val="1"/>
      <w:marLeft w:val="0"/>
      <w:marRight w:val="0"/>
      <w:marTop w:val="0"/>
      <w:marBottom w:val="0"/>
      <w:divBdr>
        <w:top w:val="none" w:sz="0" w:space="0" w:color="auto"/>
        <w:left w:val="none" w:sz="0" w:space="0" w:color="auto"/>
        <w:bottom w:val="none" w:sz="0" w:space="0" w:color="auto"/>
        <w:right w:val="none" w:sz="0" w:space="0" w:color="auto"/>
      </w:divBdr>
    </w:div>
    <w:div w:id="384715374">
      <w:bodyDiv w:val="1"/>
      <w:marLeft w:val="0"/>
      <w:marRight w:val="0"/>
      <w:marTop w:val="0"/>
      <w:marBottom w:val="0"/>
      <w:divBdr>
        <w:top w:val="none" w:sz="0" w:space="0" w:color="auto"/>
        <w:left w:val="none" w:sz="0" w:space="0" w:color="auto"/>
        <w:bottom w:val="none" w:sz="0" w:space="0" w:color="auto"/>
        <w:right w:val="none" w:sz="0" w:space="0" w:color="auto"/>
      </w:divBdr>
    </w:div>
    <w:div w:id="385685672">
      <w:bodyDiv w:val="1"/>
      <w:marLeft w:val="0"/>
      <w:marRight w:val="0"/>
      <w:marTop w:val="0"/>
      <w:marBottom w:val="0"/>
      <w:divBdr>
        <w:top w:val="none" w:sz="0" w:space="0" w:color="auto"/>
        <w:left w:val="none" w:sz="0" w:space="0" w:color="auto"/>
        <w:bottom w:val="none" w:sz="0" w:space="0" w:color="auto"/>
        <w:right w:val="none" w:sz="0" w:space="0" w:color="auto"/>
      </w:divBdr>
    </w:div>
    <w:div w:id="387193034">
      <w:bodyDiv w:val="1"/>
      <w:marLeft w:val="0"/>
      <w:marRight w:val="0"/>
      <w:marTop w:val="0"/>
      <w:marBottom w:val="0"/>
      <w:divBdr>
        <w:top w:val="none" w:sz="0" w:space="0" w:color="auto"/>
        <w:left w:val="none" w:sz="0" w:space="0" w:color="auto"/>
        <w:bottom w:val="none" w:sz="0" w:space="0" w:color="auto"/>
        <w:right w:val="none" w:sz="0" w:space="0" w:color="auto"/>
      </w:divBdr>
    </w:div>
    <w:div w:id="391126300">
      <w:bodyDiv w:val="1"/>
      <w:marLeft w:val="0"/>
      <w:marRight w:val="0"/>
      <w:marTop w:val="0"/>
      <w:marBottom w:val="0"/>
      <w:divBdr>
        <w:top w:val="none" w:sz="0" w:space="0" w:color="auto"/>
        <w:left w:val="none" w:sz="0" w:space="0" w:color="auto"/>
        <w:bottom w:val="none" w:sz="0" w:space="0" w:color="auto"/>
        <w:right w:val="none" w:sz="0" w:space="0" w:color="auto"/>
      </w:divBdr>
    </w:div>
    <w:div w:id="402919546">
      <w:bodyDiv w:val="1"/>
      <w:marLeft w:val="0"/>
      <w:marRight w:val="0"/>
      <w:marTop w:val="0"/>
      <w:marBottom w:val="0"/>
      <w:divBdr>
        <w:top w:val="none" w:sz="0" w:space="0" w:color="auto"/>
        <w:left w:val="none" w:sz="0" w:space="0" w:color="auto"/>
        <w:bottom w:val="none" w:sz="0" w:space="0" w:color="auto"/>
        <w:right w:val="none" w:sz="0" w:space="0" w:color="auto"/>
      </w:divBdr>
    </w:div>
    <w:div w:id="414204753">
      <w:bodyDiv w:val="1"/>
      <w:marLeft w:val="0"/>
      <w:marRight w:val="0"/>
      <w:marTop w:val="0"/>
      <w:marBottom w:val="0"/>
      <w:divBdr>
        <w:top w:val="none" w:sz="0" w:space="0" w:color="auto"/>
        <w:left w:val="none" w:sz="0" w:space="0" w:color="auto"/>
        <w:bottom w:val="none" w:sz="0" w:space="0" w:color="auto"/>
        <w:right w:val="none" w:sz="0" w:space="0" w:color="auto"/>
      </w:divBdr>
    </w:div>
    <w:div w:id="416287975">
      <w:bodyDiv w:val="1"/>
      <w:marLeft w:val="0"/>
      <w:marRight w:val="0"/>
      <w:marTop w:val="0"/>
      <w:marBottom w:val="0"/>
      <w:divBdr>
        <w:top w:val="none" w:sz="0" w:space="0" w:color="auto"/>
        <w:left w:val="none" w:sz="0" w:space="0" w:color="auto"/>
        <w:bottom w:val="none" w:sz="0" w:space="0" w:color="auto"/>
        <w:right w:val="none" w:sz="0" w:space="0" w:color="auto"/>
      </w:divBdr>
    </w:div>
    <w:div w:id="417530388">
      <w:bodyDiv w:val="1"/>
      <w:marLeft w:val="0"/>
      <w:marRight w:val="0"/>
      <w:marTop w:val="0"/>
      <w:marBottom w:val="0"/>
      <w:divBdr>
        <w:top w:val="none" w:sz="0" w:space="0" w:color="auto"/>
        <w:left w:val="none" w:sz="0" w:space="0" w:color="auto"/>
        <w:bottom w:val="none" w:sz="0" w:space="0" w:color="auto"/>
        <w:right w:val="none" w:sz="0" w:space="0" w:color="auto"/>
      </w:divBdr>
    </w:div>
    <w:div w:id="421948975">
      <w:bodyDiv w:val="1"/>
      <w:marLeft w:val="0"/>
      <w:marRight w:val="0"/>
      <w:marTop w:val="0"/>
      <w:marBottom w:val="0"/>
      <w:divBdr>
        <w:top w:val="none" w:sz="0" w:space="0" w:color="auto"/>
        <w:left w:val="none" w:sz="0" w:space="0" w:color="auto"/>
        <w:bottom w:val="none" w:sz="0" w:space="0" w:color="auto"/>
        <w:right w:val="none" w:sz="0" w:space="0" w:color="auto"/>
      </w:divBdr>
    </w:div>
    <w:div w:id="426775860">
      <w:bodyDiv w:val="1"/>
      <w:marLeft w:val="0"/>
      <w:marRight w:val="0"/>
      <w:marTop w:val="0"/>
      <w:marBottom w:val="0"/>
      <w:divBdr>
        <w:top w:val="none" w:sz="0" w:space="0" w:color="auto"/>
        <w:left w:val="none" w:sz="0" w:space="0" w:color="auto"/>
        <w:bottom w:val="none" w:sz="0" w:space="0" w:color="auto"/>
        <w:right w:val="none" w:sz="0" w:space="0" w:color="auto"/>
      </w:divBdr>
      <w:divsChild>
        <w:div w:id="1669946408">
          <w:marLeft w:val="0"/>
          <w:marRight w:val="0"/>
          <w:marTop w:val="0"/>
          <w:marBottom w:val="0"/>
          <w:divBdr>
            <w:top w:val="none" w:sz="0" w:space="0" w:color="auto"/>
            <w:left w:val="none" w:sz="0" w:space="0" w:color="auto"/>
            <w:bottom w:val="none" w:sz="0" w:space="0" w:color="auto"/>
            <w:right w:val="none" w:sz="0" w:space="0" w:color="auto"/>
          </w:divBdr>
          <w:divsChild>
            <w:div w:id="1424960852">
              <w:marLeft w:val="0"/>
              <w:marRight w:val="0"/>
              <w:marTop w:val="0"/>
              <w:marBottom w:val="0"/>
              <w:divBdr>
                <w:top w:val="none" w:sz="0" w:space="0" w:color="auto"/>
                <w:left w:val="none" w:sz="0" w:space="0" w:color="auto"/>
                <w:bottom w:val="none" w:sz="0" w:space="0" w:color="auto"/>
                <w:right w:val="none" w:sz="0" w:space="0" w:color="auto"/>
              </w:divBdr>
            </w:div>
            <w:div w:id="226963588">
              <w:marLeft w:val="0"/>
              <w:marRight w:val="0"/>
              <w:marTop w:val="0"/>
              <w:marBottom w:val="0"/>
              <w:divBdr>
                <w:top w:val="none" w:sz="0" w:space="0" w:color="auto"/>
                <w:left w:val="none" w:sz="0" w:space="0" w:color="auto"/>
                <w:bottom w:val="none" w:sz="0" w:space="0" w:color="auto"/>
                <w:right w:val="none" w:sz="0" w:space="0" w:color="auto"/>
              </w:divBdr>
            </w:div>
            <w:div w:id="1508208325">
              <w:marLeft w:val="0"/>
              <w:marRight w:val="0"/>
              <w:marTop w:val="0"/>
              <w:marBottom w:val="0"/>
              <w:divBdr>
                <w:top w:val="none" w:sz="0" w:space="0" w:color="auto"/>
                <w:left w:val="none" w:sz="0" w:space="0" w:color="auto"/>
                <w:bottom w:val="none" w:sz="0" w:space="0" w:color="auto"/>
                <w:right w:val="none" w:sz="0" w:space="0" w:color="auto"/>
              </w:divBdr>
            </w:div>
            <w:div w:id="401216431">
              <w:marLeft w:val="0"/>
              <w:marRight w:val="0"/>
              <w:marTop w:val="0"/>
              <w:marBottom w:val="0"/>
              <w:divBdr>
                <w:top w:val="none" w:sz="0" w:space="0" w:color="auto"/>
                <w:left w:val="none" w:sz="0" w:space="0" w:color="auto"/>
                <w:bottom w:val="none" w:sz="0" w:space="0" w:color="auto"/>
                <w:right w:val="none" w:sz="0" w:space="0" w:color="auto"/>
              </w:divBdr>
            </w:div>
            <w:div w:id="554004203">
              <w:marLeft w:val="0"/>
              <w:marRight w:val="0"/>
              <w:marTop w:val="0"/>
              <w:marBottom w:val="0"/>
              <w:divBdr>
                <w:top w:val="none" w:sz="0" w:space="0" w:color="auto"/>
                <w:left w:val="none" w:sz="0" w:space="0" w:color="auto"/>
                <w:bottom w:val="none" w:sz="0" w:space="0" w:color="auto"/>
                <w:right w:val="none" w:sz="0" w:space="0" w:color="auto"/>
              </w:divBdr>
              <w:divsChild>
                <w:div w:id="929125502">
                  <w:marLeft w:val="0"/>
                  <w:marRight w:val="0"/>
                  <w:marTop w:val="0"/>
                  <w:marBottom w:val="0"/>
                  <w:divBdr>
                    <w:top w:val="none" w:sz="0" w:space="0" w:color="auto"/>
                    <w:left w:val="none" w:sz="0" w:space="0" w:color="auto"/>
                    <w:bottom w:val="none" w:sz="0" w:space="0" w:color="auto"/>
                    <w:right w:val="none" w:sz="0" w:space="0" w:color="auto"/>
                  </w:divBdr>
                </w:div>
                <w:div w:id="14576483">
                  <w:marLeft w:val="0"/>
                  <w:marRight w:val="0"/>
                  <w:marTop w:val="0"/>
                  <w:marBottom w:val="0"/>
                  <w:divBdr>
                    <w:top w:val="none" w:sz="0" w:space="0" w:color="auto"/>
                    <w:left w:val="none" w:sz="0" w:space="0" w:color="auto"/>
                    <w:bottom w:val="none" w:sz="0" w:space="0" w:color="auto"/>
                    <w:right w:val="none" w:sz="0" w:space="0" w:color="auto"/>
                  </w:divBdr>
                </w:div>
                <w:div w:id="1648778544">
                  <w:marLeft w:val="0"/>
                  <w:marRight w:val="0"/>
                  <w:marTop w:val="0"/>
                  <w:marBottom w:val="0"/>
                  <w:divBdr>
                    <w:top w:val="none" w:sz="0" w:space="0" w:color="auto"/>
                    <w:left w:val="none" w:sz="0" w:space="0" w:color="auto"/>
                    <w:bottom w:val="none" w:sz="0" w:space="0" w:color="auto"/>
                    <w:right w:val="none" w:sz="0" w:space="0" w:color="auto"/>
                  </w:divBdr>
                </w:div>
                <w:div w:id="72051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52995">
      <w:bodyDiv w:val="1"/>
      <w:marLeft w:val="0"/>
      <w:marRight w:val="0"/>
      <w:marTop w:val="0"/>
      <w:marBottom w:val="0"/>
      <w:divBdr>
        <w:top w:val="none" w:sz="0" w:space="0" w:color="auto"/>
        <w:left w:val="none" w:sz="0" w:space="0" w:color="auto"/>
        <w:bottom w:val="none" w:sz="0" w:space="0" w:color="auto"/>
        <w:right w:val="none" w:sz="0" w:space="0" w:color="auto"/>
      </w:divBdr>
    </w:div>
    <w:div w:id="434791855">
      <w:bodyDiv w:val="1"/>
      <w:marLeft w:val="0"/>
      <w:marRight w:val="0"/>
      <w:marTop w:val="0"/>
      <w:marBottom w:val="0"/>
      <w:divBdr>
        <w:top w:val="none" w:sz="0" w:space="0" w:color="auto"/>
        <w:left w:val="none" w:sz="0" w:space="0" w:color="auto"/>
        <w:bottom w:val="none" w:sz="0" w:space="0" w:color="auto"/>
        <w:right w:val="none" w:sz="0" w:space="0" w:color="auto"/>
      </w:divBdr>
      <w:divsChild>
        <w:div w:id="1101611207">
          <w:marLeft w:val="0"/>
          <w:marRight w:val="0"/>
          <w:marTop w:val="0"/>
          <w:marBottom w:val="0"/>
          <w:divBdr>
            <w:top w:val="none" w:sz="0" w:space="0" w:color="auto"/>
            <w:left w:val="none" w:sz="0" w:space="0" w:color="auto"/>
            <w:bottom w:val="none" w:sz="0" w:space="0" w:color="auto"/>
            <w:right w:val="none" w:sz="0" w:space="0" w:color="auto"/>
          </w:divBdr>
        </w:div>
      </w:divsChild>
    </w:div>
    <w:div w:id="436757499">
      <w:bodyDiv w:val="1"/>
      <w:marLeft w:val="0"/>
      <w:marRight w:val="0"/>
      <w:marTop w:val="0"/>
      <w:marBottom w:val="0"/>
      <w:divBdr>
        <w:top w:val="none" w:sz="0" w:space="0" w:color="auto"/>
        <w:left w:val="none" w:sz="0" w:space="0" w:color="auto"/>
        <w:bottom w:val="none" w:sz="0" w:space="0" w:color="auto"/>
        <w:right w:val="none" w:sz="0" w:space="0" w:color="auto"/>
      </w:divBdr>
    </w:div>
    <w:div w:id="436948968">
      <w:bodyDiv w:val="1"/>
      <w:marLeft w:val="0"/>
      <w:marRight w:val="0"/>
      <w:marTop w:val="0"/>
      <w:marBottom w:val="0"/>
      <w:divBdr>
        <w:top w:val="none" w:sz="0" w:space="0" w:color="auto"/>
        <w:left w:val="none" w:sz="0" w:space="0" w:color="auto"/>
        <w:bottom w:val="none" w:sz="0" w:space="0" w:color="auto"/>
        <w:right w:val="none" w:sz="0" w:space="0" w:color="auto"/>
      </w:divBdr>
    </w:div>
    <w:div w:id="438335434">
      <w:bodyDiv w:val="1"/>
      <w:marLeft w:val="0"/>
      <w:marRight w:val="0"/>
      <w:marTop w:val="0"/>
      <w:marBottom w:val="0"/>
      <w:divBdr>
        <w:top w:val="none" w:sz="0" w:space="0" w:color="auto"/>
        <w:left w:val="none" w:sz="0" w:space="0" w:color="auto"/>
        <w:bottom w:val="none" w:sz="0" w:space="0" w:color="auto"/>
        <w:right w:val="none" w:sz="0" w:space="0" w:color="auto"/>
      </w:divBdr>
    </w:div>
    <w:div w:id="442190715">
      <w:bodyDiv w:val="1"/>
      <w:marLeft w:val="0"/>
      <w:marRight w:val="0"/>
      <w:marTop w:val="0"/>
      <w:marBottom w:val="0"/>
      <w:divBdr>
        <w:top w:val="none" w:sz="0" w:space="0" w:color="auto"/>
        <w:left w:val="none" w:sz="0" w:space="0" w:color="auto"/>
        <w:bottom w:val="none" w:sz="0" w:space="0" w:color="auto"/>
        <w:right w:val="none" w:sz="0" w:space="0" w:color="auto"/>
      </w:divBdr>
    </w:div>
    <w:div w:id="442312620">
      <w:bodyDiv w:val="1"/>
      <w:marLeft w:val="0"/>
      <w:marRight w:val="0"/>
      <w:marTop w:val="0"/>
      <w:marBottom w:val="0"/>
      <w:divBdr>
        <w:top w:val="none" w:sz="0" w:space="0" w:color="auto"/>
        <w:left w:val="none" w:sz="0" w:space="0" w:color="auto"/>
        <w:bottom w:val="none" w:sz="0" w:space="0" w:color="auto"/>
        <w:right w:val="none" w:sz="0" w:space="0" w:color="auto"/>
      </w:divBdr>
    </w:div>
    <w:div w:id="447820370">
      <w:bodyDiv w:val="1"/>
      <w:marLeft w:val="0"/>
      <w:marRight w:val="0"/>
      <w:marTop w:val="0"/>
      <w:marBottom w:val="0"/>
      <w:divBdr>
        <w:top w:val="none" w:sz="0" w:space="0" w:color="auto"/>
        <w:left w:val="none" w:sz="0" w:space="0" w:color="auto"/>
        <w:bottom w:val="none" w:sz="0" w:space="0" w:color="auto"/>
        <w:right w:val="none" w:sz="0" w:space="0" w:color="auto"/>
      </w:divBdr>
      <w:divsChild>
        <w:div w:id="645745907">
          <w:marLeft w:val="120"/>
          <w:marRight w:val="120"/>
          <w:marTop w:val="120"/>
          <w:marBottom w:val="120"/>
          <w:divBdr>
            <w:top w:val="single" w:sz="6" w:space="6" w:color="CCCCCC"/>
            <w:left w:val="single" w:sz="6" w:space="6" w:color="CCCCCC"/>
            <w:bottom w:val="single" w:sz="6" w:space="6" w:color="CCCCCC"/>
            <w:right w:val="single" w:sz="6" w:space="6" w:color="CCCCCC"/>
          </w:divBdr>
        </w:div>
        <w:div w:id="840198021">
          <w:marLeft w:val="120"/>
          <w:marRight w:val="120"/>
          <w:marTop w:val="120"/>
          <w:marBottom w:val="120"/>
          <w:divBdr>
            <w:top w:val="single" w:sz="6" w:space="6" w:color="CCCCCC"/>
            <w:left w:val="single" w:sz="6" w:space="6" w:color="CCCCCC"/>
            <w:bottom w:val="single" w:sz="6" w:space="6" w:color="CCCCCC"/>
            <w:right w:val="single" w:sz="6" w:space="6" w:color="CCCCCC"/>
          </w:divBdr>
        </w:div>
        <w:div w:id="182017031">
          <w:marLeft w:val="120"/>
          <w:marRight w:val="120"/>
          <w:marTop w:val="120"/>
          <w:marBottom w:val="120"/>
          <w:divBdr>
            <w:top w:val="single" w:sz="6" w:space="6" w:color="CCCCCC"/>
            <w:left w:val="single" w:sz="6" w:space="6" w:color="CCCCCC"/>
            <w:bottom w:val="single" w:sz="6" w:space="6" w:color="CCCCCC"/>
            <w:right w:val="single" w:sz="6" w:space="6" w:color="CCCCCC"/>
          </w:divBdr>
        </w:div>
        <w:div w:id="784692592">
          <w:marLeft w:val="120"/>
          <w:marRight w:val="120"/>
          <w:marTop w:val="120"/>
          <w:marBottom w:val="120"/>
          <w:divBdr>
            <w:top w:val="single" w:sz="6" w:space="6" w:color="CCCCCC"/>
            <w:left w:val="single" w:sz="6" w:space="6" w:color="CCCCCC"/>
            <w:bottom w:val="single" w:sz="6" w:space="6" w:color="CCCCCC"/>
            <w:right w:val="single" w:sz="6" w:space="6" w:color="CCCCCC"/>
          </w:divBdr>
        </w:div>
        <w:div w:id="2077318658">
          <w:marLeft w:val="120"/>
          <w:marRight w:val="120"/>
          <w:marTop w:val="120"/>
          <w:marBottom w:val="120"/>
          <w:divBdr>
            <w:top w:val="single" w:sz="6" w:space="6" w:color="CCCCCC"/>
            <w:left w:val="single" w:sz="6" w:space="6" w:color="CCCCCC"/>
            <w:bottom w:val="single" w:sz="6" w:space="6" w:color="CCCCCC"/>
            <w:right w:val="single" w:sz="6" w:space="6" w:color="CCCCCC"/>
          </w:divBdr>
        </w:div>
      </w:divsChild>
    </w:div>
    <w:div w:id="449669352">
      <w:bodyDiv w:val="1"/>
      <w:marLeft w:val="0"/>
      <w:marRight w:val="0"/>
      <w:marTop w:val="0"/>
      <w:marBottom w:val="0"/>
      <w:divBdr>
        <w:top w:val="none" w:sz="0" w:space="0" w:color="auto"/>
        <w:left w:val="none" w:sz="0" w:space="0" w:color="auto"/>
        <w:bottom w:val="none" w:sz="0" w:space="0" w:color="auto"/>
        <w:right w:val="none" w:sz="0" w:space="0" w:color="auto"/>
      </w:divBdr>
    </w:div>
    <w:div w:id="451750783">
      <w:bodyDiv w:val="1"/>
      <w:marLeft w:val="0"/>
      <w:marRight w:val="0"/>
      <w:marTop w:val="0"/>
      <w:marBottom w:val="0"/>
      <w:divBdr>
        <w:top w:val="none" w:sz="0" w:space="0" w:color="auto"/>
        <w:left w:val="none" w:sz="0" w:space="0" w:color="auto"/>
        <w:bottom w:val="none" w:sz="0" w:space="0" w:color="auto"/>
        <w:right w:val="none" w:sz="0" w:space="0" w:color="auto"/>
      </w:divBdr>
    </w:div>
    <w:div w:id="456021948">
      <w:bodyDiv w:val="1"/>
      <w:marLeft w:val="0"/>
      <w:marRight w:val="0"/>
      <w:marTop w:val="0"/>
      <w:marBottom w:val="0"/>
      <w:divBdr>
        <w:top w:val="none" w:sz="0" w:space="0" w:color="auto"/>
        <w:left w:val="none" w:sz="0" w:space="0" w:color="auto"/>
        <w:bottom w:val="none" w:sz="0" w:space="0" w:color="auto"/>
        <w:right w:val="none" w:sz="0" w:space="0" w:color="auto"/>
      </w:divBdr>
    </w:div>
    <w:div w:id="458301229">
      <w:bodyDiv w:val="1"/>
      <w:marLeft w:val="0"/>
      <w:marRight w:val="0"/>
      <w:marTop w:val="0"/>
      <w:marBottom w:val="0"/>
      <w:divBdr>
        <w:top w:val="none" w:sz="0" w:space="0" w:color="auto"/>
        <w:left w:val="none" w:sz="0" w:space="0" w:color="auto"/>
        <w:bottom w:val="none" w:sz="0" w:space="0" w:color="auto"/>
        <w:right w:val="none" w:sz="0" w:space="0" w:color="auto"/>
      </w:divBdr>
    </w:div>
    <w:div w:id="465272681">
      <w:bodyDiv w:val="1"/>
      <w:marLeft w:val="0"/>
      <w:marRight w:val="0"/>
      <w:marTop w:val="0"/>
      <w:marBottom w:val="0"/>
      <w:divBdr>
        <w:top w:val="none" w:sz="0" w:space="0" w:color="auto"/>
        <w:left w:val="none" w:sz="0" w:space="0" w:color="auto"/>
        <w:bottom w:val="none" w:sz="0" w:space="0" w:color="auto"/>
        <w:right w:val="none" w:sz="0" w:space="0" w:color="auto"/>
      </w:divBdr>
    </w:div>
    <w:div w:id="469174634">
      <w:bodyDiv w:val="1"/>
      <w:marLeft w:val="0"/>
      <w:marRight w:val="0"/>
      <w:marTop w:val="0"/>
      <w:marBottom w:val="0"/>
      <w:divBdr>
        <w:top w:val="none" w:sz="0" w:space="0" w:color="auto"/>
        <w:left w:val="none" w:sz="0" w:space="0" w:color="auto"/>
        <w:bottom w:val="none" w:sz="0" w:space="0" w:color="auto"/>
        <w:right w:val="none" w:sz="0" w:space="0" w:color="auto"/>
      </w:divBdr>
    </w:div>
    <w:div w:id="469859886">
      <w:bodyDiv w:val="1"/>
      <w:marLeft w:val="0"/>
      <w:marRight w:val="0"/>
      <w:marTop w:val="0"/>
      <w:marBottom w:val="0"/>
      <w:divBdr>
        <w:top w:val="none" w:sz="0" w:space="0" w:color="auto"/>
        <w:left w:val="none" w:sz="0" w:space="0" w:color="auto"/>
        <w:bottom w:val="none" w:sz="0" w:space="0" w:color="auto"/>
        <w:right w:val="none" w:sz="0" w:space="0" w:color="auto"/>
      </w:divBdr>
      <w:divsChild>
        <w:div w:id="560946727">
          <w:marLeft w:val="0"/>
          <w:marRight w:val="0"/>
          <w:marTop w:val="0"/>
          <w:marBottom w:val="0"/>
          <w:divBdr>
            <w:top w:val="none" w:sz="0" w:space="0" w:color="auto"/>
            <w:left w:val="none" w:sz="0" w:space="0" w:color="auto"/>
            <w:bottom w:val="none" w:sz="0" w:space="0" w:color="auto"/>
            <w:right w:val="none" w:sz="0" w:space="0" w:color="auto"/>
          </w:divBdr>
        </w:div>
        <w:div w:id="694699399">
          <w:marLeft w:val="0"/>
          <w:marRight w:val="0"/>
          <w:marTop w:val="0"/>
          <w:marBottom w:val="0"/>
          <w:divBdr>
            <w:top w:val="none" w:sz="0" w:space="0" w:color="auto"/>
            <w:left w:val="none" w:sz="0" w:space="0" w:color="auto"/>
            <w:bottom w:val="none" w:sz="0" w:space="0" w:color="auto"/>
            <w:right w:val="none" w:sz="0" w:space="0" w:color="auto"/>
          </w:divBdr>
        </w:div>
        <w:div w:id="1933852504">
          <w:marLeft w:val="0"/>
          <w:marRight w:val="0"/>
          <w:marTop w:val="0"/>
          <w:marBottom w:val="0"/>
          <w:divBdr>
            <w:top w:val="none" w:sz="0" w:space="0" w:color="auto"/>
            <w:left w:val="none" w:sz="0" w:space="0" w:color="auto"/>
            <w:bottom w:val="none" w:sz="0" w:space="0" w:color="auto"/>
            <w:right w:val="none" w:sz="0" w:space="0" w:color="auto"/>
          </w:divBdr>
        </w:div>
      </w:divsChild>
    </w:div>
    <w:div w:id="476531852">
      <w:bodyDiv w:val="1"/>
      <w:marLeft w:val="0"/>
      <w:marRight w:val="0"/>
      <w:marTop w:val="0"/>
      <w:marBottom w:val="0"/>
      <w:divBdr>
        <w:top w:val="none" w:sz="0" w:space="0" w:color="auto"/>
        <w:left w:val="none" w:sz="0" w:space="0" w:color="auto"/>
        <w:bottom w:val="none" w:sz="0" w:space="0" w:color="auto"/>
        <w:right w:val="none" w:sz="0" w:space="0" w:color="auto"/>
      </w:divBdr>
    </w:div>
    <w:div w:id="482241892">
      <w:bodyDiv w:val="1"/>
      <w:marLeft w:val="0"/>
      <w:marRight w:val="0"/>
      <w:marTop w:val="0"/>
      <w:marBottom w:val="0"/>
      <w:divBdr>
        <w:top w:val="none" w:sz="0" w:space="0" w:color="auto"/>
        <w:left w:val="none" w:sz="0" w:space="0" w:color="auto"/>
        <w:bottom w:val="none" w:sz="0" w:space="0" w:color="auto"/>
        <w:right w:val="none" w:sz="0" w:space="0" w:color="auto"/>
      </w:divBdr>
      <w:divsChild>
        <w:div w:id="369455356">
          <w:marLeft w:val="0"/>
          <w:marRight w:val="0"/>
          <w:marTop w:val="0"/>
          <w:marBottom w:val="0"/>
          <w:divBdr>
            <w:top w:val="dotted" w:sz="8" w:space="1" w:color="auto"/>
            <w:left w:val="dotted" w:sz="8" w:space="4" w:color="auto"/>
            <w:bottom w:val="dotted" w:sz="8" w:space="1" w:color="auto"/>
            <w:right w:val="dotted" w:sz="8" w:space="4" w:color="auto"/>
          </w:divBdr>
          <w:divsChild>
            <w:div w:id="2076319675">
              <w:marLeft w:val="0"/>
              <w:marRight w:val="0"/>
              <w:marTop w:val="0"/>
              <w:marBottom w:val="0"/>
              <w:divBdr>
                <w:top w:val="none" w:sz="0" w:space="0" w:color="auto"/>
                <w:left w:val="none" w:sz="0" w:space="0" w:color="auto"/>
                <w:bottom w:val="none" w:sz="0" w:space="0" w:color="auto"/>
                <w:right w:val="none" w:sz="0" w:space="0" w:color="auto"/>
              </w:divBdr>
            </w:div>
            <w:div w:id="13918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9417">
      <w:bodyDiv w:val="1"/>
      <w:marLeft w:val="0"/>
      <w:marRight w:val="0"/>
      <w:marTop w:val="0"/>
      <w:marBottom w:val="0"/>
      <w:divBdr>
        <w:top w:val="none" w:sz="0" w:space="0" w:color="auto"/>
        <w:left w:val="none" w:sz="0" w:space="0" w:color="auto"/>
        <w:bottom w:val="none" w:sz="0" w:space="0" w:color="auto"/>
        <w:right w:val="none" w:sz="0" w:space="0" w:color="auto"/>
      </w:divBdr>
      <w:divsChild>
        <w:div w:id="990137230">
          <w:marLeft w:val="0"/>
          <w:marRight w:val="0"/>
          <w:marTop w:val="0"/>
          <w:marBottom w:val="0"/>
          <w:divBdr>
            <w:top w:val="dotted" w:sz="8" w:space="1" w:color="auto"/>
            <w:left w:val="dotted" w:sz="8" w:space="4" w:color="auto"/>
            <w:bottom w:val="dotted" w:sz="8" w:space="1" w:color="auto"/>
            <w:right w:val="dotted" w:sz="8" w:space="4" w:color="auto"/>
          </w:divBdr>
          <w:divsChild>
            <w:div w:id="697589549">
              <w:marLeft w:val="0"/>
              <w:marRight w:val="0"/>
              <w:marTop w:val="0"/>
              <w:marBottom w:val="0"/>
              <w:divBdr>
                <w:top w:val="none" w:sz="0" w:space="0" w:color="auto"/>
                <w:left w:val="none" w:sz="0" w:space="0" w:color="auto"/>
                <w:bottom w:val="none" w:sz="0" w:space="0" w:color="auto"/>
                <w:right w:val="none" w:sz="0" w:space="0" w:color="auto"/>
              </w:divBdr>
            </w:div>
            <w:div w:id="1815101719">
              <w:marLeft w:val="0"/>
              <w:marRight w:val="0"/>
              <w:marTop w:val="0"/>
              <w:marBottom w:val="0"/>
              <w:divBdr>
                <w:top w:val="none" w:sz="0" w:space="0" w:color="auto"/>
                <w:left w:val="none" w:sz="0" w:space="0" w:color="auto"/>
                <w:bottom w:val="none" w:sz="0" w:space="0" w:color="auto"/>
                <w:right w:val="none" w:sz="0" w:space="0" w:color="auto"/>
              </w:divBdr>
            </w:div>
            <w:div w:id="1012728397">
              <w:marLeft w:val="0"/>
              <w:marRight w:val="0"/>
              <w:marTop w:val="0"/>
              <w:marBottom w:val="0"/>
              <w:divBdr>
                <w:top w:val="none" w:sz="0" w:space="0" w:color="auto"/>
                <w:left w:val="none" w:sz="0" w:space="0" w:color="auto"/>
                <w:bottom w:val="none" w:sz="0" w:space="0" w:color="auto"/>
                <w:right w:val="none" w:sz="0" w:space="0" w:color="auto"/>
              </w:divBdr>
            </w:div>
            <w:div w:id="1437749086">
              <w:marLeft w:val="0"/>
              <w:marRight w:val="0"/>
              <w:marTop w:val="0"/>
              <w:marBottom w:val="0"/>
              <w:divBdr>
                <w:top w:val="none" w:sz="0" w:space="0" w:color="auto"/>
                <w:left w:val="none" w:sz="0" w:space="0" w:color="auto"/>
                <w:bottom w:val="none" w:sz="0" w:space="0" w:color="auto"/>
                <w:right w:val="none" w:sz="0" w:space="0" w:color="auto"/>
              </w:divBdr>
            </w:div>
            <w:div w:id="1552766523">
              <w:marLeft w:val="0"/>
              <w:marRight w:val="0"/>
              <w:marTop w:val="0"/>
              <w:marBottom w:val="0"/>
              <w:divBdr>
                <w:top w:val="none" w:sz="0" w:space="0" w:color="auto"/>
                <w:left w:val="none" w:sz="0" w:space="0" w:color="auto"/>
                <w:bottom w:val="none" w:sz="0" w:space="0" w:color="auto"/>
                <w:right w:val="none" w:sz="0" w:space="0" w:color="auto"/>
              </w:divBdr>
            </w:div>
            <w:div w:id="1243949568">
              <w:marLeft w:val="0"/>
              <w:marRight w:val="0"/>
              <w:marTop w:val="0"/>
              <w:marBottom w:val="0"/>
              <w:divBdr>
                <w:top w:val="none" w:sz="0" w:space="0" w:color="auto"/>
                <w:left w:val="none" w:sz="0" w:space="0" w:color="auto"/>
                <w:bottom w:val="none" w:sz="0" w:space="0" w:color="auto"/>
                <w:right w:val="none" w:sz="0" w:space="0" w:color="auto"/>
              </w:divBdr>
            </w:div>
            <w:div w:id="1185948601">
              <w:marLeft w:val="0"/>
              <w:marRight w:val="0"/>
              <w:marTop w:val="0"/>
              <w:marBottom w:val="0"/>
              <w:divBdr>
                <w:top w:val="none" w:sz="0" w:space="0" w:color="auto"/>
                <w:left w:val="none" w:sz="0" w:space="0" w:color="auto"/>
                <w:bottom w:val="none" w:sz="0" w:space="0" w:color="auto"/>
                <w:right w:val="none" w:sz="0" w:space="0" w:color="auto"/>
              </w:divBdr>
            </w:div>
            <w:div w:id="1962110568">
              <w:marLeft w:val="0"/>
              <w:marRight w:val="0"/>
              <w:marTop w:val="0"/>
              <w:marBottom w:val="0"/>
              <w:divBdr>
                <w:top w:val="none" w:sz="0" w:space="0" w:color="auto"/>
                <w:left w:val="none" w:sz="0" w:space="0" w:color="auto"/>
                <w:bottom w:val="none" w:sz="0" w:space="0" w:color="auto"/>
                <w:right w:val="none" w:sz="0" w:space="0" w:color="auto"/>
              </w:divBdr>
            </w:div>
            <w:div w:id="998463734">
              <w:marLeft w:val="0"/>
              <w:marRight w:val="0"/>
              <w:marTop w:val="0"/>
              <w:marBottom w:val="0"/>
              <w:divBdr>
                <w:top w:val="none" w:sz="0" w:space="0" w:color="auto"/>
                <w:left w:val="none" w:sz="0" w:space="0" w:color="auto"/>
                <w:bottom w:val="none" w:sz="0" w:space="0" w:color="auto"/>
                <w:right w:val="none" w:sz="0" w:space="0" w:color="auto"/>
              </w:divBdr>
            </w:div>
            <w:div w:id="160047306">
              <w:marLeft w:val="0"/>
              <w:marRight w:val="0"/>
              <w:marTop w:val="0"/>
              <w:marBottom w:val="0"/>
              <w:divBdr>
                <w:top w:val="none" w:sz="0" w:space="0" w:color="auto"/>
                <w:left w:val="none" w:sz="0" w:space="0" w:color="auto"/>
                <w:bottom w:val="none" w:sz="0" w:space="0" w:color="auto"/>
                <w:right w:val="none" w:sz="0" w:space="0" w:color="auto"/>
              </w:divBdr>
            </w:div>
            <w:div w:id="18489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9528">
      <w:bodyDiv w:val="1"/>
      <w:marLeft w:val="0"/>
      <w:marRight w:val="0"/>
      <w:marTop w:val="0"/>
      <w:marBottom w:val="0"/>
      <w:divBdr>
        <w:top w:val="none" w:sz="0" w:space="0" w:color="auto"/>
        <w:left w:val="none" w:sz="0" w:space="0" w:color="auto"/>
        <w:bottom w:val="none" w:sz="0" w:space="0" w:color="auto"/>
        <w:right w:val="none" w:sz="0" w:space="0" w:color="auto"/>
      </w:divBdr>
      <w:divsChild>
        <w:div w:id="1990091075">
          <w:marLeft w:val="0"/>
          <w:marRight w:val="0"/>
          <w:marTop w:val="0"/>
          <w:marBottom w:val="0"/>
          <w:divBdr>
            <w:top w:val="none" w:sz="0" w:space="0" w:color="auto"/>
            <w:left w:val="none" w:sz="0" w:space="0" w:color="auto"/>
            <w:bottom w:val="none" w:sz="0" w:space="0" w:color="auto"/>
            <w:right w:val="none" w:sz="0" w:space="0" w:color="auto"/>
          </w:divBdr>
        </w:div>
        <w:div w:id="2000688189">
          <w:marLeft w:val="0"/>
          <w:marRight w:val="0"/>
          <w:marTop w:val="0"/>
          <w:marBottom w:val="0"/>
          <w:divBdr>
            <w:top w:val="none" w:sz="0" w:space="0" w:color="auto"/>
            <w:left w:val="none" w:sz="0" w:space="0" w:color="auto"/>
            <w:bottom w:val="none" w:sz="0" w:space="0" w:color="auto"/>
            <w:right w:val="none" w:sz="0" w:space="0" w:color="auto"/>
          </w:divBdr>
        </w:div>
        <w:div w:id="116680460">
          <w:marLeft w:val="0"/>
          <w:marRight w:val="0"/>
          <w:marTop w:val="0"/>
          <w:marBottom w:val="0"/>
          <w:divBdr>
            <w:top w:val="none" w:sz="0" w:space="0" w:color="auto"/>
            <w:left w:val="none" w:sz="0" w:space="0" w:color="auto"/>
            <w:bottom w:val="none" w:sz="0" w:space="0" w:color="auto"/>
            <w:right w:val="none" w:sz="0" w:space="0" w:color="auto"/>
          </w:divBdr>
        </w:div>
        <w:div w:id="697042917">
          <w:marLeft w:val="0"/>
          <w:marRight w:val="0"/>
          <w:marTop w:val="0"/>
          <w:marBottom w:val="0"/>
          <w:divBdr>
            <w:top w:val="none" w:sz="0" w:space="0" w:color="auto"/>
            <w:left w:val="none" w:sz="0" w:space="0" w:color="auto"/>
            <w:bottom w:val="none" w:sz="0" w:space="0" w:color="auto"/>
            <w:right w:val="none" w:sz="0" w:space="0" w:color="auto"/>
          </w:divBdr>
          <w:divsChild>
            <w:div w:id="1548879145">
              <w:blockQuote w:val="1"/>
              <w:marLeft w:val="720"/>
              <w:marRight w:val="720"/>
              <w:marTop w:val="100"/>
              <w:marBottom w:val="100"/>
              <w:divBdr>
                <w:top w:val="none" w:sz="0" w:space="0" w:color="auto"/>
                <w:left w:val="none" w:sz="0" w:space="0" w:color="auto"/>
                <w:bottom w:val="none" w:sz="0" w:space="0" w:color="auto"/>
                <w:right w:val="none" w:sz="0" w:space="0" w:color="auto"/>
              </w:divBdr>
            </w:div>
            <w:div w:id="22557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25453">
          <w:marLeft w:val="0"/>
          <w:marRight w:val="0"/>
          <w:marTop w:val="0"/>
          <w:marBottom w:val="0"/>
          <w:divBdr>
            <w:top w:val="none" w:sz="0" w:space="0" w:color="auto"/>
            <w:left w:val="none" w:sz="0" w:space="0" w:color="auto"/>
            <w:bottom w:val="none" w:sz="0" w:space="0" w:color="auto"/>
            <w:right w:val="none" w:sz="0" w:space="0" w:color="auto"/>
          </w:divBdr>
        </w:div>
        <w:div w:id="366608688">
          <w:marLeft w:val="0"/>
          <w:marRight w:val="0"/>
          <w:marTop w:val="0"/>
          <w:marBottom w:val="0"/>
          <w:divBdr>
            <w:top w:val="none" w:sz="0" w:space="0" w:color="auto"/>
            <w:left w:val="none" w:sz="0" w:space="0" w:color="auto"/>
            <w:bottom w:val="none" w:sz="0" w:space="0" w:color="auto"/>
            <w:right w:val="none" w:sz="0" w:space="0" w:color="auto"/>
          </w:divBdr>
          <w:divsChild>
            <w:div w:id="1705333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24157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3354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60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23551741">
          <w:marLeft w:val="0"/>
          <w:marRight w:val="0"/>
          <w:marTop w:val="0"/>
          <w:marBottom w:val="0"/>
          <w:divBdr>
            <w:top w:val="none" w:sz="0" w:space="0" w:color="auto"/>
            <w:left w:val="none" w:sz="0" w:space="0" w:color="auto"/>
            <w:bottom w:val="none" w:sz="0" w:space="0" w:color="auto"/>
            <w:right w:val="none" w:sz="0" w:space="0" w:color="auto"/>
          </w:divBdr>
        </w:div>
        <w:div w:id="1467509563">
          <w:marLeft w:val="0"/>
          <w:marRight w:val="0"/>
          <w:marTop w:val="0"/>
          <w:marBottom w:val="0"/>
          <w:divBdr>
            <w:top w:val="none" w:sz="0" w:space="0" w:color="auto"/>
            <w:left w:val="none" w:sz="0" w:space="0" w:color="auto"/>
            <w:bottom w:val="none" w:sz="0" w:space="0" w:color="auto"/>
            <w:right w:val="none" w:sz="0" w:space="0" w:color="auto"/>
          </w:divBdr>
        </w:div>
      </w:divsChild>
    </w:div>
    <w:div w:id="494608224">
      <w:bodyDiv w:val="1"/>
      <w:marLeft w:val="0"/>
      <w:marRight w:val="0"/>
      <w:marTop w:val="0"/>
      <w:marBottom w:val="0"/>
      <w:divBdr>
        <w:top w:val="none" w:sz="0" w:space="0" w:color="auto"/>
        <w:left w:val="none" w:sz="0" w:space="0" w:color="auto"/>
        <w:bottom w:val="none" w:sz="0" w:space="0" w:color="auto"/>
        <w:right w:val="none" w:sz="0" w:space="0" w:color="auto"/>
      </w:divBdr>
    </w:div>
    <w:div w:id="496725040">
      <w:bodyDiv w:val="1"/>
      <w:marLeft w:val="0"/>
      <w:marRight w:val="0"/>
      <w:marTop w:val="0"/>
      <w:marBottom w:val="0"/>
      <w:divBdr>
        <w:top w:val="none" w:sz="0" w:space="0" w:color="auto"/>
        <w:left w:val="none" w:sz="0" w:space="0" w:color="auto"/>
        <w:bottom w:val="none" w:sz="0" w:space="0" w:color="auto"/>
        <w:right w:val="none" w:sz="0" w:space="0" w:color="auto"/>
      </w:divBdr>
    </w:div>
    <w:div w:id="511146684">
      <w:bodyDiv w:val="1"/>
      <w:marLeft w:val="0"/>
      <w:marRight w:val="0"/>
      <w:marTop w:val="0"/>
      <w:marBottom w:val="0"/>
      <w:divBdr>
        <w:top w:val="none" w:sz="0" w:space="0" w:color="auto"/>
        <w:left w:val="none" w:sz="0" w:space="0" w:color="auto"/>
        <w:bottom w:val="none" w:sz="0" w:space="0" w:color="auto"/>
        <w:right w:val="none" w:sz="0" w:space="0" w:color="auto"/>
      </w:divBdr>
    </w:div>
    <w:div w:id="511261657">
      <w:bodyDiv w:val="1"/>
      <w:marLeft w:val="0"/>
      <w:marRight w:val="0"/>
      <w:marTop w:val="0"/>
      <w:marBottom w:val="0"/>
      <w:divBdr>
        <w:top w:val="none" w:sz="0" w:space="0" w:color="auto"/>
        <w:left w:val="none" w:sz="0" w:space="0" w:color="auto"/>
        <w:bottom w:val="none" w:sz="0" w:space="0" w:color="auto"/>
        <w:right w:val="none" w:sz="0" w:space="0" w:color="auto"/>
      </w:divBdr>
    </w:div>
    <w:div w:id="513225964">
      <w:bodyDiv w:val="1"/>
      <w:marLeft w:val="0"/>
      <w:marRight w:val="0"/>
      <w:marTop w:val="0"/>
      <w:marBottom w:val="0"/>
      <w:divBdr>
        <w:top w:val="none" w:sz="0" w:space="0" w:color="auto"/>
        <w:left w:val="none" w:sz="0" w:space="0" w:color="auto"/>
        <w:bottom w:val="none" w:sz="0" w:space="0" w:color="auto"/>
        <w:right w:val="none" w:sz="0" w:space="0" w:color="auto"/>
      </w:divBdr>
    </w:div>
    <w:div w:id="519046989">
      <w:bodyDiv w:val="1"/>
      <w:marLeft w:val="0"/>
      <w:marRight w:val="0"/>
      <w:marTop w:val="0"/>
      <w:marBottom w:val="0"/>
      <w:divBdr>
        <w:top w:val="none" w:sz="0" w:space="0" w:color="auto"/>
        <w:left w:val="none" w:sz="0" w:space="0" w:color="auto"/>
        <w:bottom w:val="none" w:sz="0" w:space="0" w:color="auto"/>
        <w:right w:val="none" w:sz="0" w:space="0" w:color="auto"/>
      </w:divBdr>
    </w:div>
    <w:div w:id="520053995">
      <w:bodyDiv w:val="1"/>
      <w:marLeft w:val="0"/>
      <w:marRight w:val="0"/>
      <w:marTop w:val="0"/>
      <w:marBottom w:val="0"/>
      <w:divBdr>
        <w:top w:val="none" w:sz="0" w:space="0" w:color="auto"/>
        <w:left w:val="none" w:sz="0" w:space="0" w:color="auto"/>
        <w:bottom w:val="none" w:sz="0" w:space="0" w:color="auto"/>
        <w:right w:val="none" w:sz="0" w:space="0" w:color="auto"/>
      </w:divBdr>
    </w:div>
    <w:div w:id="524172785">
      <w:bodyDiv w:val="1"/>
      <w:marLeft w:val="0"/>
      <w:marRight w:val="0"/>
      <w:marTop w:val="0"/>
      <w:marBottom w:val="0"/>
      <w:divBdr>
        <w:top w:val="none" w:sz="0" w:space="0" w:color="auto"/>
        <w:left w:val="none" w:sz="0" w:space="0" w:color="auto"/>
        <w:bottom w:val="none" w:sz="0" w:space="0" w:color="auto"/>
        <w:right w:val="none" w:sz="0" w:space="0" w:color="auto"/>
      </w:divBdr>
      <w:divsChild>
        <w:div w:id="105467827">
          <w:marLeft w:val="0"/>
          <w:marRight w:val="0"/>
          <w:marTop w:val="0"/>
          <w:marBottom w:val="0"/>
          <w:divBdr>
            <w:top w:val="none" w:sz="0" w:space="0" w:color="auto"/>
            <w:left w:val="none" w:sz="0" w:space="0" w:color="auto"/>
            <w:bottom w:val="none" w:sz="0" w:space="0" w:color="auto"/>
            <w:right w:val="none" w:sz="0" w:space="0" w:color="auto"/>
          </w:divBdr>
        </w:div>
      </w:divsChild>
    </w:div>
    <w:div w:id="531457375">
      <w:bodyDiv w:val="1"/>
      <w:marLeft w:val="0"/>
      <w:marRight w:val="0"/>
      <w:marTop w:val="0"/>
      <w:marBottom w:val="0"/>
      <w:divBdr>
        <w:top w:val="none" w:sz="0" w:space="0" w:color="auto"/>
        <w:left w:val="none" w:sz="0" w:space="0" w:color="auto"/>
        <w:bottom w:val="none" w:sz="0" w:space="0" w:color="auto"/>
        <w:right w:val="none" w:sz="0" w:space="0" w:color="auto"/>
      </w:divBdr>
      <w:divsChild>
        <w:div w:id="79571328">
          <w:marLeft w:val="0"/>
          <w:marRight w:val="0"/>
          <w:marTop w:val="0"/>
          <w:marBottom w:val="0"/>
          <w:divBdr>
            <w:top w:val="none" w:sz="0" w:space="0" w:color="auto"/>
            <w:left w:val="none" w:sz="0" w:space="0" w:color="auto"/>
            <w:bottom w:val="none" w:sz="0" w:space="0" w:color="auto"/>
            <w:right w:val="none" w:sz="0" w:space="0" w:color="auto"/>
          </w:divBdr>
        </w:div>
      </w:divsChild>
    </w:div>
    <w:div w:id="551381316">
      <w:bodyDiv w:val="1"/>
      <w:marLeft w:val="0"/>
      <w:marRight w:val="0"/>
      <w:marTop w:val="0"/>
      <w:marBottom w:val="0"/>
      <w:divBdr>
        <w:top w:val="none" w:sz="0" w:space="0" w:color="auto"/>
        <w:left w:val="none" w:sz="0" w:space="0" w:color="auto"/>
        <w:bottom w:val="none" w:sz="0" w:space="0" w:color="auto"/>
        <w:right w:val="none" w:sz="0" w:space="0" w:color="auto"/>
      </w:divBdr>
    </w:div>
    <w:div w:id="553195140">
      <w:bodyDiv w:val="1"/>
      <w:marLeft w:val="0"/>
      <w:marRight w:val="0"/>
      <w:marTop w:val="0"/>
      <w:marBottom w:val="0"/>
      <w:divBdr>
        <w:top w:val="none" w:sz="0" w:space="0" w:color="auto"/>
        <w:left w:val="none" w:sz="0" w:space="0" w:color="auto"/>
        <w:bottom w:val="none" w:sz="0" w:space="0" w:color="auto"/>
        <w:right w:val="none" w:sz="0" w:space="0" w:color="auto"/>
      </w:divBdr>
    </w:div>
    <w:div w:id="556361992">
      <w:bodyDiv w:val="1"/>
      <w:marLeft w:val="0"/>
      <w:marRight w:val="0"/>
      <w:marTop w:val="0"/>
      <w:marBottom w:val="0"/>
      <w:divBdr>
        <w:top w:val="none" w:sz="0" w:space="0" w:color="auto"/>
        <w:left w:val="none" w:sz="0" w:space="0" w:color="auto"/>
        <w:bottom w:val="none" w:sz="0" w:space="0" w:color="auto"/>
        <w:right w:val="none" w:sz="0" w:space="0" w:color="auto"/>
      </w:divBdr>
    </w:div>
    <w:div w:id="560213830">
      <w:bodyDiv w:val="1"/>
      <w:marLeft w:val="0"/>
      <w:marRight w:val="0"/>
      <w:marTop w:val="0"/>
      <w:marBottom w:val="0"/>
      <w:divBdr>
        <w:top w:val="none" w:sz="0" w:space="0" w:color="auto"/>
        <w:left w:val="none" w:sz="0" w:space="0" w:color="auto"/>
        <w:bottom w:val="none" w:sz="0" w:space="0" w:color="auto"/>
        <w:right w:val="none" w:sz="0" w:space="0" w:color="auto"/>
      </w:divBdr>
    </w:div>
    <w:div w:id="568810655">
      <w:bodyDiv w:val="1"/>
      <w:marLeft w:val="0"/>
      <w:marRight w:val="0"/>
      <w:marTop w:val="0"/>
      <w:marBottom w:val="0"/>
      <w:divBdr>
        <w:top w:val="none" w:sz="0" w:space="0" w:color="auto"/>
        <w:left w:val="none" w:sz="0" w:space="0" w:color="auto"/>
        <w:bottom w:val="none" w:sz="0" w:space="0" w:color="auto"/>
        <w:right w:val="none" w:sz="0" w:space="0" w:color="auto"/>
      </w:divBdr>
    </w:div>
    <w:div w:id="570774123">
      <w:bodyDiv w:val="1"/>
      <w:marLeft w:val="0"/>
      <w:marRight w:val="0"/>
      <w:marTop w:val="0"/>
      <w:marBottom w:val="0"/>
      <w:divBdr>
        <w:top w:val="none" w:sz="0" w:space="0" w:color="auto"/>
        <w:left w:val="none" w:sz="0" w:space="0" w:color="auto"/>
        <w:bottom w:val="none" w:sz="0" w:space="0" w:color="auto"/>
        <w:right w:val="none" w:sz="0" w:space="0" w:color="auto"/>
      </w:divBdr>
      <w:divsChild>
        <w:div w:id="750083250">
          <w:blockQuote w:val="1"/>
          <w:marLeft w:val="0"/>
          <w:marRight w:val="0"/>
          <w:marTop w:val="0"/>
          <w:marBottom w:val="150"/>
          <w:divBdr>
            <w:top w:val="none" w:sz="0" w:space="8" w:color="auto"/>
            <w:left w:val="single" w:sz="12" w:space="8" w:color="FFEB8E"/>
            <w:bottom w:val="none" w:sz="0" w:space="8" w:color="auto"/>
            <w:right w:val="none" w:sz="0" w:space="8" w:color="auto"/>
          </w:divBdr>
        </w:div>
        <w:div w:id="1059019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6670308">
      <w:bodyDiv w:val="1"/>
      <w:marLeft w:val="0"/>
      <w:marRight w:val="0"/>
      <w:marTop w:val="0"/>
      <w:marBottom w:val="0"/>
      <w:divBdr>
        <w:top w:val="none" w:sz="0" w:space="0" w:color="auto"/>
        <w:left w:val="none" w:sz="0" w:space="0" w:color="auto"/>
        <w:bottom w:val="none" w:sz="0" w:space="0" w:color="auto"/>
        <w:right w:val="none" w:sz="0" w:space="0" w:color="auto"/>
      </w:divBdr>
    </w:div>
    <w:div w:id="580870882">
      <w:bodyDiv w:val="1"/>
      <w:marLeft w:val="0"/>
      <w:marRight w:val="0"/>
      <w:marTop w:val="0"/>
      <w:marBottom w:val="0"/>
      <w:divBdr>
        <w:top w:val="none" w:sz="0" w:space="0" w:color="auto"/>
        <w:left w:val="none" w:sz="0" w:space="0" w:color="auto"/>
        <w:bottom w:val="none" w:sz="0" w:space="0" w:color="auto"/>
        <w:right w:val="none" w:sz="0" w:space="0" w:color="auto"/>
      </w:divBdr>
    </w:div>
    <w:div w:id="580912219">
      <w:bodyDiv w:val="1"/>
      <w:marLeft w:val="0"/>
      <w:marRight w:val="0"/>
      <w:marTop w:val="0"/>
      <w:marBottom w:val="0"/>
      <w:divBdr>
        <w:top w:val="none" w:sz="0" w:space="0" w:color="auto"/>
        <w:left w:val="none" w:sz="0" w:space="0" w:color="auto"/>
        <w:bottom w:val="none" w:sz="0" w:space="0" w:color="auto"/>
        <w:right w:val="none" w:sz="0" w:space="0" w:color="auto"/>
      </w:divBdr>
    </w:div>
    <w:div w:id="581641322">
      <w:bodyDiv w:val="1"/>
      <w:marLeft w:val="0"/>
      <w:marRight w:val="0"/>
      <w:marTop w:val="0"/>
      <w:marBottom w:val="0"/>
      <w:divBdr>
        <w:top w:val="none" w:sz="0" w:space="0" w:color="auto"/>
        <w:left w:val="none" w:sz="0" w:space="0" w:color="auto"/>
        <w:bottom w:val="none" w:sz="0" w:space="0" w:color="auto"/>
        <w:right w:val="none" w:sz="0" w:space="0" w:color="auto"/>
      </w:divBdr>
    </w:div>
    <w:div w:id="582763499">
      <w:bodyDiv w:val="1"/>
      <w:marLeft w:val="0"/>
      <w:marRight w:val="0"/>
      <w:marTop w:val="0"/>
      <w:marBottom w:val="0"/>
      <w:divBdr>
        <w:top w:val="none" w:sz="0" w:space="0" w:color="auto"/>
        <w:left w:val="none" w:sz="0" w:space="0" w:color="auto"/>
        <w:bottom w:val="none" w:sz="0" w:space="0" w:color="auto"/>
        <w:right w:val="none" w:sz="0" w:space="0" w:color="auto"/>
      </w:divBdr>
    </w:div>
    <w:div w:id="586841788">
      <w:bodyDiv w:val="1"/>
      <w:marLeft w:val="0"/>
      <w:marRight w:val="0"/>
      <w:marTop w:val="0"/>
      <w:marBottom w:val="0"/>
      <w:divBdr>
        <w:top w:val="none" w:sz="0" w:space="0" w:color="auto"/>
        <w:left w:val="none" w:sz="0" w:space="0" w:color="auto"/>
        <w:bottom w:val="none" w:sz="0" w:space="0" w:color="auto"/>
        <w:right w:val="none" w:sz="0" w:space="0" w:color="auto"/>
      </w:divBdr>
    </w:div>
    <w:div w:id="591276685">
      <w:bodyDiv w:val="1"/>
      <w:marLeft w:val="0"/>
      <w:marRight w:val="0"/>
      <w:marTop w:val="0"/>
      <w:marBottom w:val="0"/>
      <w:divBdr>
        <w:top w:val="none" w:sz="0" w:space="0" w:color="auto"/>
        <w:left w:val="none" w:sz="0" w:space="0" w:color="auto"/>
        <w:bottom w:val="none" w:sz="0" w:space="0" w:color="auto"/>
        <w:right w:val="none" w:sz="0" w:space="0" w:color="auto"/>
      </w:divBdr>
    </w:div>
    <w:div w:id="597712282">
      <w:bodyDiv w:val="1"/>
      <w:marLeft w:val="0"/>
      <w:marRight w:val="0"/>
      <w:marTop w:val="0"/>
      <w:marBottom w:val="0"/>
      <w:divBdr>
        <w:top w:val="none" w:sz="0" w:space="0" w:color="auto"/>
        <w:left w:val="none" w:sz="0" w:space="0" w:color="auto"/>
        <w:bottom w:val="none" w:sz="0" w:space="0" w:color="auto"/>
        <w:right w:val="none" w:sz="0" w:space="0" w:color="auto"/>
      </w:divBdr>
    </w:div>
    <w:div w:id="602618432">
      <w:bodyDiv w:val="1"/>
      <w:marLeft w:val="0"/>
      <w:marRight w:val="0"/>
      <w:marTop w:val="0"/>
      <w:marBottom w:val="0"/>
      <w:divBdr>
        <w:top w:val="none" w:sz="0" w:space="0" w:color="auto"/>
        <w:left w:val="none" w:sz="0" w:space="0" w:color="auto"/>
        <w:bottom w:val="none" w:sz="0" w:space="0" w:color="auto"/>
        <w:right w:val="none" w:sz="0" w:space="0" w:color="auto"/>
      </w:divBdr>
      <w:divsChild>
        <w:div w:id="3288757">
          <w:blockQuote w:val="1"/>
          <w:marLeft w:val="0"/>
          <w:marRight w:val="0"/>
          <w:marTop w:val="0"/>
          <w:marBottom w:val="150"/>
          <w:divBdr>
            <w:top w:val="none" w:sz="0" w:space="0" w:color="auto"/>
            <w:left w:val="none" w:sz="0" w:space="0" w:color="auto"/>
            <w:bottom w:val="none" w:sz="0" w:space="0" w:color="auto"/>
            <w:right w:val="none" w:sz="0" w:space="0" w:color="auto"/>
          </w:divBdr>
        </w:div>
        <w:div w:id="1807045866">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605236983">
      <w:bodyDiv w:val="1"/>
      <w:marLeft w:val="0"/>
      <w:marRight w:val="0"/>
      <w:marTop w:val="0"/>
      <w:marBottom w:val="0"/>
      <w:divBdr>
        <w:top w:val="none" w:sz="0" w:space="0" w:color="auto"/>
        <w:left w:val="none" w:sz="0" w:space="0" w:color="auto"/>
        <w:bottom w:val="none" w:sz="0" w:space="0" w:color="auto"/>
        <w:right w:val="none" w:sz="0" w:space="0" w:color="auto"/>
      </w:divBdr>
    </w:div>
    <w:div w:id="606742201">
      <w:bodyDiv w:val="1"/>
      <w:marLeft w:val="0"/>
      <w:marRight w:val="0"/>
      <w:marTop w:val="0"/>
      <w:marBottom w:val="0"/>
      <w:divBdr>
        <w:top w:val="none" w:sz="0" w:space="0" w:color="auto"/>
        <w:left w:val="none" w:sz="0" w:space="0" w:color="auto"/>
        <w:bottom w:val="none" w:sz="0" w:space="0" w:color="auto"/>
        <w:right w:val="none" w:sz="0" w:space="0" w:color="auto"/>
      </w:divBdr>
    </w:div>
    <w:div w:id="612321428">
      <w:bodyDiv w:val="1"/>
      <w:marLeft w:val="0"/>
      <w:marRight w:val="0"/>
      <w:marTop w:val="0"/>
      <w:marBottom w:val="0"/>
      <w:divBdr>
        <w:top w:val="none" w:sz="0" w:space="0" w:color="auto"/>
        <w:left w:val="none" w:sz="0" w:space="0" w:color="auto"/>
        <w:bottom w:val="none" w:sz="0" w:space="0" w:color="auto"/>
        <w:right w:val="none" w:sz="0" w:space="0" w:color="auto"/>
      </w:divBdr>
    </w:div>
    <w:div w:id="615866996">
      <w:bodyDiv w:val="1"/>
      <w:marLeft w:val="0"/>
      <w:marRight w:val="0"/>
      <w:marTop w:val="0"/>
      <w:marBottom w:val="0"/>
      <w:divBdr>
        <w:top w:val="none" w:sz="0" w:space="0" w:color="auto"/>
        <w:left w:val="none" w:sz="0" w:space="0" w:color="auto"/>
        <w:bottom w:val="none" w:sz="0" w:space="0" w:color="auto"/>
        <w:right w:val="none" w:sz="0" w:space="0" w:color="auto"/>
      </w:divBdr>
    </w:div>
    <w:div w:id="619918119">
      <w:bodyDiv w:val="1"/>
      <w:marLeft w:val="0"/>
      <w:marRight w:val="0"/>
      <w:marTop w:val="0"/>
      <w:marBottom w:val="0"/>
      <w:divBdr>
        <w:top w:val="none" w:sz="0" w:space="0" w:color="auto"/>
        <w:left w:val="none" w:sz="0" w:space="0" w:color="auto"/>
        <w:bottom w:val="none" w:sz="0" w:space="0" w:color="auto"/>
        <w:right w:val="none" w:sz="0" w:space="0" w:color="auto"/>
      </w:divBdr>
    </w:div>
    <w:div w:id="624578242">
      <w:bodyDiv w:val="1"/>
      <w:marLeft w:val="0"/>
      <w:marRight w:val="0"/>
      <w:marTop w:val="0"/>
      <w:marBottom w:val="0"/>
      <w:divBdr>
        <w:top w:val="none" w:sz="0" w:space="0" w:color="auto"/>
        <w:left w:val="none" w:sz="0" w:space="0" w:color="auto"/>
        <w:bottom w:val="none" w:sz="0" w:space="0" w:color="auto"/>
        <w:right w:val="none" w:sz="0" w:space="0" w:color="auto"/>
      </w:divBdr>
    </w:div>
    <w:div w:id="626938515">
      <w:bodyDiv w:val="1"/>
      <w:marLeft w:val="0"/>
      <w:marRight w:val="0"/>
      <w:marTop w:val="0"/>
      <w:marBottom w:val="0"/>
      <w:divBdr>
        <w:top w:val="none" w:sz="0" w:space="0" w:color="auto"/>
        <w:left w:val="none" w:sz="0" w:space="0" w:color="auto"/>
        <w:bottom w:val="none" w:sz="0" w:space="0" w:color="auto"/>
        <w:right w:val="none" w:sz="0" w:space="0" w:color="auto"/>
      </w:divBdr>
    </w:div>
    <w:div w:id="630476271">
      <w:bodyDiv w:val="1"/>
      <w:marLeft w:val="0"/>
      <w:marRight w:val="0"/>
      <w:marTop w:val="0"/>
      <w:marBottom w:val="0"/>
      <w:divBdr>
        <w:top w:val="none" w:sz="0" w:space="0" w:color="auto"/>
        <w:left w:val="none" w:sz="0" w:space="0" w:color="auto"/>
        <w:bottom w:val="none" w:sz="0" w:space="0" w:color="auto"/>
        <w:right w:val="none" w:sz="0" w:space="0" w:color="auto"/>
      </w:divBdr>
      <w:divsChild>
        <w:div w:id="1237863436">
          <w:marLeft w:val="0"/>
          <w:marRight w:val="0"/>
          <w:marTop w:val="0"/>
          <w:marBottom w:val="0"/>
          <w:divBdr>
            <w:top w:val="none" w:sz="0" w:space="0" w:color="auto"/>
            <w:left w:val="none" w:sz="0" w:space="0" w:color="auto"/>
            <w:bottom w:val="none" w:sz="0" w:space="0" w:color="auto"/>
            <w:right w:val="none" w:sz="0" w:space="0" w:color="auto"/>
          </w:divBdr>
        </w:div>
        <w:div w:id="1629163062">
          <w:marLeft w:val="0"/>
          <w:marRight w:val="0"/>
          <w:marTop w:val="0"/>
          <w:marBottom w:val="0"/>
          <w:divBdr>
            <w:top w:val="none" w:sz="0" w:space="0" w:color="auto"/>
            <w:left w:val="none" w:sz="0" w:space="0" w:color="auto"/>
            <w:bottom w:val="none" w:sz="0" w:space="0" w:color="auto"/>
            <w:right w:val="none" w:sz="0" w:space="0" w:color="auto"/>
          </w:divBdr>
        </w:div>
        <w:div w:id="842860084">
          <w:marLeft w:val="0"/>
          <w:marRight w:val="0"/>
          <w:marTop w:val="0"/>
          <w:marBottom w:val="0"/>
          <w:divBdr>
            <w:top w:val="none" w:sz="0" w:space="0" w:color="auto"/>
            <w:left w:val="none" w:sz="0" w:space="0" w:color="auto"/>
            <w:bottom w:val="none" w:sz="0" w:space="0" w:color="auto"/>
            <w:right w:val="none" w:sz="0" w:space="0" w:color="auto"/>
          </w:divBdr>
        </w:div>
        <w:div w:id="1778480505">
          <w:marLeft w:val="0"/>
          <w:marRight w:val="0"/>
          <w:marTop w:val="0"/>
          <w:marBottom w:val="0"/>
          <w:divBdr>
            <w:top w:val="none" w:sz="0" w:space="0" w:color="auto"/>
            <w:left w:val="none" w:sz="0" w:space="0" w:color="auto"/>
            <w:bottom w:val="none" w:sz="0" w:space="0" w:color="auto"/>
            <w:right w:val="none" w:sz="0" w:space="0" w:color="auto"/>
          </w:divBdr>
          <w:divsChild>
            <w:div w:id="2143227816">
              <w:blockQuote w:val="1"/>
              <w:marLeft w:val="720"/>
              <w:marRight w:val="720"/>
              <w:marTop w:val="100"/>
              <w:marBottom w:val="100"/>
              <w:divBdr>
                <w:top w:val="none" w:sz="0" w:space="0" w:color="auto"/>
                <w:left w:val="none" w:sz="0" w:space="0" w:color="auto"/>
                <w:bottom w:val="none" w:sz="0" w:space="0" w:color="auto"/>
                <w:right w:val="none" w:sz="0" w:space="0" w:color="auto"/>
              </w:divBdr>
            </w:div>
            <w:div w:id="990717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173780">
          <w:marLeft w:val="0"/>
          <w:marRight w:val="0"/>
          <w:marTop w:val="0"/>
          <w:marBottom w:val="0"/>
          <w:divBdr>
            <w:top w:val="none" w:sz="0" w:space="0" w:color="auto"/>
            <w:left w:val="none" w:sz="0" w:space="0" w:color="auto"/>
            <w:bottom w:val="none" w:sz="0" w:space="0" w:color="auto"/>
            <w:right w:val="none" w:sz="0" w:space="0" w:color="auto"/>
          </w:divBdr>
        </w:div>
        <w:div w:id="806509921">
          <w:marLeft w:val="0"/>
          <w:marRight w:val="0"/>
          <w:marTop w:val="0"/>
          <w:marBottom w:val="0"/>
          <w:divBdr>
            <w:top w:val="none" w:sz="0" w:space="0" w:color="auto"/>
            <w:left w:val="none" w:sz="0" w:space="0" w:color="auto"/>
            <w:bottom w:val="none" w:sz="0" w:space="0" w:color="auto"/>
            <w:right w:val="none" w:sz="0" w:space="0" w:color="auto"/>
          </w:divBdr>
          <w:divsChild>
            <w:div w:id="1957365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08421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31633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319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84668677">
          <w:marLeft w:val="0"/>
          <w:marRight w:val="0"/>
          <w:marTop w:val="0"/>
          <w:marBottom w:val="0"/>
          <w:divBdr>
            <w:top w:val="none" w:sz="0" w:space="0" w:color="auto"/>
            <w:left w:val="none" w:sz="0" w:space="0" w:color="auto"/>
            <w:bottom w:val="none" w:sz="0" w:space="0" w:color="auto"/>
            <w:right w:val="none" w:sz="0" w:space="0" w:color="auto"/>
          </w:divBdr>
        </w:div>
        <w:div w:id="1811558679">
          <w:marLeft w:val="0"/>
          <w:marRight w:val="0"/>
          <w:marTop w:val="0"/>
          <w:marBottom w:val="0"/>
          <w:divBdr>
            <w:top w:val="none" w:sz="0" w:space="0" w:color="auto"/>
            <w:left w:val="none" w:sz="0" w:space="0" w:color="auto"/>
            <w:bottom w:val="none" w:sz="0" w:space="0" w:color="auto"/>
            <w:right w:val="none" w:sz="0" w:space="0" w:color="auto"/>
          </w:divBdr>
          <w:divsChild>
            <w:div w:id="576210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1626">
          <w:marLeft w:val="0"/>
          <w:marRight w:val="0"/>
          <w:marTop w:val="0"/>
          <w:marBottom w:val="0"/>
          <w:divBdr>
            <w:top w:val="none" w:sz="0" w:space="0" w:color="auto"/>
            <w:left w:val="none" w:sz="0" w:space="0" w:color="auto"/>
            <w:bottom w:val="none" w:sz="0" w:space="0" w:color="auto"/>
            <w:right w:val="none" w:sz="0" w:space="0" w:color="auto"/>
          </w:divBdr>
        </w:div>
        <w:div w:id="1724213924">
          <w:marLeft w:val="0"/>
          <w:marRight w:val="0"/>
          <w:marTop w:val="0"/>
          <w:marBottom w:val="0"/>
          <w:divBdr>
            <w:top w:val="none" w:sz="0" w:space="0" w:color="auto"/>
            <w:left w:val="none" w:sz="0" w:space="0" w:color="auto"/>
            <w:bottom w:val="none" w:sz="0" w:space="0" w:color="auto"/>
            <w:right w:val="none" w:sz="0" w:space="0" w:color="auto"/>
          </w:divBdr>
        </w:div>
        <w:div w:id="943271370">
          <w:marLeft w:val="0"/>
          <w:marRight w:val="0"/>
          <w:marTop w:val="0"/>
          <w:marBottom w:val="0"/>
          <w:divBdr>
            <w:top w:val="none" w:sz="0" w:space="0" w:color="auto"/>
            <w:left w:val="none" w:sz="0" w:space="0" w:color="auto"/>
            <w:bottom w:val="none" w:sz="0" w:space="0" w:color="auto"/>
            <w:right w:val="none" w:sz="0" w:space="0" w:color="auto"/>
          </w:divBdr>
        </w:div>
        <w:div w:id="877939320">
          <w:marLeft w:val="0"/>
          <w:marRight w:val="0"/>
          <w:marTop w:val="0"/>
          <w:marBottom w:val="0"/>
          <w:divBdr>
            <w:top w:val="none" w:sz="0" w:space="0" w:color="auto"/>
            <w:left w:val="none" w:sz="0" w:space="0" w:color="auto"/>
            <w:bottom w:val="none" w:sz="0" w:space="0" w:color="auto"/>
            <w:right w:val="none" w:sz="0" w:space="0" w:color="auto"/>
          </w:divBdr>
        </w:div>
        <w:div w:id="1772163284">
          <w:marLeft w:val="0"/>
          <w:marRight w:val="0"/>
          <w:marTop w:val="0"/>
          <w:marBottom w:val="0"/>
          <w:divBdr>
            <w:top w:val="none" w:sz="0" w:space="0" w:color="auto"/>
            <w:left w:val="none" w:sz="0" w:space="0" w:color="auto"/>
            <w:bottom w:val="none" w:sz="0" w:space="0" w:color="auto"/>
            <w:right w:val="none" w:sz="0" w:space="0" w:color="auto"/>
          </w:divBdr>
        </w:div>
      </w:divsChild>
    </w:div>
    <w:div w:id="638073148">
      <w:bodyDiv w:val="1"/>
      <w:marLeft w:val="0"/>
      <w:marRight w:val="0"/>
      <w:marTop w:val="0"/>
      <w:marBottom w:val="0"/>
      <w:divBdr>
        <w:top w:val="none" w:sz="0" w:space="0" w:color="auto"/>
        <w:left w:val="none" w:sz="0" w:space="0" w:color="auto"/>
        <w:bottom w:val="none" w:sz="0" w:space="0" w:color="auto"/>
        <w:right w:val="none" w:sz="0" w:space="0" w:color="auto"/>
      </w:divBdr>
    </w:div>
    <w:div w:id="638539434">
      <w:bodyDiv w:val="1"/>
      <w:marLeft w:val="0"/>
      <w:marRight w:val="0"/>
      <w:marTop w:val="0"/>
      <w:marBottom w:val="0"/>
      <w:divBdr>
        <w:top w:val="none" w:sz="0" w:space="0" w:color="auto"/>
        <w:left w:val="none" w:sz="0" w:space="0" w:color="auto"/>
        <w:bottom w:val="none" w:sz="0" w:space="0" w:color="auto"/>
        <w:right w:val="none" w:sz="0" w:space="0" w:color="auto"/>
      </w:divBdr>
      <w:divsChild>
        <w:div w:id="730470172">
          <w:marLeft w:val="0"/>
          <w:marRight w:val="0"/>
          <w:marTop w:val="45"/>
          <w:marBottom w:val="0"/>
          <w:divBdr>
            <w:top w:val="none" w:sz="0" w:space="0" w:color="auto"/>
            <w:left w:val="none" w:sz="0" w:space="0" w:color="auto"/>
            <w:bottom w:val="none" w:sz="0" w:space="0" w:color="auto"/>
            <w:right w:val="none" w:sz="0" w:space="0" w:color="auto"/>
          </w:divBdr>
        </w:div>
      </w:divsChild>
    </w:div>
    <w:div w:id="645401760">
      <w:bodyDiv w:val="1"/>
      <w:marLeft w:val="0"/>
      <w:marRight w:val="0"/>
      <w:marTop w:val="0"/>
      <w:marBottom w:val="0"/>
      <w:divBdr>
        <w:top w:val="none" w:sz="0" w:space="0" w:color="auto"/>
        <w:left w:val="none" w:sz="0" w:space="0" w:color="auto"/>
        <w:bottom w:val="none" w:sz="0" w:space="0" w:color="auto"/>
        <w:right w:val="none" w:sz="0" w:space="0" w:color="auto"/>
      </w:divBdr>
    </w:div>
    <w:div w:id="646323774">
      <w:bodyDiv w:val="1"/>
      <w:marLeft w:val="0"/>
      <w:marRight w:val="0"/>
      <w:marTop w:val="0"/>
      <w:marBottom w:val="0"/>
      <w:divBdr>
        <w:top w:val="none" w:sz="0" w:space="0" w:color="auto"/>
        <w:left w:val="none" w:sz="0" w:space="0" w:color="auto"/>
        <w:bottom w:val="none" w:sz="0" w:space="0" w:color="auto"/>
        <w:right w:val="none" w:sz="0" w:space="0" w:color="auto"/>
      </w:divBdr>
      <w:divsChild>
        <w:div w:id="118548360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646861483">
      <w:bodyDiv w:val="1"/>
      <w:marLeft w:val="0"/>
      <w:marRight w:val="0"/>
      <w:marTop w:val="0"/>
      <w:marBottom w:val="0"/>
      <w:divBdr>
        <w:top w:val="none" w:sz="0" w:space="0" w:color="auto"/>
        <w:left w:val="none" w:sz="0" w:space="0" w:color="auto"/>
        <w:bottom w:val="none" w:sz="0" w:space="0" w:color="auto"/>
        <w:right w:val="none" w:sz="0" w:space="0" w:color="auto"/>
      </w:divBdr>
    </w:div>
    <w:div w:id="651640299">
      <w:bodyDiv w:val="1"/>
      <w:marLeft w:val="0"/>
      <w:marRight w:val="0"/>
      <w:marTop w:val="0"/>
      <w:marBottom w:val="0"/>
      <w:divBdr>
        <w:top w:val="none" w:sz="0" w:space="0" w:color="auto"/>
        <w:left w:val="none" w:sz="0" w:space="0" w:color="auto"/>
        <w:bottom w:val="none" w:sz="0" w:space="0" w:color="auto"/>
        <w:right w:val="none" w:sz="0" w:space="0" w:color="auto"/>
      </w:divBdr>
    </w:div>
    <w:div w:id="656300584">
      <w:bodyDiv w:val="1"/>
      <w:marLeft w:val="0"/>
      <w:marRight w:val="0"/>
      <w:marTop w:val="0"/>
      <w:marBottom w:val="0"/>
      <w:divBdr>
        <w:top w:val="none" w:sz="0" w:space="0" w:color="auto"/>
        <w:left w:val="none" w:sz="0" w:space="0" w:color="auto"/>
        <w:bottom w:val="none" w:sz="0" w:space="0" w:color="auto"/>
        <w:right w:val="none" w:sz="0" w:space="0" w:color="auto"/>
      </w:divBdr>
    </w:div>
    <w:div w:id="658771767">
      <w:bodyDiv w:val="1"/>
      <w:marLeft w:val="0"/>
      <w:marRight w:val="0"/>
      <w:marTop w:val="0"/>
      <w:marBottom w:val="0"/>
      <w:divBdr>
        <w:top w:val="none" w:sz="0" w:space="0" w:color="auto"/>
        <w:left w:val="none" w:sz="0" w:space="0" w:color="auto"/>
        <w:bottom w:val="none" w:sz="0" w:space="0" w:color="auto"/>
        <w:right w:val="none" w:sz="0" w:space="0" w:color="auto"/>
      </w:divBdr>
    </w:div>
    <w:div w:id="659039690">
      <w:bodyDiv w:val="1"/>
      <w:marLeft w:val="0"/>
      <w:marRight w:val="0"/>
      <w:marTop w:val="0"/>
      <w:marBottom w:val="0"/>
      <w:divBdr>
        <w:top w:val="none" w:sz="0" w:space="0" w:color="auto"/>
        <w:left w:val="none" w:sz="0" w:space="0" w:color="auto"/>
        <w:bottom w:val="none" w:sz="0" w:space="0" w:color="auto"/>
        <w:right w:val="none" w:sz="0" w:space="0" w:color="auto"/>
      </w:divBdr>
      <w:divsChild>
        <w:div w:id="1860579562">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661129063">
      <w:bodyDiv w:val="1"/>
      <w:marLeft w:val="0"/>
      <w:marRight w:val="0"/>
      <w:marTop w:val="0"/>
      <w:marBottom w:val="0"/>
      <w:divBdr>
        <w:top w:val="none" w:sz="0" w:space="0" w:color="auto"/>
        <w:left w:val="none" w:sz="0" w:space="0" w:color="auto"/>
        <w:bottom w:val="none" w:sz="0" w:space="0" w:color="auto"/>
        <w:right w:val="none" w:sz="0" w:space="0" w:color="auto"/>
      </w:divBdr>
      <w:divsChild>
        <w:div w:id="201113436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663241921">
      <w:bodyDiv w:val="1"/>
      <w:marLeft w:val="0"/>
      <w:marRight w:val="0"/>
      <w:marTop w:val="0"/>
      <w:marBottom w:val="0"/>
      <w:divBdr>
        <w:top w:val="none" w:sz="0" w:space="0" w:color="auto"/>
        <w:left w:val="none" w:sz="0" w:space="0" w:color="auto"/>
        <w:bottom w:val="none" w:sz="0" w:space="0" w:color="auto"/>
        <w:right w:val="none" w:sz="0" w:space="0" w:color="auto"/>
      </w:divBdr>
    </w:div>
    <w:div w:id="667561868">
      <w:bodyDiv w:val="1"/>
      <w:marLeft w:val="0"/>
      <w:marRight w:val="0"/>
      <w:marTop w:val="0"/>
      <w:marBottom w:val="0"/>
      <w:divBdr>
        <w:top w:val="none" w:sz="0" w:space="0" w:color="auto"/>
        <w:left w:val="none" w:sz="0" w:space="0" w:color="auto"/>
        <w:bottom w:val="none" w:sz="0" w:space="0" w:color="auto"/>
        <w:right w:val="none" w:sz="0" w:space="0" w:color="auto"/>
      </w:divBdr>
    </w:div>
    <w:div w:id="675502191">
      <w:bodyDiv w:val="1"/>
      <w:marLeft w:val="0"/>
      <w:marRight w:val="0"/>
      <w:marTop w:val="0"/>
      <w:marBottom w:val="0"/>
      <w:divBdr>
        <w:top w:val="none" w:sz="0" w:space="0" w:color="auto"/>
        <w:left w:val="none" w:sz="0" w:space="0" w:color="auto"/>
        <w:bottom w:val="none" w:sz="0" w:space="0" w:color="auto"/>
        <w:right w:val="none" w:sz="0" w:space="0" w:color="auto"/>
      </w:divBdr>
      <w:divsChild>
        <w:div w:id="626862894">
          <w:marLeft w:val="0"/>
          <w:marRight w:val="0"/>
          <w:marTop w:val="0"/>
          <w:marBottom w:val="0"/>
          <w:divBdr>
            <w:top w:val="dotted" w:sz="8" w:space="1" w:color="auto"/>
            <w:left w:val="dotted" w:sz="8" w:space="4" w:color="auto"/>
            <w:bottom w:val="dotted" w:sz="8" w:space="1" w:color="auto"/>
            <w:right w:val="dotted" w:sz="8" w:space="4" w:color="auto"/>
          </w:divBdr>
          <w:divsChild>
            <w:div w:id="306203171">
              <w:marLeft w:val="0"/>
              <w:marRight w:val="0"/>
              <w:marTop w:val="0"/>
              <w:marBottom w:val="0"/>
              <w:divBdr>
                <w:top w:val="none" w:sz="0" w:space="0" w:color="auto"/>
                <w:left w:val="none" w:sz="0" w:space="0" w:color="auto"/>
                <w:bottom w:val="none" w:sz="0" w:space="0" w:color="auto"/>
                <w:right w:val="none" w:sz="0" w:space="0" w:color="auto"/>
              </w:divBdr>
            </w:div>
            <w:div w:id="777984913">
              <w:marLeft w:val="0"/>
              <w:marRight w:val="0"/>
              <w:marTop w:val="0"/>
              <w:marBottom w:val="0"/>
              <w:divBdr>
                <w:top w:val="none" w:sz="0" w:space="0" w:color="auto"/>
                <w:left w:val="none" w:sz="0" w:space="0" w:color="auto"/>
                <w:bottom w:val="none" w:sz="0" w:space="0" w:color="auto"/>
                <w:right w:val="none" w:sz="0" w:space="0" w:color="auto"/>
              </w:divBdr>
            </w:div>
            <w:div w:id="726031831">
              <w:marLeft w:val="0"/>
              <w:marRight w:val="0"/>
              <w:marTop w:val="0"/>
              <w:marBottom w:val="0"/>
              <w:divBdr>
                <w:top w:val="none" w:sz="0" w:space="0" w:color="auto"/>
                <w:left w:val="none" w:sz="0" w:space="0" w:color="auto"/>
                <w:bottom w:val="none" w:sz="0" w:space="0" w:color="auto"/>
                <w:right w:val="none" w:sz="0" w:space="0" w:color="auto"/>
              </w:divBdr>
            </w:div>
            <w:div w:id="870580846">
              <w:marLeft w:val="0"/>
              <w:marRight w:val="0"/>
              <w:marTop w:val="0"/>
              <w:marBottom w:val="0"/>
              <w:divBdr>
                <w:top w:val="none" w:sz="0" w:space="0" w:color="auto"/>
                <w:left w:val="none" w:sz="0" w:space="0" w:color="auto"/>
                <w:bottom w:val="none" w:sz="0" w:space="0" w:color="auto"/>
                <w:right w:val="none" w:sz="0" w:space="0" w:color="auto"/>
              </w:divBdr>
            </w:div>
            <w:div w:id="912546903">
              <w:marLeft w:val="0"/>
              <w:marRight w:val="0"/>
              <w:marTop w:val="0"/>
              <w:marBottom w:val="0"/>
              <w:divBdr>
                <w:top w:val="none" w:sz="0" w:space="0" w:color="auto"/>
                <w:left w:val="none" w:sz="0" w:space="0" w:color="auto"/>
                <w:bottom w:val="none" w:sz="0" w:space="0" w:color="auto"/>
                <w:right w:val="none" w:sz="0" w:space="0" w:color="auto"/>
              </w:divBdr>
            </w:div>
            <w:div w:id="612857796">
              <w:marLeft w:val="0"/>
              <w:marRight w:val="0"/>
              <w:marTop w:val="0"/>
              <w:marBottom w:val="0"/>
              <w:divBdr>
                <w:top w:val="none" w:sz="0" w:space="0" w:color="auto"/>
                <w:left w:val="none" w:sz="0" w:space="0" w:color="auto"/>
                <w:bottom w:val="none" w:sz="0" w:space="0" w:color="auto"/>
                <w:right w:val="none" w:sz="0" w:space="0" w:color="auto"/>
              </w:divBdr>
            </w:div>
            <w:div w:id="10444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5546">
      <w:bodyDiv w:val="1"/>
      <w:marLeft w:val="0"/>
      <w:marRight w:val="0"/>
      <w:marTop w:val="0"/>
      <w:marBottom w:val="0"/>
      <w:divBdr>
        <w:top w:val="none" w:sz="0" w:space="0" w:color="auto"/>
        <w:left w:val="none" w:sz="0" w:space="0" w:color="auto"/>
        <w:bottom w:val="none" w:sz="0" w:space="0" w:color="auto"/>
        <w:right w:val="none" w:sz="0" w:space="0" w:color="auto"/>
      </w:divBdr>
    </w:div>
    <w:div w:id="681392376">
      <w:bodyDiv w:val="1"/>
      <w:marLeft w:val="0"/>
      <w:marRight w:val="0"/>
      <w:marTop w:val="0"/>
      <w:marBottom w:val="0"/>
      <w:divBdr>
        <w:top w:val="none" w:sz="0" w:space="0" w:color="auto"/>
        <w:left w:val="none" w:sz="0" w:space="0" w:color="auto"/>
        <w:bottom w:val="none" w:sz="0" w:space="0" w:color="auto"/>
        <w:right w:val="none" w:sz="0" w:space="0" w:color="auto"/>
      </w:divBdr>
    </w:div>
    <w:div w:id="685132176">
      <w:bodyDiv w:val="1"/>
      <w:marLeft w:val="0"/>
      <w:marRight w:val="0"/>
      <w:marTop w:val="0"/>
      <w:marBottom w:val="0"/>
      <w:divBdr>
        <w:top w:val="none" w:sz="0" w:space="0" w:color="auto"/>
        <w:left w:val="none" w:sz="0" w:space="0" w:color="auto"/>
        <w:bottom w:val="none" w:sz="0" w:space="0" w:color="auto"/>
        <w:right w:val="none" w:sz="0" w:space="0" w:color="auto"/>
      </w:divBdr>
    </w:div>
    <w:div w:id="691347158">
      <w:bodyDiv w:val="1"/>
      <w:marLeft w:val="0"/>
      <w:marRight w:val="0"/>
      <w:marTop w:val="0"/>
      <w:marBottom w:val="0"/>
      <w:divBdr>
        <w:top w:val="none" w:sz="0" w:space="0" w:color="auto"/>
        <w:left w:val="none" w:sz="0" w:space="0" w:color="auto"/>
        <w:bottom w:val="none" w:sz="0" w:space="0" w:color="auto"/>
        <w:right w:val="none" w:sz="0" w:space="0" w:color="auto"/>
      </w:divBdr>
    </w:div>
    <w:div w:id="692194716">
      <w:bodyDiv w:val="1"/>
      <w:marLeft w:val="0"/>
      <w:marRight w:val="0"/>
      <w:marTop w:val="0"/>
      <w:marBottom w:val="0"/>
      <w:divBdr>
        <w:top w:val="none" w:sz="0" w:space="0" w:color="auto"/>
        <w:left w:val="none" w:sz="0" w:space="0" w:color="auto"/>
        <w:bottom w:val="none" w:sz="0" w:space="0" w:color="auto"/>
        <w:right w:val="none" w:sz="0" w:space="0" w:color="auto"/>
      </w:divBdr>
    </w:div>
    <w:div w:id="692998562">
      <w:bodyDiv w:val="1"/>
      <w:marLeft w:val="0"/>
      <w:marRight w:val="0"/>
      <w:marTop w:val="0"/>
      <w:marBottom w:val="0"/>
      <w:divBdr>
        <w:top w:val="none" w:sz="0" w:space="0" w:color="auto"/>
        <w:left w:val="none" w:sz="0" w:space="0" w:color="auto"/>
        <w:bottom w:val="none" w:sz="0" w:space="0" w:color="auto"/>
        <w:right w:val="none" w:sz="0" w:space="0" w:color="auto"/>
      </w:divBdr>
      <w:divsChild>
        <w:div w:id="456874351">
          <w:marLeft w:val="0"/>
          <w:marRight w:val="0"/>
          <w:marTop w:val="0"/>
          <w:marBottom w:val="0"/>
          <w:divBdr>
            <w:top w:val="none" w:sz="0" w:space="0" w:color="auto"/>
            <w:left w:val="none" w:sz="0" w:space="0" w:color="auto"/>
            <w:bottom w:val="none" w:sz="0" w:space="0" w:color="auto"/>
            <w:right w:val="none" w:sz="0" w:space="0" w:color="auto"/>
          </w:divBdr>
        </w:div>
        <w:div w:id="571042151">
          <w:marLeft w:val="0"/>
          <w:marRight w:val="0"/>
          <w:marTop w:val="0"/>
          <w:marBottom w:val="0"/>
          <w:divBdr>
            <w:top w:val="none" w:sz="0" w:space="0" w:color="auto"/>
            <w:left w:val="none" w:sz="0" w:space="0" w:color="auto"/>
            <w:bottom w:val="none" w:sz="0" w:space="0" w:color="auto"/>
            <w:right w:val="none" w:sz="0" w:space="0" w:color="auto"/>
          </w:divBdr>
        </w:div>
        <w:div w:id="718631789">
          <w:marLeft w:val="0"/>
          <w:marRight w:val="0"/>
          <w:marTop w:val="0"/>
          <w:marBottom w:val="0"/>
          <w:divBdr>
            <w:top w:val="none" w:sz="0" w:space="0" w:color="auto"/>
            <w:left w:val="none" w:sz="0" w:space="0" w:color="auto"/>
            <w:bottom w:val="none" w:sz="0" w:space="0" w:color="auto"/>
            <w:right w:val="none" w:sz="0" w:space="0" w:color="auto"/>
          </w:divBdr>
        </w:div>
        <w:div w:id="1052576820">
          <w:marLeft w:val="0"/>
          <w:marRight w:val="0"/>
          <w:marTop w:val="0"/>
          <w:marBottom w:val="0"/>
          <w:divBdr>
            <w:top w:val="none" w:sz="0" w:space="0" w:color="auto"/>
            <w:left w:val="none" w:sz="0" w:space="0" w:color="auto"/>
            <w:bottom w:val="none" w:sz="0" w:space="0" w:color="auto"/>
            <w:right w:val="none" w:sz="0" w:space="0" w:color="auto"/>
          </w:divBdr>
        </w:div>
        <w:div w:id="674961502">
          <w:marLeft w:val="0"/>
          <w:marRight w:val="0"/>
          <w:marTop w:val="0"/>
          <w:marBottom w:val="0"/>
          <w:divBdr>
            <w:top w:val="none" w:sz="0" w:space="0" w:color="auto"/>
            <w:left w:val="none" w:sz="0" w:space="0" w:color="auto"/>
            <w:bottom w:val="none" w:sz="0" w:space="0" w:color="auto"/>
            <w:right w:val="none" w:sz="0" w:space="0" w:color="auto"/>
          </w:divBdr>
        </w:div>
        <w:div w:id="1375278008">
          <w:marLeft w:val="0"/>
          <w:marRight w:val="0"/>
          <w:marTop w:val="0"/>
          <w:marBottom w:val="0"/>
          <w:divBdr>
            <w:top w:val="none" w:sz="0" w:space="0" w:color="auto"/>
            <w:left w:val="none" w:sz="0" w:space="0" w:color="auto"/>
            <w:bottom w:val="none" w:sz="0" w:space="0" w:color="auto"/>
            <w:right w:val="none" w:sz="0" w:space="0" w:color="auto"/>
          </w:divBdr>
        </w:div>
        <w:div w:id="409810127">
          <w:marLeft w:val="0"/>
          <w:marRight w:val="0"/>
          <w:marTop w:val="0"/>
          <w:marBottom w:val="0"/>
          <w:divBdr>
            <w:top w:val="none" w:sz="0" w:space="0" w:color="auto"/>
            <w:left w:val="none" w:sz="0" w:space="0" w:color="auto"/>
            <w:bottom w:val="none" w:sz="0" w:space="0" w:color="auto"/>
            <w:right w:val="none" w:sz="0" w:space="0" w:color="auto"/>
          </w:divBdr>
        </w:div>
        <w:div w:id="1199781">
          <w:marLeft w:val="0"/>
          <w:marRight w:val="0"/>
          <w:marTop w:val="0"/>
          <w:marBottom w:val="0"/>
          <w:divBdr>
            <w:top w:val="none" w:sz="0" w:space="0" w:color="auto"/>
            <w:left w:val="none" w:sz="0" w:space="0" w:color="auto"/>
            <w:bottom w:val="none" w:sz="0" w:space="0" w:color="auto"/>
            <w:right w:val="none" w:sz="0" w:space="0" w:color="auto"/>
          </w:divBdr>
        </w:div>
        <w:div w:id="885606993">
          <w:marLeft w:val="0"/>
          <w:marRight w:val="0"/>
          <w:marTop w:val="0"/>
          <w:marBottom w:val="0"/>
          <w:divBdr>
            <w:top w:val="none" w:sz="0" w:space="0" w:color="auto"/>
            <w:left w:val="none" w:sz="0" w:space="0" w:color="auto"/>
            <w:bottom w:val="none" w:sz="0" w:space="0" w:color="auto"/>
            <w:right w:val="none" w:sz="0" w:space="0" w:color="auto"/>
          </w:divBdr>
        </w:div>
      </w:divsChild>
    </w:div>
    <w:div w:id="701438267">
      <w:bodyDiv w:val="1"/>
      <w:marLeft w:val="0"/>
      <w:marRight w:val="0"/>
      <w:marTop w:val="0"/>
      <w:marBottom w:val="0"/>
      <w:divBdr>
        <w:top w:val="none" w:sz="0" w:space="0" w:color="auto"/>
        <w:left w:val="none" w:sz="0" w:space="0" w:color="auto"/>
        <w:bottom w:val="none" w:sz="0" w:space="0" w:color="auto"/>
        <w:right w:val="none" w:sz="0" w:space="0" w:color="auto"/>
      </w:divBdr>
    </w:div>
    <w:div w:id="708142386">
      <w:bodyDiv w:val="1"/>
      <w:marLeft w:val="0"/>
      <w:marRight w:val="0"/>
      <w:marTop w:val="0"/>
      <w:marBottom w:val="0"/>
      <w:divBdr>
        <w:top w:val="none" w:sz="0" w:space="0" w:color="auto"/>
        <w:left w:val="none" w:sz="0" w:space="0" w:color="auto"/>
        <w:bottom w:val="none" w:sz="0" w:space="0" w:color="auto"/>
        <w:right w:val="none" w:sz="0" w:space="0" w:color="auto"/>
      </w:divBdr>
    </w:div>
    <w:div w:id="713428111">
      <w:bodyDiv w:val="1"/>
      <w:marLeft w:val="0"/>
      <w:marRight w:val="0"/>
      <w:marTop w:val="0"/>
      <w:marBottom w:val="0"/>
      <w:divBdr>
        <w:top w:val="none" w:sz="0" w:space="0" w:color="auto"/>
        <w:left w:val="none" w:sz="0" w:space="0" w:color="auto"/>
        <w:bottom w:val="none" w:sz="0" w:space="0" w:color="auto"/>
        <w:right w:val="none" w:sz="0" w:space="0" w:color="auto"/>
      </w:divBdr>
      <w:divsChild>
        <w:div w:id="1617325745">
          <w:marLeft w:val="0"/>
          <w:marRight w:val="0"/>
          <w:marTop w:val="0"/>
          <w:marBottom w:val="0"/>
          <w:divBdr>
            <w:top w:val="none" w:sz="0" w:space="0" w:color="auto"/>
            <w:left w:val="none" w:sz="0" w:space="0" w:color="auto"/>
            <w:bottom w:val="none" w:sz="0" w:space="0" w:color="auto"/>
            <w:right w:val="none" w:sz="0" w:space="0" w:color="auto"/>
          </w:divBdr>
          <w:divsChild>
            <w:div w:id="117451688">
              <w:marLeft w:val="0"/>
              <w:marRight w:val="0"/>
              <w:marTop w:val="0"/>
              <w:marBottom w:val="0"/>
              <w:divBdr>
                <w:top w:val="single" w:sz="6" w:space="4" w:color="CCCCCC"/>
                <w:left w:val="single" w:sz="6" w:space="4" w:color="CCCCCC"/>
                <w:bottom w:val="single" w:sz="6" w:space="4" w:color="CCCCCC"/>
                <w:right w:val="single" w:sz="6" w:space="4" w:color="CCCCCC"/>
              </w:divBdr>
              <w:divsChild>
                <w:div w:id="1651444603">
                  <w:marLeft w:val="0"/>
                  <w:marRight w:val="0"/>
                  <w:marTop w:val="0"/>
                  <w:marBottom w:val="0"/>
                  <w:divBdr>
                    <w:top w:val="none" w:sz="0" w:space="0" w:color="auto"/>
                    <w:left w:val="none" w:sz="0" w:space="0" w:color="auto"/>
                    <w:bottom w:val="none" w:sz="0" w:space="0" w:color="auto"/>
                    <w:right w:val="none" w:sz="0" w:space="0" w:color="auto"/>
                  </w:divBdr>
                  <w:divsChild>
                    <w:div w:id="1357348093">
                      <w:marLeft w:val="0"/>
                      <w:marRight w:val="0"/>
                      <w:marTop w:val="0"/>
                      <w:marBottom w:val="0"/>
                      <w:divBdr>
                        <w:top w:val="none" w:sz="0" w:space="0" w:color="auto"/>
                        <w:left w:val="none" w:sz="0" w:space="0" w:color="auto"/>
                        <w:bottom w:val="none" w:sz="0" w:space="0" w:color="auto"/>
                        <w:right w:val="none" w:sz="0" w:space="0" w:color="auto"/>
                      </w:divBdr>
                    </w:div>
                    <w:div w:id="431629141">
                      <w:marLeft w:val="0"/>
                      <w:marRight w:val="0"/>
                      <w:marTop w:val="0"/>
                      <w:marBottom w:val="0"/>
                      <w:divBdr>
                        <w:top w:val="none" w:sz="0" w:space="0" w:color="auto"/>
                        <w:left w:val="none" w:sz="0" w:space="0" w:color="auto"/>
                        <w:bottom w:val="none" w:sz="0" w:space="0" w:color="auto"/>
                        <w:right w:val="none" w:sz="0" w:space="0" w:color="auto"/>
                      </w:divBdr>
                    </w:div>
                    <w:div w:id="310184423">
                      <w:marLeft w:val="0"/>
                      <w:marRight w:val="0"/>
                      <w:marTop w:val="0"/>
                      <w:marBottom w:val="0"/>
                      <w:divBdr>
                        <w:top w:val="none" w:sz="0" w:space="0" w:color="auto"/>
                        <w:left w:val="none" w:sz="0" w:space="0" w:color="auto"/>
                        <w:bottom w:val="none" w:sz="0" w:space="0" w:color="auto"/>
                        <w:right w:val="none" w:sz="0" w:space="0" w:color="auto"/>
                      </w:divBdr>
                    </w:div>
                    <w:div w:id="2107994008">
                      <w:marLeft w:val="0"/>
                      <w:marRight w:val="0"/>
                      <w:marTop w:val="0"/>
                      <w:marBottom w:val="0"/>
                      <w:divBdr>
                        <w:top w:val="none" w:sz="0" w:space="0" w:color="auto"/>
                        <w:left w:val="none" w:sz="0" w:space="0" w:color="auto"/>
                        <w:bottom w:val="none" w:sz="0" w:space="0" w:color="auto"/>
                        <w:right w:val="none" w:sz="0" w:space="0" w:color="auto"/>
                      </w:divBdr>
                    </w:div>
                    <w:div w:id="902570981">
                      <w:marLeft w:val="0"/>
                      <w:marRight w:val="0"/>
                      <w:marTop w:val="0"/>
                      <w:marBottom w:val="0"/>
                      <w:divBdr>
                        <w:top w:val="none" w:sz="0" w:space="0" w:color="auto"/>
                        <w:left w:val="none" w:sz="0" w:space="0" w:color="auto"/>
                        <w:bottom w:val="none" w:sz="0" w:space="0" w:color="auto"/>
                        <w:right w:val="none" w:sz="0" w:space="0" w:color="auto"/>
                      </w:divBdr>
                    </w:div>
                    <w:div w:id="711078659">
                      <w:marLeft w:val="0"/>
                      <w:marRight w:val="0"/>
                      <w:marTop w:val="0"/>
                      <w:marBottom w:val="0"/>
                      <w:divBdr>
                        <w:top w:val="none" w:sz="0" w:space="0" w:color="auto"/>
                        <w:left w:val="none" w:sz="0" w:space="0" w:color="auto"/>
                        <w:bottom w:val="none" w:sz="0" w:space="0" w:color="auto"/>
                        <w:right w:val="none" w:sz="0" w:space="0" w:color="auto"/>
                      </w:divBdr>
                    </w:div>
                    <w:div w:id="285549969">
                      <w:marLeft w:val="0"/>
                      <w:marRight w:val="0"/>
                      <w:marTop w:val="0"/>
                      <w:marBottom w:val="0"/>
                      <w:divBdr>
                        <w:top w:val="none" w:sz="0" w:space="0" w:color="auto"/>
                        <w:left w:val="none" w:sz="0" w:space="0" w:color="auto"/>
                        <w:bottom w:val="none" w:sz="0" w:space="0" w:color="auto"/>
                        <w:right w:val="none" w:sz="0" w:space="0" w:color="auto"/>
                      </w:divBdr>
                    </w:div>
                    <w:div w:id="1235967100">
                      <w:marLeft w:val="0"/>
                      <w:marRight w:val="0"/>
                      <w:marTop w:val="0"/>
                      <w:marBottom w:val="0"/>
                      <w:divBdr>
                        <w:top w:val="none" w:sz="0" w:space="0" w:color="auto"/>
                        <w:left w:val="none" w:sz="0" w:space="0" w:color="auto"/>
                        <w:bottom w:val="none" w:sz="0" w:space="0" w:color="auto"/>
                        <w:right w:val="none" w:sz="0" w:space="0" w:color="auto"/>
                      </w:divBdr>
                    </w:div>
                    <w:div w:id="657731972">
                      <w:marLeft w:val="0"/>
                      <w:marRight w:val="0"/>
                      <w:marTop w:val="0"/>
                      <w:marBottom w:val="0"/>
                      <w:divBdr>
                        <w:top w:val="none" w:sz="0" w:space="0" w:color="auto"/>
                        <w:left w:val="none" w:sz="0" w:space="0" w:color="auto"/>
                        <w:bottom w:val="none" w:sz="0" w:space="0" w:color="auto"/>
                        <w:right w:val="none" w:sz="0" w:space="0" w:color="auto"/>
                      </w:divBdr>
                    </w:div>
                    <w:div w:id="494957552">
                      <w:marLeft w:val="0"/>
                      <w:marRight w:val="0"/>
                      <w:marTop w:val="0"/>
                      <w:marBottom w:val="0"/>
                      <w:divBdr>
                        <w:top w:val="none" w:sz="0" w:space="0" w:color="auto"/>
                        <w:left w:val="none" w:sz="0" w:space="0" w:color="auto"/>
                        <w:bottom w:val="none" w:sz="0" w:space="0" w:color="auto"/>
                        <w:right w:val="none" w:sz="0" w:space="0" w:color="auto"/>
                      </w:divBdr>
                    </w:div>
                    <w:div w:id="16744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51388">
      <w:bodyDiv w:val="1"/>
      <w:marLeft w:val="0"/>
      <w:marRight w:val="0"/>
      <w:marTop w:val="0"/>
      <w:marBottom w:val="0"/>
      <w:divBdr>
        <w:top w:val="none" w:sz="0" w:space="0" w:color="auto"/>
        <w:left w:val="none" w:sz="0" w:space="0" w:color="auto"/>
        <w:bottom w:val="none" w:sz="0" w:space="0" w:color="auto"/>
        <w:right w:val="none" w:sz="0" w:space="0" w:color="auto"/>
      </w:divBdr>
    </w:div>
    <w:div w:id="720908901">
      <w:bodyDiv w:val="1"/>
      <w:marLeft w:val="0"/>
      <w:marRight w:val="0"/>
      <w:marTop w:val="0"/>
      <w:marBottom w:val="0"/>
      <w:divBdr>
        <w:top w:val="none" w:sz="0" w:space="0" w:color="auto"/>
        <w:left w:val="none" w:sz="0" w:space="0" w:color="auto"/>
        <w:bottom w:val="none" w:sz="0" w:space="0" w:color="auto"/>
        <w:right w:val="none" w:sz="0" w:space="0" w:color="auto"/>
      </w:divBdr>
      <w:divsChild>
        <w:div w:id="12876171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1375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5296908">
      <w:bodyDiv w:val="1"/>
      <w:marLeft w:val="0"/>
      <w:marRight w:val="0"/>
      <w:marTop w:val="0"/>
      <w:marBottom w:val="0"/>
      <w:divBdr>
        <w:top w:val="none" w:sz="0" w:space="0" w:color="auto"/>
        <w:left w:val="none" w:sz="0" w:space="0" w:color="auto"/>
        <w:bottom w:val="none" w:sz="0" w:space="0" w:color="auto"/>
        <w:right w:val="none" w:sz="0" w:space="0" w:color="auto"/>
      </w:divBdr>
    </w:div>
    <w:div w:id="740374532">
      <w:bodyDiv w:val="1"/>
      <w:marLeft w:val="0"/>
      <w:marRight w:val="0"/>
      <w:marTop w:val="0"/>
      <w:marBottom w:val="0"/>
      <w:divBdr>
        <w:top w:val="none" w:sz="0" w:space="0" w:color="auto"/>
        <w:left w:val="none" w:sz="0" w:space="0" w:color="auto"/>
        <w:bottom w:val="none" w:sz="0" w:space="0" w:color="auto"/>
        <w:right w:val="none" w:sz="0" w:space="0" w:color="auto"/>
      </w:divBdr>
    </w:div>
    <w:div w:id="757018202">
      <w:bodyDiv w:val="1"/>
      <w:marLeft w:val="0"/>
      <w:marRight w:val="0"/>
      <w:marTop w:val="0"/>
      <w:marBottom w:val="0"/>
      <w:divBdr>
        <w:top w:val="none" w:sz="0" w:space="0" w:color="auto"/>
        <w:left w:val="none" w:sz="0" w:space="0" w:color="auto"/>
        <w:bottom w:val="none" w:sz="0" w:space="0" w:color="auto"/>
        <w:right w:val="none" w:sz="0" w:space="0" w:color="auto"/>
      </w:divBdr>
    </w:div>
    <w:div w:id="758989127">
      <w:bodyDiv w:val="1"/>
      <w:marLeft w:val="0"/>
      <w:marRight w:val="0"/>
      <w:marTop w:val="0"/>
      <w:marBottom w:val="0"/>
      <w:divBdr>
        <w:top w:val="none" w:sz="0" w:space="0" w:color="auto"/>
        <w:left w:val="none" w:sz="0" w:space="0" w:color="auto"/>
        <w:bottom w:val="none" w:sz="0" w:space="0" w:color="auto"/>
        <w:right w:val="none" w:sz="0" w:space="0" w:color="auto"/>
      </w:divBdr>
    </w:div>
    <w:div w:id="759836110">
      <w:bodyDiv w:val="1"/>
      <w:marLeft w:val="0"/>
      <w:marRight w:val="0"/>
      <w:marTop w:val="0"/>
      <w:marBottom w:val="0"/>
      <w:divBdr>
        <w:top w:val="none" w:sz="0" w:space="0" w:color="auto"/>
        <w:left w:val="none" w:sz="0" w:space="0" w:color="auto"/>
        <w:bottom w:val="none" w:sz="0" w:space="0" w:color="auto"/>
        <w:right w:val="none" w:sz="0" w:space="0" w:color="auto"/>
      </w:divBdr>
    </w:div>
    <w:div w:id="762804173">
      <w:bodyDiv w:val="1"/>
      <w:marLeft w:val="0"/>
      <w:marRight w:val="0"/>
      <w:marTop w:val="0"/>
      <w:marBottom w:val="0"/>
      <w:divBdr>
        <w:top w:val="none" w:sz="0" w:space="0" w:color="auto"/>
        <w:left w:val="none" w:sz="0" w:space="0" w:color="auto"/>
        <w:bottom w:val="none" w:sz="0" w:space="0" w:color="auto"/>
        <w:right w:val="none" w:sz="0" w:space="0" w:color="auto"/>
      </w:divBdr>
    </w:div>
    <w:div w:id="763183371">
      <w:bodyDiv w:val="1"/>
      <w:marLeft w:val="0"/>
      <w:marRight w:val="0"/>
      <w:marTop w:val="0"/>
      <w:marBottom w:val="0"/>
      <w:divBdr>
        <w:top w:val="none" w:sz="0" w:space="0" w:color="auto"/>
        <w:left w:val="none" w:sz="0" w:space="0" w:color="auto"/>
        <w:bottom w:val="none" w:sz="0" w:space="0" w:color="auto"/>
        <w:right w:val="none" w:sz="0" w:space="0" w:color="auto"/>
      </w:divBdr>
    </w:div>
    <w:div w:id="764806032">
      <w:bodyDiv w:val="1"/>
      <w:marLeft w:val="0"/>
      <w:marRight w:val="0"/>
      <w:marTop w:val="0"/>
      <w:marBottom w:val="0"/>
      <w:divBdr>
        <w:top w:val="none" w:sz="0" w:space="0" w:color="auto"/>
        <w:left w:val="none" w:sz="0" w:space="0" w:color="auto"/>
        <w:bottom w:val="none" w:sz="0" w:space="0" w:color="auto"/>
        <w:right w:val="none" w:sz="0" w:space="0" w:color="auto"/>
      </w:divBdr>
    </w:div>
    <w:div w:id="773675316">
      <w:bodyDiv w:val="1"/>
      <w:marLeft w:val="0"/>
      <w:marRight w:val="0"/>
      <w:marTop w:val="0"/>
      <w:marBottom w:val="0"/>
      <w:divBdr>
        <w:top w:val="none" w:sz="0" w:space="0" w:color="auto"/>
        <w:left w:val="none" w:sz="0" w:space="0" w:color="auto"/>
        <w:bottom w:val="none" w:sz="0" w:space="0" w:color="auto"/>
        <w:right w:val="none" w:sz="0" w:space="0" w:color="auto"/>
      </w:divBdr>
    </w:div>
    <w:div w:id="774637003">
      <w:bodyDiv w:val="1"/>
      <w:marLeft w:val="0"/>
      <w:marRight w:val="0"/>
      <w:marTop w:val="0"/>
      <w:marBottom w:val="0"/>
      <w:divBdr>
        <w:top w:val="none" w:sz="0" w:space="0" w:color="auto"/>
        <w:left w:val="none" w:sz="0" w:space="0" w:color="auto"/>
        <w:bottom w:val="none" w:sz="0" w:space="0" w:color="auto"/>
        <w:right w:val="none" w:sz="0" w:space="0" w:color="auto"/>
      </w:divBdr>
    </w:div>
    <w:div w:id="782768028">
      <w:bodyDiv w:val="1"/>
      <w:marLeft w:val="0"/>
      <w:marRight w:val="0"/>
      <w:marTop w:val="0"/>
      <w:marBottom w:val="0"/>
      <w:divBdr>
        <w:top w:val="none" w:sz="0" w:space="0" w:color="auto"/>
        <w:left w:val="none" w:sz="0" w:space="0" w:color="auto"/>
        <w:bottom w:val="none" w:sz="0" w:space="0" w:color="auto"/>
        <w:right w:val="none" w:sz="0" w:space="0" w:color="auto"/>
      </w:divBdr>
    </w:div>
    <w:div w:id="787432389">
      <w:bodyDiv w:val="1"/>
      <w:marLeft w:val="0"/>
      <w:marRight w:val="0"/>
      <w:marTop w:val="0"/>
      <w:marBottom w:val="0"/>
      <w:divBdr>
        <w:top w:val="none" w:sz="0" w:space="0" w:color="auto"/>
        <w:left w:val="none" w:sz="0" w:space="0" w:color="auto"/>
        <w:bottom w:val="none" w:sz="0" w:space="0" w:color="auto"/>
        <w:right w:val="none" w:sz="0" w:space="0" w:color="auto"/>
      </w:divBdr>
      <w:divsChild>
        <w:div w:id="211786938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798182579">
      <w:bodyDiv w:val="1"/>
      <w:marLeft w:val="0"/>
      <w:marRight w:val="0"/>
      <w:marTop w:val="0"/>
      <w:marBottom w:val="0"/>
      <w:divBdr>
        <w:top w:val="none" w:sz="0" w:space="0" w:color="auto"/>
        <w:left w:val="none" w:sz="0" w:space="0" w:color="auto"/>
        <w:bottom w:val="none" w:sz="0" w:space="0" w:color="auto"/>
        <w:right w:val="none" w:sz="0" w:space="0" w:color="auto"/>
      </w:divBdr>
      <w:divsChild>
        <w:div w:id="1496722150">
          <w:marLeft w:val="0"/>
          <w:marRight w:val="0"/>
          <w:marTop w:val="0"/>
          <w:marBottom w:val="0"/>
          <w:divBdr>
            <w:top w:val="none" w:sz="0" w:space="0" w:color="auto"/>
            <w:left w:val="none" w:sz="0" w:space="0" w:color="auto"/>
            <w:bottom w:val="none" w:sz="0" w:space="0" w:color="auto"/>
            <w:right w:val="none" w:sz="0" w:space="0" w:color="auto"/>
          </w:divBdr>
        </w:div>
        <w:div w:id="1520772913">
          <w:marLeft w:val="0"/>
          <w:marRight w:val="0"/>
          <w:marTop w:val="0"/>
          <w:marBottom w:val="0"/>
          <w:divBdr>
            <w:top w:val="none" w:sz="0" w:space="0" w:color="auto"/>
            <w:left w:val="none" w:sz="0" w:space="0" w:color="auto"/>
            <w:bottom w:val="none" w:sz="0" w:space="0" w:color="auto"/>
            <w:right w:val="none" w:sz="0" w:space="0" w:color="auto"/>
          </w:divBdr>
        </w:div>
        <w:div w:id="275872307">
          <w:marLeft w:val="0"/>
          <w:marRight w:val="0"/>
          <w:marTop w:val="0"/>
          <w:marBottom w:val="0"/>
          <w:divBdr>
            <w:top w:val="none" w:sz="0" w:space="0" w:color="auto"/>
            <w:left w:val="none" w:sz="0" w:space="0" w:color="auto"/>
            <w:bottom w:val="none" w:sz="0" w:space="0" w:color="auto"/>
            <w:right w:val="none" w:sz="0" w:space="0" w:color="auto"/>
          </w:divBdr>
        </w:div>
        <w:div w:id="382216625">
          <w:marLeft w:val="0"/>
          <w:marRight w:val="0"/>
          <w:marTop w:val="0"/>
          <w:marBottom w:val="0"/>
          <w:divBdr>
            <w:top w:val="none" w:sz="0" w:space="0" w:color="auto"/>
            <w:left w:val="none" w:sz="0" w:space="0" w:color="auto"/>
            <w:bottom w:val="none" w:sz="0" w:space="0" w:color="auto"/>
            <w:right w:val="none" w:sz="0" w:space="0" w:color="auto"/>
          </w:divBdr>
        </w:div>
        <w:div w:id="31273299">
          <w:marLeft w:val="0"/>
          <w:marRight w:val="0"/>
          <w:marTop w:val="0"/>
          <w:marBottom w:val="0"/>
          <w:divBdr>
            <w:top w:val="none" w:sz="0" w:space="0" w:color="auto"/>
            <w:left w:val="none" w:sz="0" w:space="0" w:color="auto"/>
            <w:bottom w:val="none" w:sz="0" w:space="0" w:color="auto"/>
            <w:right w:val="none" w:sz="0" w:space="0" w:color="auto"/>
          </w:divBdr>
        </w:div>
        <w:div w:id="1281692414">
          <w:marLeft w:val="0"/>
          <w:marRight w:val="0"/>
          <w:marTop w:val="0"/>
          <w:marBottom w:val="0"/>
          <w:divBdr>
            <w:top w:val="none" w:sz="0" w:space="0" w:color="auto"/>
            <w:left w:val="none" w:sz="0" w:space="0" w:color="auto"/>
            <w:bottom w:val="none" w:sz="0" w:space="0" w:color="auto"/>
            <w:right w:val="none" w:sz="0" w:space="0" w:color="auto"/>
          </w:divBdr>
        </w:div>
        <w:div w:id="692458551">
          <w:marLeft w:val="0"/>
          <w:marRight w:val="0"/>
          <w:marTop w:val="0"/>
          <w:marBottom w:val="0"/>
          <w:divBdr>
            <w:top w:val="none" w:sz="0" w:space="0" w:color="auto"/>
            <w:left w:val="none" w:sz="0" w:space="0" w:color="auto"/>
            <w:bottom w:val="none" w:sz="0" w:space="0" w:color="auto"/>
            <w:right w:val="none" w:sz="0" w:space="0" w:color="auto"/>
          </w:divBdr>
        </w:div>
        <w:div w:id="509950990">
          <w:marLeft w:val="0"/>
          <w:marRight w:val="0"/>
          <w:marTop w:val="0"/>
          <w:marBottom w:val="0"/>
          <w:divBdr>
            <w:top w:val="none" w:sz="0" w:space="0" w:color="auto"/>
            <w:left w:val="none" w:sz="0" w:space="0" w:color="auto"/>
            <w:bottom w:val="none" w:sz="0" w:space="0" w:color="auto"/>
            <w:right w:val="none" w:sz="0" w:space="0" w:color="auto"/>
          </w:divBdr>
        </w:div>
        <w:div w:id="1922332174">
          <w:marLeft w:val="0"/>
          <w:marRight w:val="0"/>
          <w:marTop w:val="0"/>
          <w:marBottom w:val="0"/>
          <w:divBdr>
            <w:top w:val="none" w:sz="0" w:space="0" w:color="auto"/>
            <w:left w:val="none" w:sz="0" w:space="0" w:color="auto"/>
            <w:bottom w:val="none" w:sz="0" w:space="0" w:color="auto"/>
            <w:right w:val="none" w:sz="0" w:space="0" w:color="auto"/>
          </w:divBdr>
        </w:div>
      </w:divsChild>
    </w:div>
    <w:div w:id="803304723">
      <w:bodyDiv w:val="1"/>
      <w:marLeft w:val="0"/>
      <w:marRight w:val="0"/>
      <w:marTop w:val="0"/>
      <w:marBottom w:val="0"/>
      <w:divBdr>
        <w:top w:val="none" w:sz="0" w:space="0" w:color="auto"/>
        <w:left w:val="none" w:sz="0" w:space="0" w:color="auto"/>
        <w:bottom w:val="none" w:sz="0" w:space="0" w:color="auto"/>
        <w:right w:val="none" w:sz="0" w:space="0" w:color="auto"/>
      </w:divBdr>
    </w:div>
    <w:div w:id="804348098">
      <w:bodyDiv w:val="1"/>
      <w:marLeft w:val="0"/>
      <w:marRight w:val="0"/>
      <w:marTop w:val="0"/>
      <w:marBottom w:val="0"/>
      <w:divBdr>
        <w:top w:val="none" w:sz="0" w:space="0" w:color="auto"/>
        <w:left w:val="none" w:sz="0" w:space="0" w:color="auto"/>
        <w:bottom w:val="none" w:sz="0" w:space="0" w:color="auto"/>
        <w:right w:val="none" w:sz="0" w:space="0" w:color="auto"/>
      </w:divBdr>
    </w:div>
    <w:div w:id="805241834">
      <w:bodyDiv w:val="1"/>
      <w:marLeft w:val="0"/>
      <w:marRight w:val="0"/>
      <w:marTop w:val="0"/>
      <w:marBottom w:val="0"/>
      <w:divBdr>
        <w:top w:val="none" w:sz="0" w:space="0" w:color="auto"/>
        <w:left w:val="none" w:sz="0" w:space="0" w:color="auto"/>
        <w:bottom w:val="none" w:sz="0" w:space="0" w:color="auto"/>
        <w:right w:val="none" w:sz="0" w:space="0" w:color="auto"/>
      </w:divBdr>
    </w:div>
    <w:div w:id="805507407">
      <w:bodyDiv w:val="1"/>
      <w:marLeft w:val="0"/>
      <w:marRight w:val="0"/>
      <w:marTop w:val="0"/>
      <w:marBottom w:val="0"/>
      <w:divBdr>
        <w:top w:val="none" w:sz="0" w:space="0" w:color="auto"/>
        <w:left w:val="none" w:sz="0" w:space="0" w:color="auto"/>
        <w:bottom w:val="none" w:sz="0" w:space="0" w:color="auto"/>
        <w:right w:val="none" w:sz="0" w:space="0" w:color="auto"/>
      </w:divBdr>
    </w:div>
    <w:div w:id="806095696">
      <w:bodyDiv w:val="1"/>
      <w:marLeft w:val="0"/>
      <w:marRight w:val="0"/>
      <w:marTop w:val="0"/>
      <w:marBottom w:val="0"/>
      <w:divBdr>
        <w:top w:val="none" w:sz="0" w:space="0" w:color="auto"/>
        <w:left w:val="none" w:sz="0" w:space="0" w:color="auto"/>
        <w:bottom w:val="none" w:sz="0" w:space="0" w:color="auto"/>
        <w:right w:val="none" w:sz="0" w:space="0" w:color="auto"/>
      </w:divBdr>
    </w:div>
    <w:div w:id="811367959">
      <w:bodyDiv w:val="1"/>
      <w:marLeft w:val="0"/>
      <w:marRight w:val="0"/>
      <w:marTop w:val="0"/>
      <w:marBottom w:val="0"/>
      <w:divBdr>
        <w:top w:val="none" w:sz="0" w:space="0" w:color="auto"/>
        <w:left w:val="none" w:sz="0" w:space="0" w:color="auto"/>
        <w:bottom w:val="none" w:sz="0" w:space="0" w:color="auto"/>
        <w:right w:val="none" w:sz="0" w:space="0" w:color="auto"/>
      </w:divBdr>
    </w:div>
    <w:div w:id="814639967">
      <w:bodyDiv w:val="1"/>
      <w:marLeft w:val="0"/>
      <w:marRight w:val="0"/>
      <w:marTop w:val="0"/>
      <w:marBottom w:val="0"/>
      <w:divBdr>
        <w:top w:val="none" w:sz="0" w:space="0" w:color="auto"/>
        <w:left w:val="none" w:sz="0" w:space="0" w:color="auto"/>
        <w:bottom w:val="none" w:sz="0" w:space="0" w:color="auto"/>
        <w:right w:val="none" w:sz="0" w:space="0" w:color="auto"/>
      </w:divBdr>
      <w:divsChild>
        <w:div w:id="573858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268571">
          <w:blockQuote w:val="1"/>
          <w:marLeft w:val="720"/>
          <w:marRight w:val="720"/>
          <w:marTop w:val="100"/>
          <w:marBottom w:val="100"/>
          <w:divBdr>
            <w:top w:val="none" w:sz="0" w:space="0" w:color="auto"/>
            <w:left w:val="none" w:sz="0" w:space="0" w:color="auto"/>
            <w:bottom w:val="none" w:sz="0" w:space="0" w:color="auto"/>
            <w:right w:val="none" w:sz="0" w:space="0" w:color="auto"/>
          </w:divBdr>
        </w:div>
        <w:div w:id="77215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44302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52204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0972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19272765">
      <w:bodyDiv w:val="1"/>
      <w:marLeft w:val="0"/>
      <w:marRight w:val="0"/>
      <w:marTop w:val="0"/>
      <w:marBottom w:val="0"/>
      <w:divBdr>
        <w:top w:val="none" w:sz="0" w:space="0" w:color="auto"/>
        <w:left w:val="none" w:sz="0" w:space="0" w:color="auto"/>
        <w:bottom w:val="none" w:sz="0" w:space="0" w:color="auto"/>
        <w:right w:val="none" w:sz="0" w:space="0" w:color="auto"/>
      </w:divBdr>
    </w:div>
    <w:div w:id="819351516">
      <w:bodyDiv w:val="1"/>
      <w:marLeft w:val="0"/>
      <w:marRight w:val="0"/>
      <w:marTop w:val="0"/>
      <w:marBottom w:val="0"/>
      <w:divBdr>
        <w:top w:val="none" w:sz="0" w:space="0" w:color="auto"/>
        <w:left w:val="none" w:sz="0" w:space="0" w:color="auto"/>
        <w:bottom w:val="none" w:sz="0" w:space="0" w:color="auto"/>
        <w:right w:val="none" w:sz="0" w:space="0" w:color="auto"/>
      </w:divBdr>
    </w:div>
    <w:div w:id="822116136">
      <w:bodyDiv w:val="1"/>
      <w:marLeft w:val="0"/>
      <w:marRight w:val="0"/>
      <w:marTop w:val="0"/>
      <w:marBottom w:val="0"/>
      <w:divBdr>
        <w:top w:val="none" w:sz="0" w:space="0" w:color="auto"/>
        <w:left w:val="none" w:sz="0" w:space="0" w:color="auto"/>
        <w:bottom w:val="none" w:sz="0" w:space="0" w:color="auto"/>
        <w:right w:val="none" w:sz="0" w:space="0" w:color="auto"/>
      </w:divBdr>
    </w:div>
    <w:div w:id="825827142">
      <w:bodyDiv w:val="1"/>
      <w:marLeft w:val="0"/>
      <w:marRight w:val="0"/>
      <w:marTop w:val="0"/>
      <w:marBottom w:val="0"/>
      <w:divBdr>
        <w:top w:val="none" w:sz="0" w:space="0" w:color="auto"/>
        <w:left w:val="none" w:sz="0" w:space="0" w:color="auto"/>
        <w:bottom w:val="none" w:sz="0" w:space="0" w:color="auto"/>
        <w:right w:val="none" w:sz="0" w:space="0" w:color="auto"/>
      </w:divBdr>
      <w:divsChild>
        <w:div w:id="1515025744">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826633518">
      <w:bodyDiv w:val="1"/>
      <w:marLeft w:val="0"/>
      <w:marRight w:val="0"/>
      <w:marTop w:val="0"/>
      <w:marBottom w:val="0"/>
      <w:divBdr>
        <w:top w:val="none" w:sz="0" w:space="0" w:color="auto"/>
        <w:left w:val="none" w:sz="0" w:space="0" w:color="auto"/>
        <w:bottom w:val="none" w:sz="0" w:space="0" w:color="auto"/>
        <w:right w:val="none" w:sz="0" w:space="0" w:color="auto"/>
      </w:divBdr>
      <w:divsChild>
        <w:div w:id="158619392">
          <w:marLeft w:val="0"/>
          <w:marRight w:val="0"/>
          <w:marTop w:val="0"/>
          <w:marBottom w:val="0"/>
          <w:divBdr>
            <w:top w:val="dotted" w:sz="8" w:space="1" w:color="auto"/>
            <w:left w:val="dotted" w:sz="8" w:space="4" w:color="auto"/>
            <w:bottom w:val="dotted" w:sz="8" w:space="1" w:color="auto"/>
            <w:right w:val="dotted" w:sz="8" w:space="4" w:color="auto"/>
          </w:divBdr>
          <w:divsChild>
            <w:div w:id="723866544">
              <w:marLeft w:val="0"/>
              <w:marRight w:val="0"/>
              <w:marTop w:val="0"/>
              <w:marBottom w:val="0"/>
              <w:divBdr>
                <w:top w:val="none" w:sz="0" w:space="0" w:color="auto"/>
                <w:left w:val="none" w:sz="0" w:space="0" w:color="auto"/>
                <w:bottom w:val="none" w:sz="0" w:space="0" w:color="auto"/>
                <w:right w:val="none" w:sz="0" w:space="0" w:color="auto"/>
              </w:divBdr>
            </w:div>
            <w:div w:id="653293604">
              <w:marLeft w:val="0"/>
              <w:marRight w:val="0"/>
              <w:marTop w:val="0"/>
              <w:marBottom w:val="0"/>
              <w:divBdr>
                <w:top w:val="none" w:sz="0" w:space="0" w:color="auto"/>
                <w:left w:val="none" w:sz="0" w:space="0" w:color="auto"/>
                <w:bottom w:val="none" w:sz="0" w:space="0" w:color="auto"/>
                <w:right w:val="none" w:sz="0" w:space="0" w:color="auto"/>
              </w:divBdr>
            </w:div>
            <w:div w:id="936598990">
              <w:marLeft w:val="0"/>
              <w:marRight w:val="0"/>
              <w:marTop w:val="0"/>
              <w:marBottom w:val="0"/>
              <w:divBdr>
                <w:top w:val="none" w:sz="0" w:space="0" w:color="auto"/>
                <w:left w:val="none" w:sz="0" w:space="0" w:color="auto"/>
                <w:bottom w:val="none" w:sz="0" w:space="0" w:color="auto"/>
                <w:right w:val="none" w:sz="0" w:space="0" w:color="auto"/>
              </w:divBdr>
            </w:div>
            <w:div w:id="1065952788">
              <w:marLeft w:val="0"/>
              <w:marRight w:val="0"/>
              <w:marTop w:val="0"/>
              <w:marBottom w:val="0"/>
              <w:divBdr>
                <w:top w:val="none" w:sz="0" w:space="0" w:color="auto"/>
                <w:left w:val="none" w:sz="0" w:space="0" w:color="auto"/>
                <w:bottom w:val="none" w:sz="0" w:space="0" w:color="auto"/>
                <w:right w:val="none" w:sz="0" w:space="0" w:color="auto"/>
              </w:divBdr>
            </w:div>
            <w:div w:id="1550922890">
              <w:marLeft w:val="0"/>
              <w:marRight w:val="0"/>
              <w:marTop w:val="0"/>
              <w:marBottom w:val="0"/>
              <w:divBdr>
                <w:top w:val="none" w:sz="0" w:space="0" w:color="auto"/>
                <w:left w:val="none" w:sz="0" w:space="0" w:color="auto"/>
                <w:bottom w:val="none" w:sz="0" w:space="0" w:color="auto"/>
                <w:right w:val="none" w:sz="0" w:space="0" w:color="auto"/>
              </w:divBdr>
            </w:div>
            <w:div w:id="889682403">
              <w:marLeft w:val="0"/>
              <w:marRight w:val="0"/>
              <w:marTop w:val="0"/>
              <w:marBottom w:val="0"/>
              <w:divBdr>
                <w:top w:val="none" w:sz="0" w:space="0" w:color="auto"/>
                <w:left w:val="none" w:sz="0" w:space="0" w:color="auto"/>
                <w:bottom w:val="none" w:sz="0" w:space="0" w:color="auto"/>
                <w:right w:val="none" w:sz="0" w:space="0" w:color="auto"/>
              </w:divBdr>
            </w:div>
            <w:div w:id="447969081">
              <w:marLeft w:val="0"/>
              <w:marRight w:val="0"/>
              <w:marTop w:val="0"/>
              <w:marBottom w:val="0"/>
              <w:divBdr>
                <w:top w:val="none" w:sz="0" w:space="0" w:color="auto"/>
                <w:left w:val="none" w:sz="0" w:space="0" w:color="auto"/>
                <w:bottom w:val="none" w:sz="0" w:space="0" w:color="auto"/>
                <w:right w:val="none" w:sz="0" w:space="0" w:color="auto"/>
              </w:divBdr>
            </w:div>
            <w:div w:id="1749384536">
              <w:marLeft w:val="0"/>
              <w:marRight w:val="0"/>
              <w:marTop w:val="0"/>
              <w:marBottom w:val="0"/>
              <w:divBdr>
                <w:top w:val="none" w:sz="0" w:space="0" w:color="auto"/>
                <w:left w:val="none" w:sz="0" w:space="0" w:color="auto"/>
                <w:bottom w:val="none" w:sz="0" w:space="0" w:color="auto"/>
                <w:right w:val="none" w:sz="0" w:space="0" w:color="auto"/>
              </w:divBdr>
            </w:div>
            <w:div w:id="952709010">
              <w:marLeft w:val="0"/>
              <w:marRight w:val="0"/>
              <w:marTop w:val="0"/>
              <w:marBottom w:val="0"/>
              <w:divBdr>
                <w:top w:val="none" w:sz="0" w:space="0" w:color="auto"/>
                <w:left w:val="none" w:sz="0" w:space="0" w:color="auto"/>
                <w:bottom w:val="none" w:sz="0" w:space="0" w:color="auto"/>
                <w:right w:val="none" w:sz="0" w:space="0" w:color="auto"/>
              </w:divBdr>
            </w:div>
            <w:div w:id="218634678">
              <w:marLeft w:val="0"/>
              <w:marRight w:val="0"/>
              <w:marTop w:val="0"/>
              <w:marBottom w:val="0"/>
              <w:divBdr>
                <w:top w:val="none" w:sz="0" w:space="0" w:color="auto"/>
                <w:left w:val="none" w:sz="0" w:space="0" w:color="auto"/>
                <w:bottom w:val="none" w:sz="0" w:space="0" w:color="auto"/>
                <w:right w:val="none" w:sz="0" w:space="0" w:color="auto"/>
              </w:divBdr>
            </w:div>
            <w:div w:id="16566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8697">
      <w:bodyDiv w:val="1"/>
      <w:marLeft w:val="0"/>
      <w:marRight w:val="0"/>
      <w:marTop w:val="0"/>
      <w:marBottom w:val="0"/>
      <w:divBdr>
        <w:top w:val="none" w:sz="0" w:space="0" w:color="auto"/>
        <w:left w:val="none" w:sz="0" w:space="0" w:color="auto"/>
        <w:bottom w:val="none" w:sz="0" w:space="0" w:color="auto"/>
        <w:right w:val="none" w:sz="0" w:space="0" w:color="auto"/>
      </w:divBdr>
    </w:div>
    <w:div w:id="836578743">
      <w:bodyDiv w:val="1"/>
      <w:marLeft w:val="0"/>
      <w:marRight w:val="0"/>
      <w:marTop w:val="0"/>
      <w:marBottom w:val="0"/>
      <w:divBdr>
        <w:top w:val="none" w:sz="0" w:space="0" w:color="auto"/>
        <w:left w:val="none" w:sz="0" w:space="0" w:color="auto"/>
        <w:bottom w:val="none" w:sz="0" w:space="0" w:color="auto"/>
        <w:right w:val="none" w:sz="0" w:space="0" w:color="auto"/>
      </w:divBdr>
    </w:div>
    <w:div w:id="837694537">
      <w:bodyDiv w:val="1"/>
      <w:marLeft w:val="0"/>
      <w:marRight w:val="0"/>
      <w:marTop w:val="0"/>
      <w:marBottom w:val="0"/>
      <w:divBdr>
        <w:top w:val="none" w:sz="0" w:space="0" w:color="auto"/>
        <w:left w:val="none" w:sz="0" w:space="0" w:color="auto"/>
        <w:bottom w:val="none" w:sz="0" w:space="0" w:color="auto"/>
        <w:right w:val="none" w:sz="0" w:space="0" w:color="auto"/>
      </w:divBdr>
    </w:div>
    <w:div w:id="839001044">
      <w:bodyDiv w:val="1"/>
      <w:marLeft w:val="0"/>
      <w:marRight w:val="0"/>
      <w:marTop w:val="0"/>
      <w:marBottom w:val="0"/>
      <w:divBdr>
        <w:top w:val="none" w:sz="0" w:space="0" w:color="auto"/>
        <w:left w:val="none" w:sz="0" w:space="0" w:color="auto"/>
        <w:bottom w:val="none" w:sz="0" w:space="0" w:color="auto"/>
        <w:right w:val="none" w:sz="0" w:space="0" w:color="auto"/>
      </w:divBdr>
    </w:div>
    <w:div w:id="839661695">
      <w:bodyDiv w:val="1"/>
      <w:marLeft w:val="0"/>
      <w:marRight w:val="0"/>
      <w:marTop w:val="0"/>
      <w:marBottom w:val="0"/>
      <w:divBdr>
        <w:top w:val="none" w:sz="0" w:space="0" w:color="auto"/>
        <w:left w:val="none" w:sz="0" w:space="0" w:color="auto"/>
        <w:bottom w:val="none" w:sz="0" w:space="0" w:color="auto"/>
        <w:right w:val="none" w:sz="0" w:space="0" w:color="auto"/>
      </w:divBdr>
    </w:div>
    <w:div w:id="844394509">
      <w:bodyDiv w:val="1"/>
      <w:marLeft w:val="0"/>
      <w:marRight w:val="0"/>
      <w:marTop w:val="0"/>
      <w:marBottom w:val="0"/>
      <w:divBdr>
        <w:top w:val="none" w:sz="0" w:space="0" w:color="auto"/>
        <w:left w:val="none" w:sz="0" w:space="0" w:color="auto"/>
        <w:bottom w:val="none" w:sz="0" w:space="0" w:color="auto"/>
        <w:right w:val="none" w:sz="0" w:space="0" w:color="auto"/>
      </w:divBdr>
    </w:div>
    <w:div w:id="858008795">
      <w:bodyDiv w:val="1"/>
      <w:marLeft w:val="0"/>
      <w:marRight w:val="0"/>
      <w:marTop w:val="0"/>
      <w:marBottom w:val="0"/>
      <w:divBdr>
        <w:top w:val="none" w:sz="0" w:space="0" w:color="auto"/>
        <w:left w:val="none" w:sz="0" w:space="0" w:color="auto"/>
        <w:bottom w:val="none" w:sz="0" w:space="0" w:color="auto"/>
        <w:right w:val="none" w:sz="0" w:space="0" w:color="auto"/>
      </w:divBdr>
      <w:divsChild>
        <w:div w:id="134161944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82014567">
      <w:bodyDiv w:val="1"/>
      <w:marLeft w:val="0"/>
      <w:marRight w:val="0"/>
      <w:marTop w:val="0"/>
      <w:marBottom w:val="0"/>
      <w:divBdr>
        <w:top w:val="none" w:sz="0" w:space="0" w:color="auto"/>
        <w:left w:val="none" w:sz="0" w:space="0" w:color="auto"/>
        <w:bottom w:val="none" w:sz="0" w:space="0" w:color="auto"/>
        <w:right w:val="none" w:sz="0" w:space="0" w:color="auto"/>
      </w:divBdr>
    </w:div>
    <w:div w:id="883105910">
      <w:bodyDiv w:val="1"/>
      <w:marLeft w:val="0"/>
      <w:marRight w:val="0"/>
      <w:marTop w:val="0"/>
      <w:marBottom w:val="0"/>
      <w:divBdr>
        <w:top w:val="none" w:sz="0" w:space="0" w:color="auto"/>
        <w:left w:val="none" w:sz="0" w:space="0" w:color="auto"/>
        <w:bottom w:val="none" w:sz="0" w:space="0" w:color="auto"/>
        <w:right w:val="none" w:sz="0" w:space="0" w:color="auto"/>
      </w:divBdr>
    </w:div>
    <w:div w:id="886574166">
      <w:bodyDiv w:val="1"/>
      <w:marLeft w:val="0"/>
      <w:marRight w:val="0"/>
      <w:marTop w:val="0"/>
      <w:marBottom w:val="0"/>
      <w:divBdr>
        <w:top w:val="none" w:sz="0" w:space="0" w:color="auto"/>
        <w:left w:val="none" w:sz="0" w:space="0" w:color="auto"/>
        <w:bottom w:val="none" w:sz="0" w:space="0" w:color="auto"/>
        <w:right w:val="none" w:sz="0" w:space="0" w:color="auto"/>
      </w:divBdr>
    </w:div>
    <w:div w:id="892472337">
      <w:bodyDiv w:val="1"/>
      <w:marLeft w:val="0"/>
      <w:marRight w:val="0"/>
      <w:marTop w:val="0"/>
      <w:marBottom w:val="0"/>
      <w:divBdr>
        <w:top w:val="none" w:sz="0" w:space="0" w:color="auto"/>
        <w:left w:val="none" w:sz="0" w:space="0" w:color="auto"/>
        <w:bottom w:val="none" w:sz="0" w:space="0" w:color="auto"/>
        <w:right w:val="none" w:sz="0" w:space="0" w:color="auto"/>
      </w:divBdr>
    </w:div>
    <w:div w:id="894122104">
      <w:bodyDiv w:val="1"/>
      <w:marLeft w:val="0"/>
      <w:marRight w:val="0"/>
      <w:marTop w:val="0"/>
      <w:marBottom w:val="0"/>
      <w:divBdr>
        <w:top w:val="none" w:sz="0" w:space="0" w:color="auto"/>
        <w:left w:val="none" w:sz="0" w:space="0" w:color="auto"/>
        <w:bottom w:val="none" w:sz="0" w:space="0" w:color="auto"/>
        <w:right w:val="none" w:sz="0" w:space="0" w:color="auto"/>
      </w:divBdr>
    </w:div>
    <w:div w:id="898590528">
      <w:bodyDiv w:val="1"/>
      <w:marLeft w:val="0"/>
      <w:marRight w:val="0"/>
      <w:marTop w:val="0"/>
      <w:marBottom w:val="0"/>
      <w:divBdr>
        <w:top w:val="none" w:sz="0" w:space="0" w:color="auto"/>
        <w:left w:val="none" w:sz="0" w:space="0" w:color="auto"/>
        <w:bottom w:val="none" w:sz="0" w:space="0" w:color="auto"/>
        <w:right w:val="none" w:sz="0" w:space="0" w:color="auto"/>
      </w:divBdr>
    </w:div>
    <w:div w:id="899251436">
      <w:bodyDiv w:val="1"/>
      <w:marLeft w:val="0"/>
      <w:marRight w:val="0"/>
      <w:marTop w:val="0"/>
      <w:marBottom w:val="0"/>
      <w:divBdr>
        <w:top w:val="none" w:sz="0" w:space="0" w:color="auto"/>
        <w:left w:val="none" w:sz="0" w:space="0" w:color="auto"/>
        <w:bottom w:val="none" w:sz="0" w:space="0" w:color="auto"/>
        <w:right w:val="none" w:sz="0" w:space="0" w:color="auto"/>
      </w:divBdr>
      <w:divsChild>
        <w:div w:id="1854100750">
          <w:marLeft w:val="0"/>
          <w:marRight w:val="0"/>
          <w:marTop w:val="0"/>
          <w:marBottom w:val="0"/>
          <w:divBdr>
            <w:top w:val="none" w:sz="0" w:space="0" w:color="auto"/>
            <w:left w:val="none" w:sz="0" w:space="0" w:color="auto"/>
            <w:bottom w:val="none" w:sz="0" w:space="0" w:color="auto"/>
            <w:right w:val="none" w:sz="0" w:space="0" w:color="auto"/>
          </w:divBdr>
        </w:div>
        <w:div w:id="1359232674">
          <w:marLeft w:val="0"/>
          <w:marRight w:val="0"/>
          <w:marTop w:val="0"/>
          <w:marBottom w:val="0"/>
          <w:divBdr>
            <w:top w:val="none" w:sz="0" w:space="0" w:color="auto"/>
            <w:left w:val="none" w:sz="0" w:space="0" w:color="auto"/>
            <w:bottom w:val="none" w:sz="0" w:space="0" w:color="auto"/>
            <w:right w:val="none" w:sz="0" w:space="0" w:color="auto"/>
          </w:divBdr>
        </w:div>
      </w:divsChild>
    </w:div>
    <w:div w:id="902986174">
      <w:bodyDiv w:val="1"/>
      <w:marLeft w:val="0"/>
      <w:marRight w:val="0"/>
      <w:marTop w:val="0"/>
      <w:marBottom w:val="0"/>
      <w:divBdr>
        <w:top w:val="none" w:sz="0" w:space="0" w:color="auto"/>
        <w:left w:val="none" w:sz="0" w:space="0" w:color="auto"/>
        <w:bottom w:val="none" w:sz="0" w:space="0" w:color="auto"/>
        <w:right w:val="none" w:sz="0" w:space="0" w:color="auto"/>
      </w:divBdr>
    </w:div>
    <w:div w:id="915284787">
      <w:bodyDiv w:val="1"/>
      <w:marLeft w:val="0"/>
      <w:marRight w:val="0"/>
      <w:marTop w:val="0"/>
      <w:marBottom w:val="0"/>
      <w:divBdr>
        <w:top w:val="none" w:sz="0" w:space="0" w:color="auto"/>
        <w:left w:val="none" w:sz="0" w:space="0" w:color="auto"/>
        <w:bottom w:val="none" w:sz="0" w:space="0" w:color="auto"/>
        <w:right w:val="none" w:sz="0" w:space="0" w:color="auto"/>
      </w:divBdr>
    </w:div>
    <w:div w:id="933442426">
      <w:bodyDiv w:val="1"/>
      <w:marLeft w:val="0"/>
      <w:marRight w:val="0"/>
      <w:marTop w:val="0"/>
      <w:marBottom w:val="0"/>
      <w:divBdr>
        <w:top w:val="none" w:sz="0" w:space="0" w:color="auto"/>
        <w:left w:val="none" w:sz="0" w:space="0" w:color="auto"/>
        <w:bottom w:val="none" w:sz="0" w:space="0" w:color="auto"/>
        <w:right w:val="none" w:sz="0" w:space="0" w:color="auto"/>
      </w:divBdr>
    </w:div>
    <w:div w:id="935480540">
      <w:bodyDiv w:val="1"/>
      <w:marLeft w:val="0"/>
      <w:marRight w:val="0"/>
      <w:marTop w:val="0"/>
      <w:marBottom w:val="0"/>
      <w:divBdr>
        <w:top w:val="none" w:sz="0" w:space="0" w:color="auto"/>
        <w:left w:val="none" w:sz="0" w:space="0" w:color="auto"/>
        <w:bottom w:val="none" w:sz="0" w:space="0" w:color="auto"/>
        <w:right w:val="none" w:sz="0" w:space="0" w:color="auto"/>
      </w:divBdr>
    </w:div>
    <w:div w:id="936862644">
      <w:bodyDiv w:val="1"/>
      <w:marLeft w:val="0"/>
      <w:marRight w:val="0"/>
      <w:marTop w:val="0"/>
      <w:marBottom w:val="0"/>
      <w:divBdr>
        <w:top w:val="none" w:sz="0" w:space="0" w:color="auto"/>
        <w:left w:val="none" w:sz="0" w:space="0" w:color="auto"/>
        <w:bottom w:val="none" w:sz="0" w:space="0" w:color="auto"/>
        <w:right w:val="none" w:sz="0" w:space="0" w:color="auto"/>
      </w:divBdr>
    </w:div>
    <w:div w:id="939292639">
      <w:bodyDiv w:val="1"/>
      <w:marLeft w:val="0"/>
      <w:marRight w:val="0"/>
      <w:marTop w:val="0"/>
      <w:marBottom w:val="0"/>
      <w:divBdr>
        <w:top w:val="none" w:sz="0" w:space="0" w:color="auto"/>
        <w:left w:val="none" w:sz="0" w:space="0" w:color="auto"/>
        <w:bottom w:val="none" w:sz="0" w:space="0" w:color="auto"/>
        <w:right w:val="none" w:sz="0" w:space="0" w:color="auto"/>
      </w:divBdr>
    </w:div>
    <w:div w:id="945111310">
      <w:bodyDiv w:val="1"/>
      <w:marLeft w:val="0"/>
      <w:marRight w:val="0"/>
      <w:marTop w:val="0"/>
      <w:marBottom w:val="0"/>
      <w:divBdr>
        <w:top w:val="none" w:sz="0" w:space="0" w:color="auto"/>
        <w:left w:val="none" w:sz="0" w:space="0" w:color="auto"/>
        <w:bottom w:val="none" w:sz="0" w:space="0" w:color="auto"/>
        <w:right w:val="none" w:sz="0" w:space="0" w:color="auto"/>
      </w:divBdr>
    </w:div>
    <w:div w:id="950356419">
      <w:bodyDiv w:val="1"/>
      <w:marLeft w:val="0"/>
      <w:marRight w:val="0"/>
      <w:marTop w:val="0"/>
      <w:marBottom w:val="0"/>
      <w:divBdr>
        <w:top w:val="none" w:sz="0" w:space="0" w:color="auto"/>
        <w:left w:val="none" w:sz="0" w:space="0" w:color="auto"/>
        <w:bottom w:val="none" w:sz="0" w:space="0" w:color="auto"/>
        <w:right w:val="none" w:sz="0" w:space="0" w:color="auto"/>
      </w:divBdr>
    </w:div>
    <w:div w:id="950547715">
      <w:bodyDiv w:val="1"/>
      <w:marLeft w:val="0"/>
      <w:marRight w:val="0"/>
      <w:marTop w:val="0"/>
      <w:marBottom w:val="0"/>
      <w:divBdr>
        <w:top w:val="none" w:sz="0" w:space="0" w:color="auto"/>
        <w:left w:val="none" w:sz="0" w:space="0" w:color="auto"/>
        <w:bottom w:val="none" w:sz="0" w:space="0" w:color="auto"/>
        <w:right w:val="none" w:sz="0" w:space="0" w:color="auto"/>
      </w:divBdr>
    </w:div>
    <w:div w:id="950548964">
      <w:bodyDiv w:val="1"/>
      <w:marLeft w:val="0"/>
      <w:marRight w:val="0"/>
      <w:marTop w:val="0"/>
      <w:marBottom w:val="0"/>
      <w:divBdr>
        <w:top w:val="none" w:sz="0" w:space="0" w:color="auto"/>
        <w:left w:val="none" w:sz="0" w:space="0" w:color="auto"/>
        <w:bottom w:val="none" w:sz="0" w:space="0" w:color="auto"/>
        <w:right w:val="none" w:sz="0" w:space="0" w:color="auto"/>
      </w:divBdr>
      <w:divsChild>
        <w:div w:id="1568495983">
          <w:marLeft w:val="0"/>
          <w:marRight w:val="0"/>
          <w:marTop w:val="0"/>
          <w:marBottom w:val="0"/>
          <w:divBdr>
            <w:top w:val="single" w:sz="6" w:space="0" w:color="D9DCDD"/>
            <w:left w:val="single" w:sz="6" w:space="0" w:color="D9DCDD"/>
            <w:bottom w:val="single" w:sz="6" w:space="0" w:color="D9DCDD"/>
            <w:right w:val="single" w:sz="6" w:space="0" w:color="D9DCDD"/>
          </w:divBdr>
          <w:divsChild>
            <w:div w:id="2062896826">
              <w:marLeft w:val="0"/>
              <w:marRight w:val="-450"/>
              <w:marTop w:val="0"/>
              <w:marBottom w:val="0"/>
              <w:divBdr>
                <w:top w:val="none" w:sz="0" w:space="0" w:color="auto"/>
                <w:left w:val="none" w:sz="0" w:space="0" w:color="auto"/>
                <w:bottom w:val="none" w:sz="0" w:space="0" w:color="auto"/>
                <w:right w:val="none" w:sz="0" w:space="0" w:color="auto"/>
              </w:divBdr>
              <w:divsChild>
                <w:div w:id="1549995029">
                  <w:marLeft w:val="435"/>
                  <w:marRight w:val="0"/>
                  <w:marTop w:val="0"/>
                  <w:marBottom w:val="0"/>
                  <w:divBdr>
                    <w:top w:val="none" w:sz="0" w:space="0" w:color="auto"/>
                    <w:left w:val="none" w:sz="0" w:space="0" w:color="auto"/>
                    <w:bottom w:val="none" w:sz="0" w:space="0" w:color="auto"/>
                    <w:right w:val="none" w:sz="0" w:space="0" w:color="auto"/>
                  </w:divBdr>
                  <w:divsChild>
                    <w:div w:id="963804858">
                      <w:marLeft w:val="0"/>
                      <w:marRight w:val="0"/>
                      <w:marTop w:val="0"/>
                      <w:marBottom w:val="0"/>
                      <w:divBdr>
                        <w:top w:val="none" w:sz="0" w:space="0" w:color="auto"/>
                        <w:left w:val="none" w:sz="0" w:space="0" w:color="auto"/>
                        <w:bottom w:val="none" w:sz="0" w:space="0" w:color="auto"/>
                        <w:right w:val="none" w:sz="0" w:space="0" w:color="auto"/>
                      </w:divBdr>
                      <w:divsChild>
                        <w:div w:id="547491062">
                          <w:marLeft w:val="0"/>
                          <w:marRight w:val="0"/>
                          <w:marTop w:val="0"/>
                          <w:marBottom w:val="0"/>
                          <w:divBdr>
                            <w:top w:val="none" w:sz="0" w:space="0" w:color="auto"/>
                            <w:left w:val="none" w:sz="0" w:space="0" w:color="auto"/>
                            <w:bottom w:val="none" w:sz="0" w:space="0" w:color="auto"/>
                            <w:right w:val="none" w:sz="0" w:space="0" w:color="auto"/>
                          </w:divBdr>
                          <w:divsChild>
                            <w:div w:id="2003194947">
                              <w:marLeft w:val="0"/>
                              <w:marRight w:val="0"/>
                              <w:marTop w:val="0"/>
                              <w:marBottom w:val="0"/>
                              <w:divBdr>
                                <w:top w:val="none" w:sz="0" w:space="0" w:color="auto"/>
                                <w:left w:val="none" w:sz="0" w:space="0" w:color="auto"/>
                                <w:bottom w:val="none" w:sz="0" w:space="0" w:color="auto"/>
                                <w:right w:val="none" w:sz="0" w:space="0" w:color="auto"/>
                              </w:divBdr>
                              <w:divsChild>
                                <w:div w:id="1439721229">
                                  <w:marLeft w:val="0"/>
                                  <w:marRight w:val="0"/>
                                  <w:marTop w:val="0"/>
                                  <w:marBottom w:val="0"/>
                                  <w:divBdr>
                                    <w:top w:val="none" w:sz="0" w:space="0" w:color="auto"/>
                                    <w:left w:val="none" w:sz="0" w:space="0" w:color="auto"/>
                                    <w:bottom w:val="none" w:sz="0" w:space="0" w:color="auto"/>
                                    <w:right w:val="none" w:sz="0" w:space="0" w:color="auto"/>
                                  </w:divBdr>
                                  <w:divsChild>
                                    <w:div w:id="1711683134">
                                      <w:marLeft w:val="0"/>
                                      <w:marRight w:val="0"/>
                                      <w:marTop w:val="0"/>
                                      <w:marBottom w:val="0"/>
                                      <w:divBdr>
                                        <w:top w:val="none" w:sz="0" w:space="0" w:color="auto"/>
                                        <w:left w:val="none" w:sz="0" w:space="0" w:color="auto"/>
                                        <w:bottom w:val="none" w:sz="0" w:space="0" w:color="auto"/>
                                        <w:right w:val="none" w:sz="0" w:space="0" w:color="auto"/>
                                      </w:divBdr>
                                    </w:div>
                                    <w:div w:id="22966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560943">
          <w:marLeft w:val="0"/>
          <w:marRight w:val="0"/>
          <w:marTop w:val="0"/>
          <w:marBottom w:val="0"/>
          <w:divBdr>
            <w:top w:val="single" w:sz="6" w:space="0" w:color="D9DCDD"/>
            <w:left w:val="single" w:sz="6" w:space="0" w:color="D9DCDD"/>
            <w:bottom w:val="single" w:sz="6" w:space="0" w:color="D9DCDD"/>
            <w:right w:val="single" w:sz="6" w:space="0" w:color="D9DCDD"/>
          </w:divBdr>
          <w:divsChild>
            <w:div w:id="1971285198">
              <w:marLeft w:val="0"/>
              <w:marRight w:val="-450"/>
              <w:marTop w:val="0"/>
              <w:marBottom w:val="0"/>
              <w:divBdr>
                <w:top w:val="none" w:sz="0" w:space="0" w:color="auto"/>
                <w:left w:val="none" w:sz="0" w:space="0" w:color="auto"/>
                <w:bottom w:val="none" w:sz="0" w:space="0" w:color="auto"/>
                <w:right w:val="none" w:sz="0" w:space="0" w:color="auto"/>
              </w:divBdr>
              <w:divsChild>
                <w:div w:id="897786041">
                  <w:marLeft w:val="435"/>
                  <w:marRight w:val="0"/>
                  <w:marTop w:val="0"/>
                  <w:marBottom w:val="0"/>
                  <w:divBdr>
                    <w:top w:val="none" w:sz="0" w:space="0" w:color="auto"/>
                    <w:left w:val="none" w:sz="0" w:space="0" w:color="auto"/>
                    <w:bottom w:val="none" w:sz="0" w:space="0" w:color="auto"/>
                    <w:right w:val="none" w:sz="0" w:space="0" w:color="auto"/>
                  </w:divBdr>
                  <w:divsChild>
                    <w:div w:id="111563019">
                      <w:marLeft w:val="0"/>
                      <w:marRight w:val="0"/>
                      <w:marTop w:val="0"/>
                      <w:marBottom w:val="0"/>
                      <w:divBdr>
                        <w:top w:val="none" w:sz="0" w:space="0" w:color="auto"/>
                        <w:left w:val="none" w:sz="0" w:space="0" w:color="auto"/>
                        <w:bottom w:val="none" w:sz="0" w:space="0" w:color="auto"/>
                        <w:right w:val="none" w:sz="0" w:space="0" w:color="auto"/>
                      </w:divBdr>
                      <w:divsChild>
                        <w:div w:id="205215029">
                          <w:marLeft w:val="0"/>
                          <w:marRight w:val="0"/>
                          <w:marTop w:val="0"/>
                          <w:marBottom w:val="0"/>
                          <w:divBdr>
                            <w:top w:val="none" w:sz="0" w:space="0" w:color="auto"/>
                            <w:left w:val="none" w:sz="0" w:space="0" w:color="auto"/>
                            <w:bottom w:val="none" w:sz="0" w:space="0" w:color="auto"/>
                            <w:right w:val="none" w:sz="0" w:space="0" w:color="auto"/>
                          </w:divBdr>
                          <w:divsChild>
                            <w:div w:id="746458613">
                              <w:marLeft w:val="0"/>
                              <w:marRight w:val="0"/>
                              <w:marTop w:val="0"/>
                              <w:marBottom w:val="0"/>
                              <w:divBdr>
                                <w:top w:val="none" w:sz="0" w:space="0" w:color="auto"/>
                                <w:left w:val="none" w:sz="0" w:space="0" w:color="auto"/>
                                <w:bottom w:val="none" w:sz="0" w:space="0" w:color="auto"/>
                                <w:right w:val="none" w:sz="0" w:space="0" w:color="auto"/>
                              </w:divBdr>
                              <w:divsChild>
                                <w:div w:id="1570651675">
                                  <w:marLeft w:val="0"/>
                                  <w:marRight w:val="0"/>
                                  <w:marTop w:val="0"/>
                                  <w:marBottom w:val="0"/>
                                  <w:divBdr>
                                    <w:top w:val="none" w:sz="0" w:space="0" w:color="auto"/>
                                    <w:left w:val="none" w:sz="0" w:space="0" w:color="auto"/>
                                    <w:bottom w:val="none" w:sz="0" w:space="0" w:color="auto"/>
                                    <w:right w:val="none" w:sz="0" w:space="0" w:color="auto"/>
                                  </w:divBdr>
                                  <w:divsChild>
                                    <w:div w:id="518085738">
                                      <w:marLeft w:val="0"/>
                                      <w:marRight w:val="0"/>
                                      <w:marTop w:val="0"/>
                                      <w:marBottom w:val="0"/>
                                      <w:divBdr>
                                        <w:top w:val="none" w:sz="0" w:space="0" w:color="auto"/>
                                        <w:left w:val="none" w:sz="0" w:space="0" w:color="auto"/>
                                        <w:bottom w:val="none" w:sz="0" w:space="0" w:color="auto"/>
                                        <w:right w:val="none" w:sz="0" w:space="0" w:color="auto"/>
                                      </w:divBdr>
                                    </w:div>
                                    <w:div w:id="89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900348">
          <w:marLeft w:val="0"/>
          <w:marRight w:val="0"/>
          <w:marTop w:val="0"/>
          <w:marBottom w:val="0"/>
          <w:divBdr>
            <w:top w:val="single" w:sz="6" w:space="0" w:color="D9DCDD"/>
            <w:left w:val="single" w:sz="6" w:space="0" w:color="D9DCDD"/>
            <w:bottom w:val="single" w:sz="6" w:space="0" w:color="D9DCDD"/>
            <w:right w:val="single" w:sz="6" w:space="0" w:color="D9DCDD"/>
          </w:divBdr>
          <w:divsChild>
            <w:div w:id="1346441693">
              <w:marLeft w:val="0"/>
              <w:marRight w:val="-450"/>
              <w:marTop w:val="0"/>
              <w:marBottom w:val="0"/>
              <w:divBdr>
                <w:top w:val="none" w:sz="0" w:space="0" w:color="auto"/>
                <w:left w:val="none" w:sz="0" w:space="0" w:color="auto"/>
                <w:bottom w:val="none" w:sz="0" w:space="0" w:color="auto"/>
                <w:right w:val="none" w:sz="0" w:space="0" w:color="auto"/>
              </w:divBdr>
              <w:divsChild>
                <w:div w:id="1675574065">
                  <w:marLeft w:val="435"/>
                  <w:marRight w:val="0"/>
                  <w:marTop w:val="0"/>
                  <w:marBottom w:val="0"/>
                  <w:divBdr>
                    <w:top w:val="none" w:sz="0" w:space="0" w:color="auto"/>
                    <w:left w:val="none" w:sz="0" w:space="0" w:color="auto"/>
                    <w:bottom w:val="none" w:sz="0" w:space="0" w:color="auto"/>
                    <w:right w:val="none" w:sz="0" w:space="0" w:color="auto"/>
                  </w:divBdr>
                  <w:divsChild>
                    <w:div w:id="521360866">
                      <w:marLeft w:val="0"/>
                      <w:marRight w:val="0"/>
                      <w:marTop w:val="0"/>
                      <w:marBottom w:val="0"/>
                      <w:divBdr>
                        <w:top w:val="none" w:sz="0" w:space="0" w:color="auto"/>
                        <w:left w:val="none" w:sz="0" w:space="0" w:color="auto"/>
                        <w:bottom w:val="none" w:sz="0" w:space="0" w:color="auto"/>
                        <w:right w:val="none" w:sz="0" w:space="0" w:color="auto"/>
                      </w:divBdr>
                      <w:divsChild>
                        <w:div w:id="317072324">
                          <w:marLeft w:val="0"/>
                          <w:marRight w:val="0"/>
                          <w:marTop w:val="0"/>
                          <w:marBottom w:val="0"/>
                          <w:divBdr>
                            <w:top w:val="none" w:sz="0" w:space="0" w:color="auto"/>
                            <w:left w:val="none" w:sz="0" w:space="0" w:color="auto"/>
                            <w:bottom w:val="none" w:sz="0" w:space="0" w:color="auto"/>
                            <w:right w:val="none" w:sz="0" w:space="0" w:color="auto"/>
                          </w:divBdr>
                          <w:divsChild>
                            <w:div w:id="2098672797">
                              <w:marLeft w:val="0"/>
                              <w:marRight w:val="0"/>
                              <w:marTop w:val="0"/>
                              <w:marBottom w:val="0"/>
                              <w:divBdr>
                                <w:top w:val="none" w:sz="0" w:space="0" w:color="auto"/>
                                <w:left w:val="none" w:sz="0" w:space="0" w:color="auto"/>
                                <w:bottom w:val="none" w:sz="0" w:space="0" w:color="auto"/>
                                <w:right w:val="none" w:sz="0" w:space="0" w:color="auto"/>
                              </w:divBdr>
                              <w:divsChild>
                                <w:div w:id="14893844">
                                  <w:marLeft w:val="0"/>
                                  <w:marRight w:val="0"/>
                                  <w:marTop w:val="0"/>
                                  <w:marBottom w:val="0"/>
                                  <w:divBdr>
                                    <w:top w:val="none" w:sz="0" w:space="0" w:color="auto"/>
                                    <w:left w:val="none" w:sz="0" w:space="0" w:color="auto"/>
                                    <w:bottom w:val="none" w:sz="0" w:space="0" w:color="auto"/>
                                    <w:right w:val="none" w:sz="0" w:space="0" w:color="auto"/>
                                  </w:divBdr>
                                  <w:divsChild>
                                    <w:div w:id="1852181125">
                                      <w:marLeft w:val="0"/>
                                      <w:marRight w:val="0"/>
                                      <w:marTop w:val="0"/>
                                      <w:marBottom w:val="0"/>
                                      <w:divBdr>
                                        <w:top w:val="none" w:sz="0" w:space="0" w:color="auto"/>
                                        <w:left w:val="none" w:sz="0" w:space="0" w:color="auto"/>
                                        <w:bottom w:val="none" w:sz="0" w:space="0" w:color="auto"/>
                                        <w:right w:val="none" w:sz="0" w:space="0" w:color="auto"/>
                                      </w:divBdr>
                                    </w:div>
                                    <w:div w:id="656373637">
                                      <w:marLeft w:val="0"/>
                                      <w:marRight w:val="0"/>
                                      <w:marTop w:val="0"/>
                                      <w:marBottom w:val="0"/>
                                      <w:divBdr>
                                        <w:top w:val="none" w:sz="0" w:space="0" w:color="auto"/>
                                        <w:left w:val="none" w:sz="0" w:space="0" w:color="auto"/>
                                        <w:bottom w:val="none" w:sz="0" w:space="0" w:color="auto"/>
                                        <w:right w:val="none" w:sz="0" w:space="0" w:color="auto"/>
                                      </w:divBdr>
                                    </w:div>
                                    <w:div w:id="1288896702">
                                      <w:marLeft w:val="0"/>
                                      <w:marRight w:val="0"/>
                                      <w:marTop w:val="0"/>
                                      <w:marBottom w:val="0"/>
                                      <w:divBdr>
                                        <w:top w:val="none" w:sz="0" w:space="0" w:color="auto"/>
                                        <w:left w:val="none" w:sz="0" w:space="0" w:color="auto"/>
                                        <w:bottom w:val="none" w:sz="0" w:space="0" w:color="auto"/>
                                        <w:right w:val="none" w:sz="0" w:space="0" w:color="auto"/>
                                      </w:divBdr>
                                    </w:div>
                                    <w:div w:id="109591537">
                                      <w:marLeft w:val="0"/>
                                      <w:marRight w:val="0"/>
                                      <w:marTop w:val="0"/>
                                      <w:marBottom w:val="0"/>
                                      <w:divBdr>
                                        <w:top w:val="none" w:sz="0" w:space="0" w:color="auto"/>
                                        <w:left w:val="none" w:sz="0" w:space="0" w:color="auto"/>
                                        <w:bottom w:val="none" w:sz="0" w:space="0" w:color="auto"/>
                                        <w:right w:val="none" w:sz="0" w:space="0" w:color="auto"/>
                                      </w:divBdr>
                                    </w:div>
                                    <w:div w:id="488713230">
                                      <w:marLeft w:val="0"/>
                                      <w:marRight w:val="0"/>
                                      <w:marTop w:val="0"/>
                                      <w:marBottom w:val="0"/>
                                      <w:divBdr>
                                        <w:top w:val="none" w:sz="0" w:space="0" w:color="auto"/>
                                        <w:left w:val="none" w:sz="0" w:space="0" w:color="auto"/>
                                        <w:bottom w:val="none" w:sz="0" w:space="0" w:color="auto"/>
                                        <w:right w:val="none" w:sz="0" w:space="0" w:color="auto"/>
                                      </w:divBdr>
                                    </w:div>
                                    <w:div w:id="661936595">
                                      <w:marLeft w:val="0"/>
                                      <w:marRight w:val="0"/>
                                      <w:marTop w:val="0"/>
                                      <w:marBottom w:val="0"/>
                                      <w:divBdr>
                                        <w:top w:val="none" w:sz="0" w:space="0" w:color="auto"/>
                                        <w:left w:val="none" w:sz="0" w:space="0" w:color="auto"/>
                                        <w:bottom w:val="none" w:sz="0" w:space="0" w:color="auto"/>
                                        <w:right w:val="none" w:sz="0" w:space="0" w:color="auto"/>
                                      </w:divBdr>
                                    </w:div>
                                    <w:div w:id="177433807">
                                      <w:marLeft w:val="0"/>
                                      <w:marRight w:val="0"/>
                                      <w:marTop w:val="0"/>
                                      <w:marBottom w:val="0"/>
                                      <w:divBdr>
                                        <w:top w:val="none" w:sz="0" w:space="0" w:color="auto"/>
                                        <w:left w:val="none" w:sz="0" w:space="0" w:color="auto"/>
                                        <w:bottom w:val="none" w:sz="0" w:space="0" w:color="auto"/>
                                        <w:right w:val="none" w:sz="0" w:space="0" w:color="auto"/>
                                      </w:divBdr>
                                    </w:div>
                                    <w:div w:id="1901162057">
                                      <w:marLeft w:val="0"/>
                                      <w:marRight w:val="0"/>
                                      <w:marTop w:val="0"/>
                                      <w:marBottom w:val="0"/>
                                      <w:divBdr>
                                        <w:top w:val="none" w:sz="0" w:space="0" w:color="auto"/>
                                        <w:left w:val="none" w:sz="0" w:space="0" w:color="auto"/>
                                        <w:bottom w:val="none" w:sz="0" w:space="0" w:color="auto"/>
                                        <w:right w:val="none" w:sz="0" w:space="0" w:color="auto"/>
                                      </w:divBdr>
                                    </w:div>
                                    <w:div w:id="2096318969">
                                      <w:marLeft w:val="0"/>
                                      <w:marRight w:val="0"/>
                                      <w:marTop w:val="0"/>
                                      <w:marBottom w:val="0"/>
                                      <w:divBdr>
                                        <w:top w:val="none" w:sz="0" w:space="0" w:color="auto"/>
                                        <w:left w:val="none" w:sz="0" w:space="0" w:color="auto"/>
                                        <w:bottom w:val="none" w:sz="0" w:space="0" w:color="auto"/>
                                        <w:right w:val="none" w:sz="0" w:space="0" w:color="auto"/>
                                      </w:divBdr>
                                    </w:div>
                                    <w:div w:id="8527693">
                                      <w:marLeft w:val="0"/>
                                      <w:marRight w:val="0"/>
                                      <w:marTop w:val="0"/>
                                      <w:marBottom w:val="0"/>
                                      <w:divBdr>
                                        <w:top w:val="none" w:sz="0" w:space="0" w:color="auto"/>
                                        <w:left w:val="none" w:sz="0" w:space="0" w:color="auto"/>
                                        <w:bottom w:val="none" w:sz="0" w:space="0" w:color="auto"/>
                                        <w:right w:val="none" w:sz="0" w:space="0" w:color="auto"/>
                                      </w:divBdr>
                                    </w:div>
                                    <w:div w:id="1764497108">
                                      <w:marLeft w:val="0"/>
                                      <w:marRight w:val="0"/>
                                      <w:marTop w:val="0"/>
                                      <w:marBottom w:val="0"/>
                                      <w:divBdr>
                                        <w:top w:val="none" w:sz="0" w:space="0" w:color="auto"/>
                                        <w:left w:val="none" w:sz="0" w:space="0" w:color="auto"/>
                                        <w:bottom w:val="none" w:sz="0" w:space="0" w:color="auto"/>
                                        <w:right w:val="none" w:sz="0" w:space="0" w:color="auto"/>
                                      </w:divBdr>
                                    </w:div>
                                    <w:div w:id="1346516782">
                                      <w:marLeft w:val="0"/>
                                      <w:marRight w:val="0"/>
                                      <w:marTop w:val="0"/>
                                      <w:marBottom w:val="0"/>
                                      <w:divBdr>
                                        <w:top w:val="none" w:sz="0" w:space="0" w:color="auto"/>
                                        <w:left w:val="none" w:sz="0" w:space="0" w:color="auto"/>
                                        <w:bottom w:val="none" w:sz="0" w:space="0" w:color="auto"/>
                                        <w:right w:val="none" w:sz="0" w:space="0" w:color="auto"/>
                                      </w:divBdr>
                                    </w:div>
                                    <w:div w:id="1946839848">
                                      <w:marLeft w:val="0"/>
                                      <w:marRight w:val="0"/>
                                      <w:marTop w:val="0"/>
                                      <w:marBottom w:val="0"/>
                                      <w:divBdr>
                                        <w:top w:val="none" w:sz="0" w:space="0" w:color="auto"/>
                                        <w:left w:val="none" w:sz="0" w:space="0" w:color="auto"/>
                                        <w:bottom w:val="none" w:sz="0" w:space="0" w:color="auto"/>
                                        <w:right w:val="none" w:sz="0" w:space="0" w:color="auto"/>
                                      </w:divBdr>
                                    </w:div>
                                    <w:div w:id="148987444">
                                      <w:marLeft w:val="0"/>
                                      <w:marRight w:val="0"/>
                                      <w:marTop w:val="0"/>
                                      <w:marBottom w:val="0"/>
                                      <w:divBdr>
                                        <w:top w:val="none" w:sz="0" w:space="0" w:color="auto"/>
                                        <w:left w:val="none" w:sz="0" w:space="0" w:color="auto"/>
                                        <w:bottom w:val="none" w:sz="0" w:space="0" w:color="auto"/>
                                        <w:right w:val="none" w:sz="0" w:space="0" w:color="auto"/>
                                      </w:divBdr>
                                    </w:div>
                                    <w:div w:id="3080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0416">
          <w:marLeft w:val="0"/>
          <w:marRight w:val="0"/>
          <w:marTop w:val="0"/>
          <w:marBottom w:val="0"/>
          <w:divBdr>
            <w:top w:val="single" w:sz="6" w:space="0" w:color="D9DCDD"/>
            <w:left w:val="single" w:sz="6" w:space="0" w:color="D9DCDD"/>
            <w:bottom w:val="single" w:sz="6" w:space="0" w:color="D9DCDD"/>
            <w:right w:val="single" w:sz="6" w:space="0" w:color="D9DCDD"/>
          </w:divBdr>
          <w:divsChild>
            <w:div w:id="536813704">
              <w:marLeft w:val="0"/>
              <w:marRight w:val="-450"/>
              <w:marTop w:val="0"/>
              <w:marBottom w:val="0"/>
              <w:divBdr>
                <w:top w:val="none" w:sz="0" w:space="0" w:color="auto"/>
                <w:left w:val="none" w:sz="0" w:space="0" w:color="auto"/>
                <w:bottom w:val="none" w:sz="0" w:space="0" w:color="auto"/>
                <w:right w:val="none" w:sz="0" w:space="0" w:color="auto"/>
              </w:divBdr>
              <w:divsChild>
                <w:div w:id="1755933934">
                  <w:marLeft w:val="435"/>
                  <w:marRight w:val="0"/>
                  <w:marTop w:val="0"/>
                  <w:marBottom w:val="0"/>
                  <w:divBdr>
                    <w:top w:val="none" w:sz="0" w:space="0" w:color="auto"/>
                    <w:left w:val="none" w:sz="0" w:space="0" w:color="auto"/>
                    <w:bottom w:val="none" w:sz="0" w:space="0" w:color="auto"/>
                    <w:right w:val="none" w:sz="0" w:space="0" w:color="auto"/>
                  </w:divBdr>
                  <w:divsChild>
                    <w:div w:id="1385374702">
                      <w:marLeft w:val="0"/>
                      <w:marRight w:val="0"/>
                      <w:marTop w:val="0"/>
                      <w:marBottom w:val="0"/>
                      <w:divBdr>
                        <w:top w:val="none" w:sz="0" w:space="0" w:color="auto"/>
                        <w:left w:val="none" w:sz="0" w:space="0" w:color="auto"/>
                        <w:bottom w:val="none" w:sz="0" w:space="0" w:color="auto"/>
                        <w:right w:val="none" w:sz="0" w:space="0" w:color="auto"/>
                      </w:divBdr>
                      <w:divsChild>
                        <w:div w:id="489256737">
                          <w:marLeft w:val="0"/>
                          <w:marRight w:val="0"/>
                          <w:marTop w:val="0"/>
                          <w:marBottom w:val="0"/>
                          <w:divBdr>
                            <w:top w:val="none" w:sz="0" w:space="0" w:color="auto"/>
                            <w:left w:val="none" w:sz="0" w:space="0" w:color="auto"/>
                            <w:bottom w:val="none" w:sz="0" w:space="0" w:color="auto"/>
                            <w:right w:val="none" w:sz="0" w:space="0" w:color="auto"/>
                          </w:divBdr>
                          <w:divsChild>
                            <w:div w:id="1409234315">
                              <w:marLeft w:val="0"/>
                              <w:marRight w:val="0"/>
                              <w:marTop w:val="0"/>
                              <w:marBottom w:val="0"/>
                              <w:divBdr>
                                <w:top w:val="none" w:sz="0" w:space="0" w:color="auto"/>
                                <w:left w:val="none" w:sz="0" w:space="0" w:color="auto"/>
                                <w:bottom w:val="none" w:sz="0" w:space="0" w:color="auto"/>
                                <w:right w:val="none" w:sz="0" w:space="0" w:color="auto"/>
                              </w:divBdr>
                              <w:divsChild>
                                <w:div w:id="674112190">
                                  <w:marLeft w:val="0"/>
                                  <w:marRight w:val="0"/>
                                  <w:marTop w:val="0"/>
                                  <w:marBottom w:val="0"/>
                                  <w:divBdr>
                                    <w:top w:val="none" w:sz="0" w:space="0" w:color="auto"/>
                                    <w:left w:val="none" w:sz="0" w:space="0" w:color="auto"/>
                                    <w:bottom w:val="none" w:sz="0" w:space="0" w:color="auto"/>
                                    <w:right w:val="none" w:sz="0" w:space="0" w:color="auto"/>
                                  </w:divBdr>
                                  <w:divsChild>
                                    <w:div w:id="111170183">
                                      <w:marLeft w:val="0"/>
                                      <w:marRight w:val="0"/>
                                      <w:marTop w:val="0"/>
                                      <w:marBottom w:val="0"/>
                                      <w:divBdr>
                                        <w:top w:val="none" w:sz="0" w:space="0" w:color="auto"/>
                                        <w:left w:val="none" w:sz="0" w:space="0" w:color="auto"/>
                                        <w:bottom w:val="none" w:sz="0" w:space="0" w:color="auto"/>
                                        <w:right w:val="none" w:sz="0" w:space="0" w:color="auto"/>
                                      </w:divBdr>
                                    </w:div>
                                    <w:div w:id="477965612">
                                      <w:marLeft w:val="0"/>
                                      <w:marRight w:val="0"/>
                                      <w:marTop w:val="0"/>
                                      <w:marBottom w:val="0"/>
                                      <w:divBdr>
                                        <w:top w:val="none" w:sz="0" w:space="0" w:color="auto"/>
                                        <w:left w:val="none" w:sz="0" w:space="0" w:color="auto"/>
                                        <w:bottom w:val="none" w:sz="0" w:space="0" w:color="auto"/>
                                        <w:right w:val="none" w:sz="0" w:space="0" w:color="auto"/>
                                      </w:divBdr>
                                    </w:div>
                                    <w:div w:id="143939231">
                                      <w:marLeft w:val="0"/>
                                      <w:marRight w:val="0"/>
                                      <w:marTop w:val="0"/>
                                      <w:marBottom w:val="0"/>
                                      <w:divBdr>
                                        <w:top w:val="none" w:sz="0" w:space="0" w:color="auto"/>
                                        <w:left w:val="none" w:sz="0" w:space="0" w:color="auto"/>
                                        <w:bottom w:val="none" w:sz="0" w:space="0" w:color="auto"/>
                                        <w:right w:val="none" w:sz="0" w:space="0" w:color="auto"/>
                                      </w:divBdr>
                                    </w:div>
                                    <w:div w:id="940260486">
                                      <w:marLeft w:val="0"/>
                                      <w:marRight w:val="0"/>
                                      <w:marTop w:val="0"/>
                                      <w:marBottom w:val="0"/>
                                      <w:divBdr>
                                        <w:top w:val="none" w:sz="0" w:space="0" w:color="auto"/>
                                        <w:left w:val="none" w:sz="0" w:space="0" w:color="auto"/>
                                        <w:bottom w:val="none" w:sz="0" w:space="0" w:color="auto"/>
                                        <w:right w:val="none" w:sz="0" w:space="0" w:color="auto"/>
                                      </w:divBdr>
                                    </w:div>
                                    <w:div w:id="189144617">
                                      <w:marLeft w:val="0"/>
                                      <w:marRight w:val="0"/>
                                      <w:marTop w:val="0"/>
                                      <w:marBottom w:val="0"/>
                                      <w:divBdr>
                                        <w:top w:val="none" w:sz="0" w:space="0" w:color="auto"/>
                                        <w:left w:val="none" w:sz="0" w:space="0" w:color="auto"/>
                                        <w:bottom w:val="none" w:sz="0" w:space="0" w:color="auto"/>
                                        <w:right w:val="none" w:sz="0" w:space="0" w:color="auto"/>
                                      </w:divBdr>
                                    </w:div>
                                    <w:div w:id="605696263">
                                      <w:marLeft w:val="0"/>
                                      <w:marRight w:val="0"/>
                                      <w:marTop w:val="0"/>
                                      <w:marBottom w:val="0"/>
                                      <w:divBdr>
                                        <w:top w:val="none" w:sz="0" w:space="0" w:color="auto"/>
                                        <w:left w:val="none" w:sz="0" w:space="0" w:color="auto"/>
                                        <w:bottom w:val="none" w:sz="0" w:space="0" w:color="auto"/>
                                        <w:right w:val="none" w:sz="0" w:space="0" w:color="auto"/>
                                      </w:divBdr>
                                    </w:div>
                                    <w:div w:id="2035878898">
                                      <w:marLeft w:val="0"/>
                                      <w:marRight w:val="0"/>
                                      <w:marTop w:val="0"/>
                                      <w:marBottom w:val="0"/>
                                      <w:divBdr>
                                        <w:top w:val="none" w:sz="0" w:space="0" w:color="auto"/>
                                        <w:left w:val="none" w:sz="0" w:space="0" w:color="auto"/>
                                        <w:bottom w:val="none" w:sz="0" w:space="0" w:color="auto"/>
                                        <w:right w:val="none" w:sz="0" w:space="0" w:color="auto"/>
                                      </w:divBdr>
                                    </w:div>
                                    <w:div w:id="1101293341">
                                      <w:marLeft w:val="0"/>
                                      <w:marRight w:val="0"/>
                                      <w:marTop w:val="0"/>
                                      <w:marBottom w:val="0"/>
                                      <w:divBdr>
                                        <w:top w:val="none" w:sz="0" w:space="0" w:color="auto"/>
                                        <w:left w:val="none" w:sz="0" w:space="0" w:color="auto"/>
                                        <w:bottom w:val="none" w:sz="0" w:space="0" w:color="auto"/>
                                        <w:right w:val="none" w:sz="0" w:space="0" w:color="auto"/>
                                      </w:divBdr>
                                    </w:div>
                                    <w:div w:id="1630821666">
                                      <w:marLeft w:val="0"/>
                                      <w:marRight w:val="0"/>
                                      <w:marTop w:val="0"/>
                                      <w:marBottom w:val="0"/>
                                      <w:divBdr>
                                        <w:top w:val="none" w:sz="0" w:space="0" w:color="auto"/>
                                        <w:left w:val="none" w:sz="0" w:space="0" w:color="auto"/>
                                        <w:bottom w:val="none" w:sz="0" w:space="0" w:color="auto"/>
                                        <w:right w:val="none" w:sz="0" w:space="0" w:color="auto"/>
                                      </w:divBdr>
                                    </w:div>
                                    <w:div w:id="1976331466">
                                      <w:marLeft w:val="0"/>
                                      <w:marRight w:val="0"/>
                                      <w:marTop w:val="0"/>
                                      <w:marBottom w:val="0"/>
                                      <w:divBdr>
                                        <w:top w:val="none" w:sz="0" w:space="0" w:color="auto"/>
                                        <w:left w:val="none" w:sz="0" w:space="0" w:color="auto"/>
                                        <w:bottom w:val="none" w:sz="0" w:space="0" w:color="auto"/>
                                        <w:right w:val="none" w:sz="0" w:space="0" w:color="auto"/>
                                      </w:divBdr>
                                    </w:div>
                                    <w:div w:id="768695289">
                                      <w:marLeft w:val="0"/>
                                      <w:marRight w:val="0"/>
                                      <w:marTop w:val="0"/>
                                      <w:marBottom w:val="0"/>
                                      <w:divBdr>
                                        <w:top w:val="none" w:sz="0" w:space="0" w:color="auto"/>
                                        <w:left w:val="none" w:sz="0" w:space="0" w:color="auto"/>
                                        <w:bottom w:val="none" w:sz="0" w:space="0" w:color="auto"/>
                                        <w:right w:val="none" w:sz="0" w:space="0" w:color="auto"/>
                                      </w:divBdr>
                                    </w:div>
                                    <w:div w:id="193812652">
                                      <w:marLeft w:val="0"/>
                                      <w:marRight w:val="0"/>
                                      <w:marTop w:val="0"/>
                                      <w:marBottom w:val="0"/>
                                      <w:divBdr>
                                        <w:top w:val="none" w:sz="0" w:space="0" w:color="auto"/>
                                        <w:left w:val="none" w:sz="0" w:space="0" w:color="auto"/>
                                        <w:bottom w:val="none" w:sz="0" w:space="0" w:color="auto"/>
                                        <w:right w:val="none" w:sz="0" w:space="0" w:color="auto"/>
                                      </w:divBdr>
                                    </w:div>
                                    <w:div w:id="1758011939">
                                      <w:marLeft w:val="0"/>
                                      <w:marRight w:val="0"/>
                                      <w:marTop w:val="0"/>
                                      <w:marBottom w:val="0"/>
                                      <w:divBdr>
                                        <w:top w:val="none" w:sz="0" w:space="0" w:color="auto"/>
                                        <w:left w:val="none" w:sz="0" w:space="0" w:color="auto"/>
                                        <w:bottom w:val="none" w:sz="0" w:space="0" w:color="auto"/>
                                        <w:right w:val="none" w:sz="0" w:space="0" w:color="auto"/>
                                      </w:divBdr>
                                    </w:div>
                                    <w:div w:id="1035425210">
                                      <w:marLeft w:val="0"/>
                                      <w:marRight w:val="0"/>
                                      <w:marTop w:val="0"/>
                                      <w:marBottom w:val="0"/>
                                      <w:divBdr>
                                        <w:top w:val="none" w:sz="0" w:space="0" w:color="auto"/>
                                        <w:left w:val="none" w:sz="0" w:space="0" w:color="auto"/>
                                        <w:bottom w:val="none" w:sz="0" w:space="0" w:color="auto"/>
                                        <w:right w:val="none" w:sz="0" w:space="0" w:color="auto"/>
                                      </w:divBdr>
                                    </w:div>
                                    <w:div w:id="1507744667">
                                      <w:marLeft w:val="0"/>
                                      <w:marRight w:val="0"/>
                                      <w:marTop w:val="0"/>
                                      <w:marBottom w:val="0"/>
                                      <w:divBdr>
                                        <w:top w:val="none" w:sz="0" w:space="0" w:color="auto"/>
                                        <w:left w:val="none" w:sz="0" w:space="0" w:color="auto"/>
                                        <w:bottom w:val="none" w:sz="0" w:space="0" w:color="auto"/>
                                        <w:right w:val="none" w:sz="0" w:space="0" w:color="auto"/>
                                      </w:divBdr>
                                    </w:div>
                                    <w:div w:id="2140146423">
                                      <w:marLeft w:val="0"/>
                                      <w:marRight w:val="0"/>
                                      <w:marTop w:val="0"/>
                                      <w:marBottom w:val="0"/>
                                      <w:divBdr>
                                        <w:top w:val="none" w:sz="0" w:space="0" w:color="auto"/>
                                        <w:left w:val="none" w:sz="0" w:space="0" w:color="auto"/>
                                        <w:bottom w:val="none" w:sz="0" w:space="0" w:color="auto"/>
                                        <w:right w:val="none" w:sz="0" w:space="0" w:color="auto"/>
                                      </w:divBdr>
                                    </w:div>
                                    <w:div w:id="996688797">
                                      <w:marLeft w:val="0"/>
                                      <w:marRight w:val="0"/>
                                      <w:marTop w:val="0"/>
                                      <w:marBottom w:val="0"/>
                                      <w:divBdr>
                                        <w:top w:val="none" w:sz="0" w:space="0" w:color="auto"/>
                                        <w:left w:val="none" w:sz="0" w:space="0" w:color="auto"/>
                                        <w:bottom w:val="none" w:sz="0" w:space="0" w:color="auto"/>
                                        <w:right w:val="none" w:sz="0" w:space="0" w:color="auto"/>
                                      </w:divBdr>
                                    </w:div>
                                    <w:div w:id="27226537">
                                      <w:marLeft w:val="0"/>
                                      <w:marRight w:val="0"/>
                                      <w:marTop w:val="0"/>
                                      <w:marBottom w:val="0"/>
                                      <w:divBdr>
                                        <w:top w:val="none" w:sz="0" w:space="0" w:color="auto"/>
                                        <w:left w:val="none" w:sz="0" w:space="0" w:color="auto"/>
                                        <w:bottom w:val="none" w:sz="0" w:space="0" w:color="auto"/>
                                        <w:right w:val="none" w:sz="0" w:space="0" w:color="auto"/>
                                      </w:divBdr>
                                    </w:div>
                                    <w:div w:id="316307257">
                                      <w:marLeft w:val="0"/>
                                      <w:marRight w:val="0"/>
                                      <w:marTop w:val="0"/>
                                      <w:marBottom w:val="0"/>
                                      <w:divBdr>
                                        <w:top w:val="none" w:sz="0" w:space="0" w:color="auto"/>
                                        <w:left w:val="none" w:sz="0" w:space="0" w:color="auto"/>
                                        <w:bottom w:val="none" w:sz="0" w:space="0" w:color="auto"/>
                                        <w:right w:val="none" w:sz="0" w:space="0" w:color="auto"/>
                                      </w:divBdr>
                                    </w:div>
                                    <w:div w:id="1939025388">
                                      <w:marLeft w:val="0"/>
                                      <w:marRight w:val="0"/>
                                      <w:marTop w:val="0"/>
                                      <w:marBottom w:val="0"/>
                                      <w:divBdr>
                                        <w:top w:val="none" w:sz="0" w:space="0" w:color="auto"/>
                                        <w:left w:val="none" w:sz="0" w:space="0" w:color="auto"/>
                                        <w:bottom w:val="none" w:sz="0" w:space="0" w:color="auto"/>
                                        <w:right w:val="none" w:sz="0" w:space="0" w:color="auto"/>
                                      </w:divBdr>
                                    </w:div>
                                    <w:div w:id="1396927259">
                                      <w:marLeft w:val="0"/>
                                      <w:marRight w:val="0"/>
                                      <w:marTop w:val="0"/>
                                      <w:marBottom w:val="0"/>
                                      <w:divBdr>
                                        <w:top w:val="none" w:sz="0" w:space="0" w:color="auto"/>
                                        <w:left w:val="none" w:sz="0" w:space="0" w:color="auto"/>
                                        <w:bottom w:val="none" w:sz="0" w:space="0" w:color="auto"/>
                                        <w:right w:val="none" w:sz="0" w:space="0" w:color="auto"/>
                                      </w:divBdr>
                                    </w:div>
                                    <w:div w:id="616176632">
                                      <w:marLeft w:val="0"/>
                                      <w:marRight w:val="0"/>
                                      <w:marTop w:val="0"/>
                                      <w:marBottom w:val="0"/>
                                      <w:divBdr>
                                        <w:top w:val="none" w:sz="0" w:space="0" w:color="auto"/>
                                        <w:left w:val="none" w:sz="0" w:space="0" w:color="auto"/>
                                        <w:bottom w:val="none" w:sz="0" w:space="0" w:color="auto"/>
                                        <w:right w:val="none" w:sz="0" w:space="0" w:color="auto"/>
                                      </w:divBdr>
                                    </w:div>
                                    <w:div w:id="304311419">
                                      <w:marLeft w:val="0"/>
                                      <w:marRight w:val="0"/>
                                      <w:marTop w:val="0"/>
                                      <w:marBottom w:val="0"/>
                                      <w:divBdr>
                                        <w:top w:val="none" w:sz="0" w:space="0" w:color="auto"/>
                                        <w:left w:val="none" w:sz="0" w:space="0" w:color="auto"/>
                                        <w:bottom w:val="none" w:sz="0" w:space="0" w:color="auto"/>
                                        <w:right w:val="none" w:sz="0" w:space="0" w:color="auto"/>
                                      </w:divBdr>
                                    </w:div>
                                    <w:div w:id="13354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5534">
          <w:marLeft w:val="0"/>
          <w:marRight w:val="0"/>
          <w:marTop w:val="0"/>
          <w:marBottom w:val="0"/>
          <w:divBdr>
            <w:top w:val="single" w:sz="6" w:space="0" w:color="D9DCDD"/>
            <w:left w:val="single" w:sz="6" w:space="0" w:color="D9DCDD"/>
            <w:bottom w:val="single" w:sz="6" w:space="0" w:color="D9DCDD"/>
            <w:right w:val="single" w:sz="6" w:space="0" w:color="D9DCDD"/>
          </w:divBdr>
          <w:divsChild>
            <w:div w:id="1132871023">
              <w:marLeft w:val="0"/>
              <w:marRight w:val="-450"/>
              <w:marTop w:val="0"/>
              <w:marBottom w:val="0"/>
              <w:divBdr>
                <w:top w:val="none" w:sz="0" w:space="0" w:color="auto"/>
                <w:left w:val="none" w:sz="0" w:space="0" w:color="auto"/>
                <w:bottom w:val="none" w:sz="0" w:space="0" w:color="auto"/>
                <w:right w:val="none" w:sz="0" w:space="0" w:color="auto"/>
              </w:divBdr>
              <w:divsChild>
                <w:div w:id="1224216919">
                  <w:marLeft w:val="435"/>
                  <w:marRight w:val="0"/>
                  <w:marTop w:val="0"/>
                  <w:marBottom w:val="0"/>
                  <w:divBdr>
                    <w:top w:val="none" w:sz="0" w:space="0" w:color="auto"/>
                    <w:left w:val="none" w:sz="0" w:space="0" w:color="auto"/>
                    <w:bottom w:val="none" w:sz="0" w:space="0" w:color="auto"/>
                    <w:right w:val="none" w:sz="0" w:space="0" w:color="auto"/>
                  </w:divBdr>
                  <w:divsChild>
                    <w:div w:id="376592285">
                      <w:marLeft w:val="0"/>
                      <w:marRight w:val="0"/>
                      <w:marTop w:val="0"/>
                      <w:marBottom w:val="0"/>
                      <w:divBdr>
                        <w:top w:val="none" w:sz="0" w:space="0" w:color="auto"/>
                        <w:left w:val="none" w:sz="0" w:space="0" w:color="auto"/>
                        <w:bottom w:val="none" w:sz="0" w:space="0" w:color="auto"/>
                        <w:right w:val="none" w:sz="0" w:space="0" w:color="auto"/>
                      </w:divBdr>
                      <w:divsChild>
                        <w:div w:id="727728283">
                          <w:marLeft w:val="0"/>
                          <w:marRight w:val="0"/>
                          <w:marTop w:val="0"/>
                          <w:marBottom w:val="0"/>
                          <w:divBdr>
                            <w:top w:val="none" w:sz="0" w:space="0" w:color="auto"/>
                            <w:left w:val="none" w:sz="0" w:space="0" w:color="auto"/>
                            <w:bottom w:val="none" w:sz="0" w:space="0" w:color="auto"/>
                            <w:right w:val="none" w:sz="0" w:space="0" w:color="auto"/>
                          </w:divBdr>
                          <w:divsChild>
                            <w:div w:id="341860380">
                              <w:marLeft w:val="0"/>
                              <w:marRight w:val="0"/>
                              <w:marTop w:val="0"/>
                              <w:marBottom w:val="0"/>
                              <w:divBdr>
                                <w:top w:val="none" w:sz="0" w:space="0" w:color="auto"/>
                                <w:left w:val="none" w:sz="0" w:space="0" w:color="auto"/>
                                <w:bottom w:val="none" w:sz="0" w:space="0" w:color="auto"/>
                                <w:right w:val="none" w:sz="0" w:space="0" w:color="auto"/>
                              </w:divBdr>
                              <w:divsChild>
                                <w:div w:id="1968271395">
                                  <w:marLeft w:val="0"/>
                                  <w:marRight w:val="0"/>
                                  <w:marTop w:val="0"/>
                                  <w:marBottom w:val="0"/>
                                  <w:divBdr>
                                    <w:top w:val="none" w:sz="0" w:space="0" w:color="auto"/>
                                    <w:left w:val="none" w:sz="0" w:space="0" w:color="auto"/>
                                    <w:bottom w:val="none" w:sz="0" w:space="0" w:color="auto"/>
                                    <w:right w:val="none" w:sz="0" w:space="0" w:color="auto"/>
                                  </w:divBdr>
                                  <w:divsChild>
                                    <w:div w:id="926957184">
                                      <w:marLeft w:val="0"/>
                                      <w:marRight w:val="0"/>
                                      <w:marTop w:val="0"/>
                                      <w:marBottom w:val="0"/>
                                      <w:divBdr>
                                        <w:top w:val="none" w:sz="0" w:space="0" w:color="auto"/>
                                        <w:left w:val="none" w:sz="0" w:space="0" w:color="auto"/>
                                        <w:bottom w:val="none" w:sz="0" w:space="0" w:color="auto"/>
                                        <w:right w:val="none" w:sz="0" w:space="0" w:color="auto"/>
                                      </w:divBdr>
                                    </w:div>
                                    <w:div w:id="1255627555">
                                      <w:marLeft w:val="0"/>
                                      <w:marRight w:val="0"/>
                                      <w:marTop w:val="0"/>
                                      <w:marBottom w:val="0"/>
                                      <w:divBdr>
                                        <w:top w:val="none" w:sz="0" w:space="0" w:color="auto"/>
                                        <w:left w:val="none" w:sz="0" w:space="0" w:color="auto"/>
                                        <w:bottom w:val="none" w:sz="0" w:space="0" w:color="auto"/>
                                        <w:right w:val="none" w:sz="0" w:space="0" w:color="auto"/>
                                      </w:divBdr>
                                    </w:div>
                                    <w:div w:id="2050032199">
                                      <w:marLeft w:val="0"/>
                                      <w:marRight w:val="0"/>
                                      <w:marTop w:val="0"/>
                                      <w:marBottom w:val="0"/>
                                      <w:divBdr>
                                        <w:top w:val="none" w:sz="0" w:space="0" w:color="auto"/>
                                        <w:left w:val="none" w:sz="0" w:space="0" w:color="auto"/>
                                        <w:bottom w:val="none" w:sz="0" w:space="0" w:color="auto"/>
                                        <w:right w:val="none" w:sz="0" w:space="0" w:color="auto"/>
                                      </w:divBdr>
                                    </w:div>
                                    <w:div w:id="1984969761">
                                      <w:marLeft w:val="0"/>
                                      <w:marRight w:val="0"/>
                                      <w:marTop w:val="0"/>
                                      <w:marBottom w:val="0"/>
                                      <w:divBdr>
                                        <w:top w:val="none" w:sz="0" w:space="0" w:color="auto"/>
                                        <w:left w:val="none" w:sz="0" w:space="0" w:color="auto"/>
                                        <w:bottom w:val="none" w:sz="0" w:space="0" w:color="auto"/>
                                        <w:right w:val="none" w:sz="0" w:space="0" w:color="auto"/>
                                      </w:divBdr>
                                    </w:div>
                                    <w:div w:id="1756169473">
                                      <w:marLeft w:val="0"/>
                                      <w:marRight w:val="0"/>
                                      <w:marTop w:val="0"/>
                                      <w:marBottom w:val="0"/>
                                      <w:divBdr>
                                        <w:top w:val="none" w:sz="0" w:space="0" w:color="auto"/>
                                        <w:left w:val="none" w:sz="0" w:space="0" w:color="auto"/>
                                        <w:bottom w:val="none" w:sz="0" w:space="0" w:color="auto"/>
                                        <w:right w:val="none" w:sz="0" w:space="0" w:color="auto"/>
                                      </w:divBdr>
                                    </w:div>
                                    <w:div w:id="189490871">
                                      <w:marLeft w:val="0"/>
                                      <w:marRight w:val="0"/>
                                      <w:marTop w:val="0"/>
                                      <w:marBottom w:val="0"/>
                                      <w:divBdr>
                                        <w:top w:val="none" w:sz="0" w:space="0" w:color="auto"/>
                                        <w:left w:val="none" w:sz="0" w:space="0" w:color="auto"/>
                                        <w:bottom w:val="none" w:sz="0" w:space="0" w:color="auto"/>
                                        <w:right w:val="none" w:sz="0" w:space="0" w:color="auto"/>
                                      </w:divBdr>
                                    </w:div>
                                    <w:div w:id="302465185">
                                      <w:marLeft w:val="0"/>
                                      <w:marRight w:val="0"/>
                                      <w:marTop w:val="0"/>
                                      <w:marBottom w:val="0"/>
                                      <w:divBdr>
                                        <w:top w:val="none" w:sz="0" w:space="0" w:color="auto"/>
                                        <w:left w:val="none" w:sz="0" w:space="0" w:color="auto"/>
                                        <w:bottom w:val="none" w:sz="0" w:space="0" w:color="auto"/>
                                        <w:right w:val="none" w:sz="0" w:space="0" w:color="auto"/>
                                      </w:divBdr>
                                    </w:div>
                                    <w:div w:id="185290933">
                                      <w:marLeft w:val="0"/>
                                      <w:marRight w:val="0"/>
                                      <w:marTop w:val="0"/>
                                      <w:marBottom w:val="0"/>
                                      <w:divBdr>
                                        <w:top w:val="none" w:sz="0" w:space="0" w:color="auto"/>
                                        <w:left w:val="none" w:sz="0" w:space="0" w:color="auto"/>
                                        <w:bottom w:val="none" w:sz="0" w:space="0" w:color="auto"/>
                                        <w:right w:val="none" w:sz="0" w:space="0" w:color="auto"/>
                                      </w:divBdr>
                                    </w:div>
                                    <w:div w:id="1504588093">
                                      <w:marLeft w:val="0"/>
                                      <w:marRight w:val="0"/>
                                      <w:marTop w:val="0"/>
                                      <w:marBottom w:val="0"/>
                                      <w:divBdr>
                                        <w:top w:val="none" w:sz="0" w:space="0" w:color="auto"/>
                                        <w:left w:val="none" w:sz="0" w:space="0" w:color="auto"/>
                                        <w:bottom w:val="none" w:sz="0" w:space="0" w:color="auto"/>
                                        <w:right w:val="none" w:sz="0" w:space="0" w:color="auto"/>
                                      </w:divBdr>
                                    </w:div>
                                    <w:div w:id="14503373">
                                      <w:marLeft w:val="0"/>
                                      <w:marRight w:val="0"/>
                                      <w:marTop w:val="0"/>
                                      <w:marBottom w:val="0"/>
                                      <w:divBdr>
                                        <w:top w:val="none" w:sz="0" w:space="0" w:color="auto"/>
                                        <w:left w:val="none" w:sz="0" w:space="0" w:color="auto"/>
                                        <w:bottom w:val="none" w:sz="0" w:space="0" w:color="auto"/>
                                        <w:right w:val="none" w:sz="0" w:space="0" w:color="auto"/>
                                      </w:divBdr>
                                    </w:div>
                                    <w:div w:id="1418014580">
                                      <w:marLeft w:val="0"/>
                                      <w:marRight w:val="0"/>
                                      <w:marTop w:val="0"/>
                                      <w:marBottom w:val="0"/>
                                      <w:divBdr>
                                        <w:top w:val="none" w:sz="0" w:space="0" w:color="auto"/>
                                        <w:left w:val="none" w:sz="0" w:space="0" w:color="auto"/>
                                        <w:bottom w:val="none" w:sz="0" w:space="0" w:color="auto"/>
                                        <w:right w:val="none" w:sz="0" w:space="0" w:color="auto"/>
                                      </w:divBdr>
                                    </w:div>
                                    <w:div w:id="440033211">
                                      <w:marLeft w:val="0"/>
                                      <w:marRight w:val="0"/>
                                      <w:marTop w:val="0"/>
                                      <w:marBottom w:val="0"/>
                                      <w:divBdr>
                                        <w:top w:val="none" w:sz="0" w:space="0" w:color="auto"/>
                                        <w:left w:val="none" w:sz="0" w:space="0" w:color="auto"/>
                                        <w:bottom w:val="none" w:sz="0" w:space="0" w:color="auto"/>
                                        <w:right w:val="none" w:sz="0" w:space="0" w:color="auto"/>
                                      </w:divBdr>
                                    </w:div>
                                    <w:div w:id="857084734">
                                      <w:marLeft w:val="0"/>
                                      <w:marRight w:val="0"/>
                                      <w:marTop w:val="0"/>
                                      <w:marBottom w:val="0"/>
                                      <w:divBdr>
                                        <w:top w:val="none" w:sz="0" w:space="0" w:color="auto"/>
                                        <w:left w:val="none" w:sz="0" w:space="0" w:color="auto"/>
                                        <w:bottom w:val="none" w:sz="0" w:space="0" w:color="auto"/>
                                        <w:right w:val="none" w:sz="0" w:space="0" w:color="auto"/>
                                      </w:divBdr>
                                    </w:div>
                                    <w:div w:id="876896701">
                                      <w:marLeft w:val="0"/>
                                      <w:marRight w:val="0"/>
                                      <w:marTop w:val="0"/>
                                      <w:marBottom w:val="0"/>
                                      <w:divBdr>
                                        <w:top w:val="none" w:sz="0" w:space="0" w:color="auto"/>
                                        <w:left w:val="none" w:sz="0" w:space="0" w:color="auto"/>
                                        <w:bottom w:val="none" w:sz="0" w:space="0" w:color="auto"/>
                                        <w:right w:val="none" w:sz="0" w:space="0" w:color="auto"/>
                                      </w:divBdr>
                                    </w:div>
                                    <w:div w:id="786001034">
                                      <w:marLeft w:val="0"/>
                                      <w:marRight w:val="0"/>
                                      <w:marTop w:val="0"/>
                                      <w:marBottom w:val="0"/>
                                      <w:divBdr>
                                        <w:top w:val="none" w:sz="0" w:space="0" w:color="auto"/>
                                        <w:left w:val="none" w:sz="0" w:space="0" w:color="auto"/>
                                        <w:bottom w:val="none" w:sz="0" w:space="0" w:color="auto"/>
                                        <w:right w:val="none" w:sz="0" w:space="0" w:color="auto"/>
                                      </w:divBdr>
                                    </w:div>
                                    <w:div w:id="337586054">
                                      <w:marLeft w:val="0"/>
                                      <w:marRight w:val="0"/>
                                      <w:marTop w:val="0"/>
                                      <w:marBottom w:val="0"/>
                                      <w:divBdr>
                                        <w:top w:val="none" w:sz="0" w:space="0" w:color="auto"/>
                                        <w:left w:val="none" w:sz="0" w:space="0" w:color="auto"/>
                                        <w:bottom w:val="none" w:sz="0" w:space="0" w:color="auto"/>
                                        <w:right w:val="none" w:sz="0" w:space="0" w:color="auto"/>
                                      </w:divBdr>
                                    </w:div>
                                    <w:div w:id="1649288368">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642777655">
                                      <w:marLeft w:val="0"/>
                                      <w:marRight w:val="0"/>
                                      <w:marTop w:val="0"/>
                                      <w:marBottom w:val="0"/>
                                      <w:divBdr>
                                        <w:top w:val="none" w:sz="0" w:space="0" w:color="auto"/>
                                        <w:left w:val="none" w:sz="0" w:space="0" w:color="auto"/>
                                        <w:bottom w:val="none" w:sz="0" w:space="0" w:color="auto"/>
                                        <w:right w:val="none" w:sz="0" w:space="0" w:color="auto"/>
                                      </w:divBdr>
                                    </w:div>
                                    <w:div w:id="19252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132555">
          <w:marLeft w:val="0"/>
          <w:marRight w:val="0"/>
          <w:marTop w:val="0"/>
          <w:marBottom w:val="0"/>
          <w:divBdr>
            <w:top w:val="single" w:sz="6" w:space="0" w:color="D9DCDD"/>
            <w:left w:val="single" w:sz="6" w:space="0" w:color="D9DCDD"/>
            <w:bottom w:val="single" w:sz="6" w:space="0" w:color="D9DCDD"/>
            <w:right w:val="single" w:sz="6" w:space="0" w:color="D9DCDD"/>
          </w:divBdr>
          <w:divsChild>
            <w:div w:id="1043674760">
              <w:marLeft w:val="0"/>
              <w:marRight w:val="-450"/>
              <w:marTop w:val="0"/>
              <w:marBottom w:val="0"/>
              <w:divBdr>
                <w:top w:val="none" w:sz="0" w:space="0" w:color="auto"/>
                <w:left w:val="none" w:sz="0" w:space="0" w:color="auto"/>
                <w:bottom w:val="none" w:sz="0" w:space="0" w:color="auto"/>
                <w:right w:val="none" w:sz="0" w:space="0" w:color="auto"/>
              </w:divBdr>
              <w:divsChild>
                <w:div w:id="1646818140">
                  <w:marLeft w:val="435"/>
                  <w:marRight w:val="0"/>
                  <w:marTop w:val="0"/>
                  <w:marBottom w:val="0"/>
                  <w:divBdr>
                    <w:top w:val="none" w:sz="0" w:space="0" w:color="auto"/>
                    <w:left w:val="none" w:sz="0" w:space="0" w:color="auto"/>
                    <w:bottom w:val="none" w:sz="0" w:space="0" w:color="auto"/>
                    <w:right w:val="none" w:sz="0" w:space="0" w:color="auto"/>
                  </w:divBdr>
                  <w:divsChild>
                    <w:div w:id="443378751">
                      <w:marLeft w:val="0"/>
                      <w:marRight w:val="0"/>
                      <w:marTop w:val="0"/>
                      <w:marBottom w:val="0"/>
                      <w:divBdr>
                        <w:top w:val="none" w:sz="0" w:space="0" w:color="auto"/>
                        <w:left w:val="none" w:sz="0" w:space="0" w:color="auto"/>
                        <w:bottom w:val="none" w:sz="0" w:space="0" w:color="auto"/>
                        <w:right w:val="none" w:sz="0" w:space="0" w:color="auto"/>
                      </w:divBdr>
                      <w:divsChild>
                        <w:div w:id="776485632">
                          <w:marLeft w:val="0"/>
                          <w:marRight w:val="0"/>
                          <w:marTop w:val="0"/>
                          <w:marBottom w:val="0"/>
                          <w:divBdr>
                            <w:top w:val="none" w:sz="0" w:space="0" w:color="auto"/>
                            <w:left w:val="none" w:sz="0" w:space="0" w:color="auto"/>
                            <w:bottom w:val="none" w:sz="0" w:space="0" w:color="auto"/>
                            <w:right w:val="none" w:sz="0" w:space="0" w:color="auto"/>
                          </w:divBdr>
                          <w:divsChild>
                            <w:div w:id="2127196219">
                              <w:marLeft w:val="0"/>
                              <w:marRight w:val="0"/>
                              <w:marTop w:val="0"/>
                              <w:marBottom w:val="0"/>
                              <w:divBdr>
                                <w:top w:val="none" w:sz="0" w:space="0" w:color="auto"/>
                                <w:left w:val="none" w:sz="0" w:space="0" w:color="auto"/>
                                <w:bottom w:val="none" w:sz="0" w:space="0" w:color="auto"/>
                                <w:right w:val="none" w:sz="0" w:space="0" w:color="auto"/>
                              </w:divBdr>
                              <w:divsChild>
                                <w:div w:id="1084765311">
                                  <w:marLeft w:val="0"/>
                                  <w:marRight w:val="0"/>
                                  <w:marTop w:val="0"/>
                                  <w:marBottom w:val="0"/>
                                  <w:divBdr>
                                    <w:top w:val="none" w:sz="0" w:space="0" w:color="auto"/>
                                    <w:left w:val="none" w:sz="0" w:space="0" w:color="auto"/>
                                    <w:bottom w:val="none" w:sz="0" w:space="0" w:color="auto"/>
                                    <w:right w:val="none" w:sz="0" w:space="0" w:color="auto"/>
                                  </w:divBdr>
                                  <w:divsChild>
                                    <w:div w:id="1648393488">
                                      <w:marLeft w:val="0"/>
                                      <w:marRight w:val="0"/>
                                      <w:marTop w:val="0"/>
                                      <w:marBottom w:val="0"/>
                                      <w:divBdr>
                                        <w:top w:val="none" w:sz="0" w:space="0" w:color="auto"/>
                                        <w:left w:val="none" w:sz="0" w:space="0" w:color="auto"/>
                                        <w:bottom w:val="none" w:sz="0" w:space="0" w:color="auto"/>
                                        <w:right w:val="none" w:sz="0" w:space="0" w:color="auto"/>
                                      </w:divBdr>
                                    </w:div>
                                    <w:div w:id="249586421">
                                      <w:marLeft w:val="0"/>
                                      <w:marRight w:val="0"/>
                                      <w:marTop w:val="0"/>
                                      <w:marBottom w:val="0"/>
                                      <w:divBdr>
                                        <w:top w:val="none" w:sz="0" w:space="0" w:color="auto"/>
                                        <w:left w:val="none" w:sz="0" w:space="0" w:color="auto"/>
                                        <w:bottom w:val="none" w:sz="0" w:space="0" w:color="auto"/>
                                        <w:right w:val="none" w:sz="0" w:space="0" w:color="auto"/>
                                      </w:divBdr>
                                    </w:div>
                                    <w:div w:id="2114744107">
                                      <w:marLeft w:val="0"/>
                                      <w:marRight w:val="0"/>
                                      <w:marTop w:val="0"/>
                                      <w:marBottom w:val="0"/>
                                      <w:divBdr>
                                        <w:top w:val="none" w:sz="0" w:space="0" w:color="auto"/>
                                        <w:left w:val="none" w:sz="0" w:space="0" w:color="auto"/>
                                        <w:bottom w:val="none" w:sz="0" w:space="0" w:color="auto"/>
                                        <w:right w:val="none" w:sz="0" w:space="0" w:color="auto"/>
                                      </w:divBdr>
                                    </w:div>
                                    <w:div w:id="1827013347">
                                      <w:marLeft w:val="0"/>
                                      <w:marRight w:val="0"/>
                                      <w:marTop w:val="0"/>
                                      <w:marBottom w:val="0"/>
                                      <w:divBdr>
                                        <w:top w:val="none" w:sz="0" w:space="0" w:color="auto"/>
                                        <w:left w:val="none" w:sz="0" w:space="0" w:color="auto"/>
                                        <w:bottom w:val="none" w:sz="0" w:space="0" w:color="auto"/>
                                        <w:right w:val="none" w:sz="0" w:space="0" w:color="auto"/>
                                      </w:divBdr>
                                    </w:div>
                                    <w:div w:id="1045446482">
                                      <w:marLeft w:val="0"/>
                                      <w:marRight w:val="0"/>
                                      <w:marTop w:val="0"/>
                                      <w:marBottom w:val="0"/>
                                      <w:divBdr>
                                        <w:top w:val="none" w:sz="0" w:space="0" w:color="auto"/>
                                        <w:left w:val="none" w:sz="0" w:space="0" w:color="auto"/>
                                        <w:bottom w:val="none" w:sz="0" w:space="0" w:color="auto"/>
                                        <w:right w:val="none" w:sz="0" w:space="0" w:color="auto"/>
                                      </w:divBdr>
                                    </w:div>
                                    <w:div w:id="1334071632">
                                      <w:marLeft w:val="0"/>
                                      <w:marRight w:val="0"/>
                                      <w:marTop w:val="0"/>
                                      <w:marBottom w:val="0"/>
                                      <w:divBdr>
                                        <w:top w:val="none" w:sz="0" w:space="0" w:color="auto"/>
                                        <w:left w:val="none" w:sz="0" w:space="0" w:color="auto"/>
                                        <w:bottom w:val="none" w:sz="0" w:space="0" w:color="auto"/>
                                        <w:right w:val="none" w:sz="0" w:space="0" w:color="auto"/>
                                      </w:divBdr>
                                    </w:div>
                                    <w:div w:id="78526747">
                                      <w:marLeft w:val="0"/>
                                      <w:marRight w:val="0"/>
                                      <w:marTop w:val="0"/>
                                      <w:marBottom w:val="0"/>
                                      <w:divBdr>
                                        <w:top w:val="none" w:sz="0" w:space="0" w:color="auto"/>
                                        <w:left w:val="none" w:sz="0" w:space="0" w:color="auto"/>
                                        <w:bottom w:val="none" w:sz="0" w:space="0" w:color="auto"/>
                                        <w:right w:val="none" w:sz="0" w:space="0" w:color="auto"/>
                                      </w:divBdr>
                                    </w:div>
                                    <w:div w:id="1248658334">
                                      <w:marLeft w:val="0"/>
                                      <w:marRight w:val="0"/>
                                      <w:marTop w:val="0"/>
                                      <w:marBottom w:val="0"/>
                                      <w:divBdr>
                                        <w:top w:val="none" w:sz="0" w:space="0" w:color="auto"/>
                                        <w:left w:val="none" w:sz="0" w:space="0" w:color="auto"/>
                                        <w:bottom w:val="none" w:sz="0" w:space="0" w:color="auto"/>
                                        <w:right w:val="none" w:sz="0" w:space="0" w:color="auto"/>
                                      </w:divBdr>
                                    </w:div>
                                    <w:div w:id="1377242264">
                                      <w:marLeft w:val="0"/>
                                      <w:marRight w:val="0"/>
                                      <w:marTop w:val="0"/>
                                      <w:marBottom w:val="0"/>
                                      <w:divBdr>
                                        <w:top w:val="none" w:sz="0" w:space="0" w:color="auto"/>
                                        <w:left w:val="none" w:sz="0" w:space="0" w:color="auto"/>
                                        <w:bottom w:val="none" w:sz="0" w:space="0" w:color="auto"/>
                                        <w:right w:val="none" w:sz="0" w:space="0" w:color="auto"/>
                                      </w:divBdr>
                                    </w:div>
                                    <w:div w:id="10439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521898">
          <w:marLeft w:val="0"/>
          <w:marRight w:val="0"/>
          <w:marTop w:val="0"/>
          <w:marBottom w:val="0"/>
          <w:divBdr>
            <w:top w:val="single" w:sz="6" w:space="0" w:color="D9DCDD"/>
            <w:left w:val="single" w:sz="6" w:space="0" w:color="D9DCDD"/>
            <w:bottom w:val="single" w:sz="6" w:space="0" w:color="D9DCDD"/>
            <w:right w:val="single" w:sz="6" w:space="0" w:color="D9DCDD"/>
          </w:divBdr>
          <w:divsChild>
            <w:div w:id="503981574">
              <w:marLeft w:val="0"/>
              <w:marRight w:val="-450"/>
              <w:marTop w:val="0"/>
              <w:marBottom w:val="0"/>
              <w:divBdr>
                <w:top w:val="none" w:sz="0" w:space="0" w:color="auto"/>
                <w:left w:val="none" w:sz="0" w:space="0" w:color="auto"/>
                <w:bottom w:val="none" w:sz="0" w:space="0" w:color="auto"/>
                <w:right w:val="none" w:sz="0" w:space="0" w:color="auto"/>
              </w:divBdr>
              <w:divsChild>
                <w:div w:id="906913780">
                  <w:marLeft w:val="435"/>
                  <w:marRight w:val="0"/>
                  <w:marTop w:val="0"/>
                  <w:marBottom w:val="0"/>
                  <w:divBdr>
                    <w:top w:val="none" w:sz="0" w:space="0" w:color="auto"/>
                    <w:left w:val="none" w:sz="0" w:space="0" w:color="auto"/>
                    <w:bottom w:val="none" w:sz="0" w:space="0" w:color="auto"/>
                    <w:right w:val="none" w:sz="0" w:space="0" w:color="auto"/>
                  </w:divBdr>
                  <w:divsChild>
                    <w:div w:id="1614559324">
                      <w:marLeft w:val="0"/>
                      <w:marRight w:val="0"/>
                      <w:marTop w:val="0"/>
                      <w:marBottom w:val="0"/>
                      <w:divBdr>
                        <w:top w:val="none" w:sz="0" w:space="0" w:color="auto"/>
                        <w:left w:val="none" w:sz="0" w:space="0" w:color="auto"/>
                        <w:bottom w:val="none" w:sz="0" w:space="0" w:color="auto"/>
                        <w:right w:val="none" w:sz="0" w:space="0" w:color="auto"/>
                      </w:divBdr>
                      <w:divsChild>
                        <w:div w:id="672728747">
                          <w:marLeft w:val="0"/>
                          <w:marRight w:val="0"/>
                          <w:marTop w:val="0"/>
                          <w:marBottom w:val="0"/>
                          <w:divBdr>
                            <w:top w:val="none" w:sz="0" w:space="0" w:color="auto"/>
                            <w:left w:val="none" w:sz="0" w:space="0" w:color="auto"/>
                            <w:bottom w:val="none" w:sz="0" w:space="0" w:color="auto"/>
                            <w:right w:val="none" w:sz="0" w:space="0" w:color="auto"/>
                          </w:divBdr>
                          <w:divsChild>
                            <w:div w:id="1015613008">
                              <w:marLeft w:val="0"/>
                              <w:marRight w:val="0"/>
                              <w:marTop w:val="0"/>
                              <w:marBottom w:val="0"/>
                              <w:divBdr>
                                <w:top w:val="none" w:sz="0" w:space="0" w:color="auto"/>
                                <w:left w:val="none" w:sz="0" w:space="0" w:color="auto"/>
                                <w:bottom w:val="none" w:sz="0" w:space="0" w:color="auto"/>
                                <w:right w:val="none" w:sz="0" w:space="0" w:color="auto"/>
                              </w:divBdr>
                              <w:divsChild>
                                <w:div w:id="942615780">
                                  <w:marLeft w:val="0"/>
                                  <w:marRight w:val="0"/>
                                  <w:marTop w:val="0"/>
                                  <w:marBottom w:val="0"/>
                                  <w:divBdr>
                                    <w:top w:val="none" w:sz="0" w:space="0" w:color="auto"/>
                                    <w:left w:val="none" w:sz="0" w:space="0" w:color="auto"/>
                                    <w:bottom w:val="none" w:sz="0" w:space="0" w:color="auto"/>
                                    <w:right w:val="none" w:sz="0" w:space="0" w:color="auto"/>
                                  </w:divBdr>
                                  <w:divsChild>
                                    <w:div w:id="1277253760">
                                      <w:marLeft w:val="0"/>
                                      <w:marRight w:val="0"/>
                                      <w:marTop w:val="0"/>
                                      <w:marBottom w:val="0"/>
                                      <w:divBdr>
                                        <w:top w:val="none" w:sz="0" w:space="0" w:color="auto"/>
                                        <w:left w:val="none" w:sz="0" w:space="0" w:color="auto"/>
                                        <w:bottom w:val="none" w:sz="0" w:space="0" w:color="auto"/>
                                        <w:right w:val="none" w:sz="0" w:space="0" w:color="auto"/>
                                      </w:divBdr>
                                    </w:div>
                                    <w:div w:id="13906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642218">
          <w:marLeft w:val="0"/>
          <w:marRight w:val="0"/>
          <w:marTop w:val="0"/>
          <w:marBottom w:val="0"/>
          <w:divBdr>
            <w:top w:val="single" w:sz="6" w:space="0" w:color="D9DCDD"/>
            <w:left w:val="single" w:sz="6" w:space="0" w:color="D9DCDD"/>
            <w:bottom w:val="single" w:sz="6" w:space="0" w:color="D9DCDD"/>
            <w:right w:val="single" w:sz="6" w:space="0" w:color="D9DCDD"/>
          </w:divBdr>
          <w:divsChild>
            <w:div w:id="283773690">
              <w:marLeft w:val="0"/>
              <w:marRight w:val="-450"/>
              <w:marTop w:val="0"/>
              <w:marBottom w:val="0"/>
              <w:divBdr>
                <w:top w:val="none" w:sz="0" w:space="0" w:color="auto"/>
                <w:left w:val="none" w:sz="0" w:space="0" w:color="auto"/>
                <w:bottom w:val="none" w:sz="0" w:space="0" w:color="auto"/>
                <w:right w:val="none" w:sz="0" w:space="0" w:color="auto"/>
              </w:divBdr>
              <w:divsChild>
                <w:div w:id="1748071512">
                  <w:marLeft w:val="435"/>
                  <w:marRight w:val="0"/>
                  <w:marTop w:val="0"/>
                  <w:marBottom w:val="0"/>
                  <w:divBdr>
                    <w:top w:val="none" w:sz="0" w:space="0" w:color="auto"/>
                    <w:left w:val="none" w:sz="0" w:space="0" w:color="auto"/>
                    <w:bottom w:val="none" w:sz="0" w:space="0" w:color="auto"/>
                    <w:right w:val="none" w:sz="0" w:space="0" w:color="auto"/>
                  </w:divBdr>
                  <w:divsChild>
                    <w:div w:id="1521118829">
                      <w:marLeft w:val="0"/>
                      <w:marRight w:val="0"/>
                      <w:marTop w:val="0"/>
                      <w:marBottom w:val="0"/>
                      <w:divBdr>
                        <w:top w:val="none" w:sz="0" w:space="0" w:color="auto"/>
                        <w:left w:val="none" w:sz="0" w:space="0" w:color="auto"/>
                        <w:bottom w:val="none" w:sz="0" w:space="0" w:color="auto"/>
                        <w:right w:val="none" w:sz="0" w:space="0" w:color="auto"/>
                      </w:divBdr>
                      <w:divsChild>
                        <w:div w:id="1235050792">
                          <w:marLeft w:val="0"/>
                          <w:marRight w:val="0"/>
                          <w:marTop w:val="0"/>
                          <w:marBottom w:val="0"/>
                          <w:divBdr>
                            <w:top w:val="none" w:sz="0" w:space="0" w:color="auto"/>
                            <w:left w:val="none" w:sz="0" w:space="0" w:color="auto"/>
                            <w:bottom w:val="none" w:sz="0" w:space="0" w:color="auto"/>
                            <w:right w:val="none" w:sz="0" w:space="0" w:color="auto"/>
                          </w:divBdr>
                          <w:divsChild>
                            <w:div w:id="764109629">
                              <w:marLeft w:val="0"/>
                              <w:marRight w:val="0"/>
                              <w:marTop w:val="0"/>
                              <w:marBottom w:val="0"/>
                              <w:divBdr>
                                <w:top w:val="none" w:sz="0" w:space="0" w:color="auto"/>
                                <w:left w:val="none" w:sz="0" w:space="0" w:color="auto"/>
                                <w:bottom w:val="none" w:sz="0" w:space="0" w:color="auto"/>
                                <w:right w:val="none" w:sz="0" w:space="0" w:color="auto"/>
                              </w:divBdr>
                              <w:divsChild>
                                <w:div w:id="195849021">
                                  <w:marLeft w:val="0"/>
                                  <w:marRight w:val="0"/>
                                  <w:marTop w:val="0"/>
                                  <w:marBottom w:val="0"/>
                                  <w:divBdr>
                                    <w:top w:val="none" w:sz="0" w:space="0" w:color="auto"/>
                                    <w:left w:val="none" w:sz="0" w:space="0" w:color="auto"/>
                                    <w:bottom w:val="none" w:sz="0" w:space="0" w:color="auto"/>
                                    <w:right w:val="none" w:sz="0" w:space="0" w:color="auto"/>
                                  </w:divBdr>
                                  <w:divsChild>
                                    <w:div w:id="1853178759">
                                      <w:marLeft w:val="0"/>
                                      <w:marRight w:val="0"/>
                                      <w:marTop w:val="0"/>
                                      <w:marBottom w:val="0"/>
                                      <w:divBdr>
                                        <w:top w:val="none" w:sz="0" w:space="0" w:color="auto"/>
                                        <w:left w:val="none" w:sz="0" w:space="0" w:color="auto"/>
                                        <w:bottom w:val="none" w:sz="0" w:space="0" w:color="auto"/>
                                        <w:right w:val="none" w:sz="0" w:space="0" w:color="auto"/>
                                      </w:divBdr>
                                    </w:div>
                                    <w:div w:id="987856541">
                                      <w:marLeft w:val="0"/>
                                      <w:marRight w:val="0"/>
                                      <w:marTop w:val="0"/>
                                      <w:marBottom w:val="0"/>
                                      <w:divBdr>
                                        <w:top w:val="none" w:sz="0" w:space="0" w:color="auto"/>
                                        <w:left w:val="none" w:sz="0" w:space="0" w:color="auto"/>
                                        <w:bottom w:val="none" w:sz="0" w:space="0" w:color="auto"/>
                                        <w:right w:val="none" w:sz="0" w:space="0" w:color="auto"/>
                                      </w:divBdr>
                                    </w:div>
                                    <w:div w:id="2012364581">
                                      <w:marLeft w:val="0"/>
                                      <w:marRight w:val="0"/>
                                      <w:marTop w:val="0"/>
                                      <w:marBottom w:val="0"/>
                                      <w:divBdr>
                                        <w:top w:val="none" w:sz="0" w:space="0" w:color="auto"/>
                                        <w:left w:val="none" w:sz="0" w:space="0" w:color="auto"/>
                                        <w:bottom w:val="none" w:sz="0" w:space="0" w:color="auto"/>
                                        <w:right w:val="none" w:sz="0" w:space="0" w:color="auto"/>
                                      </w:divBdr>
                                    </w:div>
                                    <w:div w:id="255405844">
                                      <w:marLeft w:val="0"/>
                                      <w:marRight w:val="0"/>
                                      <w:marTop w:val="0"/>
                                      <w:marBottom w:val="0"/>
                                      <w:divBdr>
                                        <w:top w:val="none" w:sz="0" w:space="0" w:color="auto"/>
                                        <w:left w:val="none" w:sz="0" w:space="0" w:color="auto"/>
                                        <w:bottom w:val="none" w:sz="0" w:space="0" w:color="auto"/>
                                        <w:right w:val="none" w:sz="0" w:space="0" w:color="auto"/>
                                      </w:divBdr>
                                    </w:div>
                                    <w:div w:id="968438570">
                                      <w:marLeft w:val="0"/>
                                      <w:marRight w:val="0"/>
                                      <w:marTop w:val="0"/>
                                      <w:marBottom w:val="0"/>
                                      <w:divBdr>
                                        <w:top w:val="none" w:sz="0" w:space="0" w:color="auto"/>
                                        <w:left w:val="none" w:sz="0" w:space="0" w:color="auto"/>
                                        <w:bottom w:val="none" w:sz="0" w:space="0" w:color="auto"/>
                                        <w:right w:val="none" w:sz="0" w:space="0" w:color="auto"/>
                                      </w:divBdr>
                                    </w:div>
                                    <w:div w:id="1490440730">
                                      <w:marLeft w:val="0"/>
                                      <w:marRight w:val="0"/>
                                      <w:marTop w:val="0"/>
                                      <w:marBottom w:val="0"/>
                                      <w:divBdr>
                                        <w:top w:val="none" w:sz="0" w:space="0" w:color="auto"/>
                                        <w:left w:val="none" w:sz="0" w:space="0" w:color="auto"/>
                                        <w:bottom w:val="none" w:sz="0" w:space="0" w:color="auto"/>
                                        <w:right w:val="none" w:sz="0" w:space="0" w:color="auto"/>
                                      </w:divBdr>
                                    </w:div>
                                    <w:div w:id="1099104967">
                                      <w:marLeft w:val="0"/>
                                      <w:marRight w:val="0"/>
                                      <w:marTop w:val="0"/>
                                      <w:marBottom w:val="0"/>
                                      <w:divBdr>
                                        <w:top w:val="none" w:sz="0" w:space="0" w:color="auto"/>
                                        <w:left w:val="none" w:sz="0" w:space="0" w:color="auto"/>
                                        <w:bottom w:val="none" w:sz="0" w:space="0" w:color="auto"/>
                                        <w:right w:val="none" w:sz="0" w:space="0" w:color="auto"/>
                                      </w:divBdr>
                                    </w:div>
                                    <w:div w:id="371345078">
                                      <w:marLeft w:val="0"/>
                                      <w:marRight w:val="0"/>
                                      <w:marTop w:val="0"/>
                                      <w:marBottom w:val="0"/>
                                      <w:divBdr>
                                        <w:top w:val="none" w:sz="0" w:space="0" w:color="auto"/>
                                        <w:left w:val="none" w:sz="0" w:space="0" w:color="auto"/>
                                        <w:bottom w:val="none" w:sz="0" w:space="0" w:color="auto"/>
                                        <w:right w:val="none" w:sz="0" w:space="0" w:color="auto"/>
                                      </w:divBdr>
                                    </w:div>
                                    <w:div w:id="14179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299662">
          <w:marLeft w:val="0"/>
          <w:marRight w:val="0"/>
          <w:marTop w:val="0"/>
          <w:marBottom w:val="0"/>
          <w:divBdr>
            <w:top w:val="single" w:sz="6" w:space="0" w:color="D9DCDD"/>
            <w:left w:val="single" w:sz="6" w:space="0" w:color="D9DCDD"/>
            <w:bottom w:val="single" w:sz="6" w:space="0" w:color="D9DCDD"/>
            <w:right w:val="single" w:sz="6" w:space="0" w:color="D9DCDD"/>
          </w:divBdr>
          <w:divsChild>
            <w:div w:id="1629236989">
              <w:marLeft w:val="0"/>
              <w:marRight w:val="-450"/>
              <w:marTop w:val="0"/>
              <w:marBottom w:val="0"/>
              <w:divBdr>
                <w:top w:val="none" w:sz="0" w:space="0" w:color="auto"/>
                <w:left w:val="none" w:sz="0" w:space="0" w:color="auto"/>
                <w:bottom w:val="none" w:sz="0" w:space="0" w:color="auto"/>
                <w:right w:val="none" w:sz="0" w:space="0" w:color="auto"/>
              </w:divBdr>
              <w:divsChild>
                <w:div w:id="1291784082">
                  <w:marLeft w:val="435"/>
                  <w:marRight w:val="0"/>
                  <w:marTop w:val="0"/>
                  <w:marBottom w:val="0"/>
                  <w:divBdr>
                    <w:top w:val="none" w:sz="0" w:space="0" w:color="auto"/>
                    <w:left w:val="none" w:sz="0" w:space="0" w:color="auto"/>
                    <w:bottom w:val="none" w:sz="0" w:space="0" w:color="auto"/>
                    <w:right w:val="none" w:sz="0" w:space="0" w:color="auto"/>
                  </w:divBdr>
                  <w:divsChild>
                    <w:div w:id="1421372936">
                      <w:marLeft w:val="0"/>
                      <w:marRight w:val="0"/>
                      <w:marTop w:val="0"/>
                      <w:marBottom w:val="0"/>
                      <w:divBdr>
                        <w:top w:val="none" w:sz="0" w:space="0" w:color="auto"/>
                        <w:left w:val="none" w:sz="0" w:space="0" w:color="auto"/>
                        <w:bottom w:val="none" w:sz="0" w:space="0" w:color="auto"/>
                        <w:right w:val="none" w:sz="0" w:space="0" w:color="auto"/>
                      </w:divBdr>
                      <w:divsChild>
                        <w:div w:id="1721439342">
                          <w:marLeft w:val="0"/>
                          <w:marRight w:val="0"/>
                          <w:marTop w:val="0"/>
                          <w:marBottom w:val="0"/>
                          <w:divBdr>
                            <w:top w:val="none" w:sz="0" w:space="0" w:color="auto"/>
                            <w:left w:val="none" w:sz="0" w:space="0" w:color="auto"/>
                            <w:bottom w:val="none" w:sz="0" w:space="0" w:color="auto"/>
                            <w:right w:val="none" w:sz="0" w:space="0" w:color="auto"/>
                          </w:divBdr>
                          <w:divsChild>
                            <w:div w:id="2023433922">
                              <w:marLeft w:val="0"/>
                              <w:marRight w:val="0"/>
                              <w:marTop w:val="0"/>
                              <w:marBottom w:val="0"/>
                              <w:divBdr>
                                <w:top w:val="none" w:sz="0" w:space="0" w:color="auto"/>
                                <w:left w:val="none" w:sz="0" w:space="0" w:color="auto"/>
                                <w:bottom w:val="none" w:sz="0" w:space="0" w:color="auto"/>
                                <w:right w:val="none" w:sz="0" w:space="0" w:color="auto"/>
                              </w:divBdr>
                              <w:divsChild>
                                <w:div w:id="1528523800">
                                  <w:marLeft w:val="0"/>
                                  <w:marRight w:val="0"/>
                                  <w:marTop w:val="0"/>
                                  <w:marBottom w:val="0"/>
                                  <w:divBdr>
                                    <w:top w:val="none" w:sz="0" w:space="0" w:color="auto"/>
                                    <w:left w:val="none" w:sz="0" w:space="0" w:color="auto"/>
                                    <w:bottom w:val="none" w:sz="0" w:space="0" w:color="auto"/>
                                    <w:right w:val="none" w:sz="0" w:space="0" w:color="auto"/>
                                  </w:divBdr>
                                  <w:divsChild>
                                    <w:div w:id="596600823">
                                      <w:marLeft w:val="0"/>
                                      <w:marRight w:val="0"/>
                                      <w:marTop w:val="0"/>
                                      <w:marBottom w:val="0"/>
                                      <w:divBdr>
                                        <w:top w:val="none" w:sz="0" w:space="0" w:color="auto"/>
                                        <w:left w:val="none" w:sz="0" w:space="0" w:color="auto"/>
                                        <w:bottom w:val="none" w:sz="0" w:space="0" w:color="auto"/>
                                        <w:right w:val="none" w:sz="0" w:space="0" w:color="auto"/>
                                      </w:divBdr>
                                    </w:div>
                                    <w:div w:id="4700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261120">
          <w:marLeft w:val="0"/>
          <w:marRight w:val="0"/>
          <w:marTop w:val="0"/>
          <w:marBottom w:val="0"/>
          <w:divBdr>
            <w:top w:val="single" w:sz="6" w:space="0" w:color="D9DCDD"/>
            <w:left w:val="single" w:sz="6" w:space="0" w:color="D9DCDD"/>
            <w:bottom w:val="single" w:sz="6" w:space="0" w:color="D9DCDD"/>
            <w:right w:val="single" w:sz="6" w:space="0" w:color="D9DCDD"/>
          </w:divBdr>
          <w:divsChild>
            <w:div w:id="1014304003">
              <w:marLeft w:val="0"/>
              <w:marRight w:val="-450"/>
              <w:marTop w:val="0"/>
              <w:marBottom w:val="0"/>
              <w:divBdr>
                <w:top w:val="none" w:sz="0" w:space="0" w:color="auto"/>
                <w:left w:val="none" w:sz="0" w:space="0" w:color="auto"/>
                <w:bottom w:val="none" w:sz="0" w:space="0" w:color="auto"/>
                <w:right w:val="none" w:sz="0" w:space="0" w:color="auto"/>
              </w:divBdr>
              <w:divsChild>
                <w:div w:id="180167887">
                  <w:marLeft w:val="435"/>
                  <w:marRight w:val="0"/>
                  <w:marTop w:val="0"/>
                  <w:marBottom w:val="0"/>
                  <w:divBdr>
                    <w:top w:val="none" w:sz="0" w:space="0" w:color="auto"/>
                    <w:left w:val="none" w:sz="0" w:space="0" w:color="auto"/>
                    <w:bottom w:val="none" w:sz="0" w:space="0" w:color="auto"/>
                    <w:right w:val="none" w:sz="0" w:space="0" w:color="auto"/>
                  </w:divBdr>
                  <w:divsChild>
                    <w:div w:id="1827285829">
                      <w:marLeft w:val="0"/>
                      <w:marRight w:val="0"/>
                      <w:marTop w:val="0"/>
                      <w:marBottom w:val="0"/>
                      <w:divBdr>
                        <w:top w:val="none" w:sz="0" w:space="0" w:color="auto"/>
                        <w:left w:val="none" w:sz="0" w:space="0" w:color="auto"/>
                        <w:bottom w:val="none" w:sz="0" w:space="0" w:color="auto"/>
                        <w:right w:val="none" w:sz="0" w:space="0" w:color="auto"/>
                      </w:divBdr>
                      <w:divsChild>
                        <w:div w:id="1545752451">
                          <w:marLeft w:val="0"/>
                          <w:marRight w:val="0"/>
                          <w:marTop w:val="0"/>
                          <w:marBottom w:val="0"/>
                          <w:divBdr>
                            <w:top w:val="none" w:sz="0" w:space="0" w:color="auto"/>
                            <w:left w:val="none" w:sz="0" w:space="0" w:color="auto"/>
                            <w:bottom w:val="none" w:sz="0" w:space="0" w:color="auto"/>
                            <w:right w:val="none" w:sz="0" w:space="0" w:color="auto"/>
                          </w:divBdr>
                          <w:divsChild>
                            <w:div w:id="1260063584">
                              <w:marLeft w:val="0"/>
                              <w:marRight w:val="0"/>
                              <w:marTop w:val="0"/>
                              <w:marBottom w:val="0"/>
                              <w:divBdr>
                                <w:top w:val="none" w:sz="0" w:space="0" w:color="auto"/>
                                <w:left w:val="none" w:sz="0" w:space="0" w:color="auto"/>
                                <w:bottom w:val="none" w:sz="0" w:space="0" w:color="auto"/>
                                <w:right w:val="none" w:sz="0" w:space="0" w:color="auto"/>
                              </w:divBdr>
                              <w:divsChild>
                                <w:div w:id="1181822084">
                                  <w:marLeft w:val="0"/>
                                  <w:marRight w:val="0"/>
                                  <w:marTop w:val="0"/>
                                  <w:marBottom w:val="0"/>
                                  <w:divBdr>
                                    <w:top w:val="none" w:sz="0" w:space="0" w:color="auto"/>
                                    <w:left w:val="none" w:sz="0" w:space="0" w:color="auto"/>
                                    <w:bottom w:val="none" w:sz="0" w:space="0" w:color="auto"/>
                                    <w:right w:val="none" w:sz="0" w:space="0" w:color="auto"/>
                                  </w:divBdr>
                                  <w:divsChild>
                                    <w:div w:id="952319367">
                                      <w:marLeft w:val="0"/>
                                      <w:marRight w:val="0"/>
                                      <w:marTop w:val="0"/>
                                      <w:marBottom w:val="0"/>
                                      <w:divBdr>
                                        <w:top w:val="none" w:sz="0" w:space="0" w:color="auto"/>
                                        <w:left w:val="none" w:sz="0" w:space="0" w:color="auto"/>
                                        <w:bottom w:val="none" w:sz="0" w:space="0" w:color="auto"/>
                                        <w:right w:val="none" w:sz="0" w:space="0" w:color="auto"/>
                                      </w:divBdr>
                                    </w:div>
                                    <w:div w:id="65036621">
                                      <w:marLeft w:val="0"/>
                                      <w:marRight w:val="0"/>
                                      <w:marTop w:val="0"/>
                                      <w:marBottom w:val="0"/>
                                      <w:divBdr>
                                        <w:top w:val="none" w:sz="0" w:space="0" w:color="auto"/>
                                        <w:left w:val="none" w:sz="0" w:space="0" w:color="auto"/>
                                        <w:bottom w:val="none" w:sz="0" w:space="0" w:color="auto"/>
                                        <w:right w:val="none" w:sz="0" w:space="0" w:color="auto"/>
                                      </w:divBdr>
                                    </w:div>
                                    <w:div w:id="1982687496">
                                      <w:marLeft w:val="0"/>
                                      <w:marRight w:val="0"/>
                                      <w:marTop w:val="0"/>
                                      <w:marBottom w:val="0"/>
                                      <w:divBdr>
                                        <w:top w:val="none" w:sz="0" w:space="0" w:color="auto"/>
                                        <w:left w:val="none" w:sz="0" w:space="0" w:color="auto"/>
                                        <w:bottom w:val="none" w:sz="0" w:space="0" w:color="auto"/>
                                        <w:right w:val="none" w:sz="0" w:space="0" w:color="auto"/>
                                      </w:divBdr>
                                    </w:div>
                                    <w:div w:id="164057744">
                                      <w:marLeft w:val="0"/>
                                      <w:marRight w:val="0"/>
                                      <w:marTop w:val="0"/>
                                      <w:marBottom w:val="0"/>
                                      <w:divBdr>
                                        <w:top w:val="none" w:sz="0" w:space="0" w:color="auto"/>
                                        <w:left w:val="none" w:sz="0" w:space="0" w:color="auto"/>
                                        <w:bottom w:val="none" w:sz="0" w:space="0" w:color="auto"/>
                                        <w:right w:val="none" w:sz="0" w:space="0" w:color="auto"/>
                                      </w:divBdr>
                                    </w:div>
                                    <w:div w:id="2131776189">
                                      <w:marLeft w:val="0"/>
                                      <w:marRight w:val="0"/>
                                      <w:marTop w:val="0"/>
                                      <w:marBottom w:val="0"/>
                                      <w:divBdr>
                                        <w:top w:val="none" w:sz="0" w:space="0" w:color="auto"/>
                                        <w:left w:val="none" w:sz="0" w:space="0" w:color="auto"/>
                                        <w:bottom w:val="none" w:sz="0" w:space="0" w:color="auto"/>
                                        <w:right w:val="none" w:sz="0" w:space="0" w:color="auto"/>
                                      </w:divBdr>
                                    </w:div>
                                    <w:div w:id="1112745100">
                                      <w:marLeft w:val="0"/>
                                      <w:marRight w:val="0"/>
                                      <w:marTop w:val="0"/>
                                      <w:marBottom w:val="0"/>
                                      <w:divBdr>
                                        <w:top w:val="none" w:sz="0" w:space="0" w:color="auto"/>
                                        <w:left w:val="none" w:sz="0" w:space="0" w:color="auto"/>
                                        <w:bottom w:val="none" w:sz="0" w:space="0" w:color="auto"/>
                                        <w:right w:val="none" w:sz="0" w:space="0" w:color="auto"/>
                                      </w:divBdr>
                                    </w:div>
                                    <w:div w:id="814686558">
                                      <w:marLeft w:val="0"/>
                                      <w:marRight w:val="0"/>
                                      <w:marTop w:val="0"/>
                                      <w:marBottom w:val="0"/>
                                      <w:divBdr>
                                        <w:top w:val="none" w:sz="0" w:space="0" w:color="auto"/>
                                        <w:left w:val="none" w:sz="0" w:space="0" w:color="auto"/>
                                        <w:bottom w:val="none" w:sz="0" w:space="0" w:color="auto"/>
                                        <w:right w:val="none" w:sz="0" w:space="0" w:color="auto"/>
                                      </w:divBdr>
                                    </w:div>
                                    <w:div w:id="390664223">
                                      <w:marLeft w:val="0"/>
                                      <w:marRight w:val="0"/>
                                      <w:marTop w:val="0"/>
                                      <w:marBottom w:val="0"/>
                                      <w:divBdr>
                                        <w:top w:val="none" w:sz="0" w:space="0" w:color="auto"/>
                                        <w:left w:val="none" w:sz="0" w:space="0" w:color="auto"/>
                                        <w:bottom w:val="none" w:sz="0" w:space="0" w:color="auto"/>
                                        <w:right w:val="none" w:sz="0" w:space="0" w:color="auto"/>
                                      </w:divBdr>
                                    </w:div>
                                    <w:div w:id="2055544998">
                                      <w:marLeft w:val="0"/>
                                      <w:marRight w:val="0"/>
                                      <w:marTop w:val="0"/>
                                      <w:marBottom w:val="0"/>
                                      <w:divBdr>
                                        <w:top w:val="none" w:sz="0" w:space="0" w:color="auto"/>
                                        <w:left w:val="none" w:sz="0" w:space="0" w:color="auto"/>
                                        <w:bottom w:val="none" w:sz="0" w:space="0" w:color="auto"/>
                                        <w:right w:val="none" w:sz="0" w:space="0" w:color="auto"/>
                                      </w:divBdr>
                                    </w:div>
                                    <w:div w:id="1846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151153">
          <w:marLeft w:val="0"/>
          <w:marRight w:val="0"/>
          <w:marTop w:val="0"/>
          <w:marBottom w:val="0"/>
          <w:divBdr>
            <w:top w:val="single" w:sz="6" w:space="0" w:color="D9DCDD"/>
            <w:left w:val="single" w:sz="6" w:space="0" w:color="D9DCDD"/>
            <w:bottom w:val="single" w:sz="6" w:space="0" w:color="D9DCDD"/>
            <w:right w:val="single" w:sz="6" w:space="0" w:color="D9DCDD"/>
          </w:divBdr>
          <w:divsChild>
            <w:div w:id="1558010606">
              <w:marLeft w:val="0"/>
              <w:marRight w:val="-450"/>
              <w:marTop w:val="0"/>
              <w:marBottom w:val="0"/>
              <w:divBdr>
                <w:top w:val="none" w:sz="0" w:space="0" w:color="auto"/>
                <w:left w:val="none" w:sz="0" w:space="0" w:color="auto"/>
                <w:bottom w:val="none" w:sz="0" w:space="0" w:color="auto"/>
                <w:right w:val="none" w:sz="0" w:space="0" w:color="auto"/>
              </w:divBdr>
              <w:divsChild>
                <w:div w:id="507142146">
                  <w:marLeft w:val="435"/>
                  <w:marRight w:val="0"/>
                  <w:marTop w:val="0"/>
                  <w:marBottom w:val="0"/>
                  <w:divBdr>
                    <w:top w:val="none" w:sz="0" w:space="0" w:color="auto"/>
                    <w:left w:val="none" w:sz="0" w:space="0" w:color="auto"/>
                    <w:bottom w:val="none" w:sz="0" w:space="0" w:color="auto"/>
                    <w:right w:val="none" w:sz="0" w:space="0" w:color="auto"/>
                  </w:divBdr>
                  <w:divsChild>
                    <w:div w:id="1307324086">
                      <w:marLeft w:val="0"/>
                      <w:marRight w:val="0"/>
                      <w:marTop w:val="0"/>
                      <w:marBottom w:val="0"/>
                      <w:divBdr>
                        <w:top w:val="none" w:sz="0" w:space="0" w:color="auto"/>
                        <w:left w:val="none" w:sz="0" w:space="0" w:color="auto"/>
                        <w:bottom w:val="none" w:sz="0" w:space="0" w:color="auto"/>
                        <w:right w:val="none" w:sz="0" w:space="0" w:color="auto"/>
                      </w:divBdr>
                      <w:divsChild>
                        <w:div w:id="345133804">
                          <w:marLeft w:val="0"/>
                          <w:marRight w:val="0"/>
                          <w:marTop w:val="0"/>
                          <w:marBottom w:val="0"/>
                          <w:divBdr>
                            <w:top w:val="none" w:sz="0" w:space="0" w:color="auto"/>
                            <w:left w:val="none" w:sz="0" w:space="0" w:color="auto"/>
                            <w:bottom w:val="none" w:sz="0" w:space="0" w:color="auto"/>
                            <w:right w:val="none" w:sz="0" w:space="0" w:color="auto"/>
                          </w:divBdr>
                          <w:divsChild>
                            <w:div w:id="1078750106">
                              <w:marLeft w:val="0"/>
                              <w:marRight w:val="0"/>
                              <w:marTop w:val="0"/>
                              <w:marBottom w:val="0"/>
                              <w:divBdr>
                                <w:top w:val="none" w:sz="0" w:space="0" w:color="auto"/>
                                <w:left w:val="none" w:sz="0" w:space="0" w:color="auto"/>
                                <w:bottom w:val="none" w:sz="0" w:space="0" w:color="auto"/>
                                <w:right w:val="none" w:sz="0" w:space="0" w:color="auto"/>
                              </w:divBdr>
                              <w:divsChild>
                                <w:div w:id="1356345989">
                                  <w:marLeft w:val="0"/>
                                  <w:marRight w:val="0"/>
                                  <w:marTop w:val="0"/>
                                  <w:marBottom w:val="0"/>
                                  <w:divBdr>
                                    <w:top w:val="none" w:sz="0" w:space="0" w:color="auto"/>
                                    <w:left w:val="none" w:sz="0" w:space="0" w:color="auto"/>
                                    <w:bottom w:val="none" w:sz="0" w:space="0" w:color="auto"/>
                                    <w:right w:val="none" w:sz="0" w:space="0" w:color="auto"/>
                                  </w:divBdr>
                                  <w:divsChild>
                                    <w:div w:id="13113910">
                                      <w:marLeft w:val="0"/>
                                      <w:marRight w:val="0"/>
                                      <w:marTop w:val="0"/>
                                      <w:marBottom w:val="0"/>
                                      <w:divBdr>
                                        <w:top w:val="none" w:sz="0" w:space="0" w:color="auto"/>
                                        <w:left w:val="none" w:sz="0" w:space="0" w:color="auto"/>
                                        <w:bottom w:val="none" w:sz="0" w:space="0" w:color="auto"/>
                                        <w:right w:val="none" w:sz="0" w:space="0" w:color="auto"/>
                                      </w:divBdr>
                                    </w:div>
                                    <w:div w:id="3627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089365">
          <w:marLeft w:val="0"/>
          <w:marRight w:val="0"/>
          <w:marTop w:val="0"/>
          <w:marBottom w:val="0"/>
          <w:divBdr>
            <w:top w:val="single" w:sz="6" w:space="0" w:color="D9DCDD"/>
            <w:left w:val="single" w:sz="6" w:space="0" w:color="D9DCDD"/>
            <w:bottom w:val="single" w:sz="6" w:space="0" w:color="D9DCDD"/>
            <w:right w:val="single" w:sz="6" w:space="0" w:color="D9DCDD"/>
          </w:divBdr>
          <w:divsChild>
            <w:div w:id="2075202521">
              <w:marLeft w:val="0"/>
              <w:marRight w:val="-450"/>
              <w:marTop w:val="0"/>
              <w:marBottom w:val="0"/>
              <w:divBdr>
                <w:top w:val="none" w:sz="0" w:space="0" w:color="auto"/>
                <w:left w:val="none" w:sz="0" w:space="0" w:color="auto"/>
                <w:bottom w:val="none" w:sz="0" w:space="0" w:color="auto"/>
                <w:right w:val="none" w:sz="0" w:space="0" w:color="auto"/>
              </w:divBdr>
              <w:divsChild>
                <w:div w:id="1432431699">
                  <w:marLeft w:val="435"/>
                  <w:marRight w:val="0"/>
                  <w:marTop w:val="0"/>
                  <w:marBottom w:val="0"/>
                  <w:divBdr>
                    <w:top w:val="none" w:sz="0" w:space="0" w:color="auto"/>
                    <w:left w:val="none" w:sz="0" w:space="0" w:color="auto"/>
                    <w:bottom w:val="none" w:sz="0" w:space="0" w:color="auto"/>
                    <w:right w:val="none" w:sz="0" w:space="0" w:color="auto"/>
                  </w:divBdr>
                  <w:divsChild>
                    <w:div w:id="1256943616">
                      <w:marLeft w:val="0"/>
                      <w:marRight w:val="0"/>
                      <w:marTop w:val="0"/>
                      <w:marBottom w:val="0"/>
                      <w:divBdr>
                        <w:top w:val="none" w:sz="0" w:space="0" w:color="auto"/>
                        <w:left w:val="none" w:sz="0" w:space="0" w:color="auto"/>
                        <w:bottom w:val="none" w:sz="0" w:space="0" w:color="auto"/>
                        <w:right w:val="none" w:sz="0" w:space="0" w:color="auto"/>
                      </w:divBdr>
                      <w:divsChild>
                        <w:div w:id="45642862">
                          <w:marLeft w:val="0"/>
                          <w:marRight w:val="0"/>
                          <w:marTop w:val="0"/>
                          <w:marBottom w:val="0"/>
                          <w:divBdr>
                            <w:top w:val="none" w:sz="0" w:space="0" w:color="auto"/>
                            <w:left w:val="none" w:sz="0" w:space="0" w:color="auto"/>
                            <w:bottom w:val="none" w:sz="0" w:space="0" w:color="auto"/>
                            <w:right w:val="none" w:sz="0" w:space="0" w:color="auto"/>
                          </w:divBdr>
                          <w:divsChild>
                            <w:div w:id="1351294644">
                              <w:marLeft w:val="0"/>
                              <w:marRight w:val="0"/>
                              <w:marTop w:val="0"/>
                              <w:marBottom w:val="0"/>
                              <w:divBdr>
                                <w:top w:val="none" w:sz="0" w:space="0" w:color="auto"/>
                                <w:left w:val="none" w:sz="0" w:space="0" w:color="auto"/>
                                <w:bottom w:val="none" w:sz="0" w:space="0" w:color="auto"/>
                                <w:right w:val="none" w:sz="0" w:space="0" w:color="auto"/>
                              </w:divBdr>
                              <w:divsChild>
                                <w:div w:id="394937864">
                                  <w:marLeft w:val="0"/>
                                  <w:marRight w:val="0"/>
                                  <w:marTop w:val="0"/>
                                  <w:marBottom w:val="0"/>
                                  <w:divBdr>
                                    <w:top w:val="none" w:sz="0" w:space="0" w:color="auto"/>
                                    <w:left w:val="none" w:sz="0" w:space="0" w:color="auto"/>
                                    <w:bottom w:val="none" w:sz="0" w:space="0" w:color="auto"/>
                                    <w:right w:val="none" w:sz="0" w:space="0" w:color="auto"/>
                                  </w:divBdr>
                                  <w:divsChild>
                                    <w:div w:id="1173959858">
                                      <w:marLeft w:val="0"/>
                                      <w:marRight w:val="0"/>
                                      <w:marTop w:val="0"/>
                                      <w:marBottom w:val="0"/>
                                      <w:divBdr>
                                        <w:top w:val="none" w:sz="0" w:space="0" w:color="auto"/>
                                        <w:left w:val="none" w:sz="0" w:space="0" w:color="auto"/>
                                        <w:bottom w:val="none" w:sz="0" w:space="0" w:color="auto"/>
                                        <w:right w:val="none" w:sz="0" w:space="0" w:color="auto"/>
                                      </w:divBdr>
                                    </w:div>
                                    <w:div w:id="452015407">
                                      <w:marLeft w:val="0"/>
                                      <w:marRight w:val="0"/>
                                      <w:marTop w:val="0"/>
                                      <w:marBottom w:val="0"/>
                                      <w:divBdr>
                                        <w:top w:val="none" w:sz="0" w:space="0" w:color="auto"/>
                                        <w:left w:val="none" w:sz="0" w:space="0" w:color="auto"/>
                                        <w:bottom w:val="none" w:sz="0" w:space="0" w:color="auto"/>
                                        <w:right w:val="none" w:sz="0" w:space="0" w:color="auto"/>
                                      </w:divBdr>
                                    </w:div>
                                    <w:div w:id="1930001844">
                                      <w:marLeft w:val="0"/>
                                      <w:marRight w:val="0"/>
                                      <w:marTop w:val="0"/>
                                      <w:marBottom w:val="0"/>
                                      <w:divBdr>
                                        <w:top w:val="none" w:sz="0" w:space="0" w:color="auto"/>
                                        <w:left w:val="none" w:sz="0" w:space="0" w:color="auto"/>
                                        <w:bottom w:val="none" w:sz="0" w:space="0" w:color="auto"/>
                                        <w:right w:val="none" w:sz="0" w:space="0" w:color="auto"/>
                                      </w:divBdr>
                                    </w:div>
                                    <w:div w:id="321659282">
                                      <w:marLeft w:val="0"/>
                                      <w:marRight w:val="0"/>
                                      <w:marTop w:val="0"/>
                                      <w:marBottom w:val="0"/>
                                      <w:divBdr>
                                        <w:top w:val="none" w:sz="0" w:space="0" w:color="auto"/>
                                        <w:left w:val="none" w:sz="0" w:space="0" w:color="auto"/>
                                        <w:bottom w:val="none" w:sz="0" w:space="0" w:color="auto"/>
                                        <w:right w:val="none" w:sz="0" w:space="0" w:color="auto"/>
                                      </w:divBdr>
                                    </w:div>
                                    <w:div w:id="1749767911">
                                      <w:marLeft w:val="0"/>
                                      <w:marRight w:val="0"/>
                                      <w:marTop w:val="0"/>
                                      <w:marBottom w:val="0"/>
                                      <w:divBdr>
                                        <w:top w:val="none" w:sz="0" w:space="0" w:color="auto"/>
                                        <w:left w:val="none" w:sz="0" w:space="0" w:color="auto"/>
                                        <w:bottom w:val="none" w:sz="0" w:space="0" w:color="auto"/>
                                        <w:right w:val="none" w:sz="0" w:space="0" w:color="auto"/>
                                      </w:divBdr>
                                    </w:div>
                                    <w:div w:id="2035181926">
                                      <w:marLeft w:val="0"/>
                                      <w:marRight w:val="0"/>
                                      <w:marTop w:val="0"/>
                                      <w:marBottom w:val="0"/>
                                      <w:divBdr>
                                        <w:top w:val="none" w:sz="0" w:space="0" w:color="auto"/>
                                        <w:left w:val="none" w:sz="0" w:space="0" w:color="auto"/>
                                        <w:bottom w:val="none" w:sz="0" w:space="0" w:color="auto"/>
                                        <w:right w:val="none" w:sz="0" w:space="0" w:color="auto"/>
                                      </w:divBdr>
                                    </w:div>
                                    <w:div w:id="4729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655771">
          <w:marLeft w:val="0"/>
          <w:marRight w:val="0"/>
          <w:marTop w:val="0"/>
          <w:marBottom w:val="0"/>
          <w:divBdr>
            <w:top w:val="single" w:sz="6" w:space="0" w:color="D9DCDD"/>
            <w:left w:val="single" w:sz="6" w:space="0" w:color="D9DCDD"/>
            <w:bottom w:val="single" w:sz="6" w:space="0" w:color="D9DCDD"/>
            <w:right w:val="single" w:sz="6" w:space="0" w:color="D9DCDD"/>
          </w:divBdr>
          <w:divsChild>
            <w:div w:id="1508400686">
              <w:marLeft w:val="0"/>
              <w:marRight w:val="-450"/>
              <w:marTop w:val="0"/>
              <w:marBottom w:val="0"/>
              <w:divBdr>
                <w:top w:val="none" w:sz="0" w:space="0" w:color="auto"/>
                <w:left w:val="none" w:sz="0" w:space="0" w:color="auto"/>
                <w:bottom w:val="none" w:sz="0" w:space="0" w:color="auto"/>
                <w:right w:val="none" w:sz="0" w:space="0" w:color="auto"/>
              </w:divBdr>
              <w:divsChild>
                <w:div w:id="2022775018">
                  <w:marLeft w:val="435"/>
                  <w:marRight w:val="0"/>
                  <w:marTop w:val="0"/>
                  <w:marBottom w:val="0"/>
                  <w:divBdr>
                    <w:top w:val="none" w:sz="0" w:space="0" w:color="auto"/>
                    <w:left w:val="none" w:sz="0" w:space="0" w:color="auto"/>
                    <w:bottom w:val="none" w:sz="0" w:space="0" w:color="auto"/>
                    <w:right w:val="none" w:sz="0" w:space="0" w:color="auto"/>
                  </w:divBdr>
                  <w:divsChild>
                    <w:div w:id="974480524">
                      <w:marLeft w:val="0"/>
                      <w:marRight w:val="0"/>
                      <w:marTop w:val="0"/>
                      <w:marBottom w:val="0"/>
                      <w:divBdr>
                        <w:top w:val="none" w:sz="0" w:space="0" w:color="auto"/>
                        <w:left w:val="none" w:sz="0" w:space="0" w:color="auto"/>
                        <w:bottom w:val="none" w:sz="0" w:space="0" w:color="auto"/>
                        <w:right w:val="none" w:sz="0" w:space="0" w:color="auto"/>
                      </w:divBdr>
                      <w:divsChild>
                        <w:div w:id="56975595">
                          <w:marLeft w:val="0"/>
                          <w:marRight w:val="0"/>
                          <w:marTop w:val="0"/>
                          <w:marBottom w:val="0"/>
                          <w:divBdr>
                            <w:top w:val="none" w:sz="0" w:space="0" w:color="auto"/>
                            <w:left w:val="none" w:sz="0" w:space="0" w:color="auto"/>
                            <w:bottom w:val="none" w:sz="0" w:space="0" w:color="auto"/>
                            <w:right w:val="none" w:sz="0" w:space="0" w:color="auto"/>
                          </w:divBdr>
                          <w:divsChild>
                            <w:div w:id="1977293272">
                              <w:marLeft w:val="0"/>
                              <w:marRight w:val="0"/>
                              <w:marTop w:val="0"/>
                              <w:marBottom w:val="0"/>
                              <w:divBdr>
                                <w:top w:val="none" w:sz="0" w:space="0" w:color="auto"/>
                                <w:left w:val="none" w:sz="0" w:space="0" w:color="auto"/>
                                <w:bottom w:val="none" w:sz="0" w:space="0" w:color="auto"/>
                                <w:right w:val="none" w:sz="0" w:space="0" w:color="auto"/>
                              </w:divBdr>
                              <w:divsChild>
                                <w:div w:id="1666325319">
                                  <w:marLeft w:val="0"/>
                                  <w:marRight w:val="0"/>
                                  <w:marTop w:val="0"/>
                                  <w:marBottom w:val="0"/>
                                  <w:divBdr>
                                    <w:top w:val="none" w:sz="0" w:space="0" w:color="auto"/>
                                    <w:left w:val="none" w:sz="0" w:space="0" w:color="auto"/>
                                    <w:bottom w:val="none" w:sz="0" w:space="0" w:color="auto"/>
                                    <w:right w:val="none" w:sz="0" w:space="0" w:color="auto"/>
                                  </w:divBdr>
                                  <w:divsChild>
                                    <w:div w:id="775444465">
                                      <w:marLeft w:val="0"/>
                                      <w:marRight w:val="0"/>
                                      <w:marTop w:val="0"/>
                                      <w:marBottom w:val="0"/>
                                      <w:divBdr>
                                        <w:top w:val="none" w:sz="0" w:space="0" w:color="auto"/>
                                        <w:left w:val="none" w:sz="0" w:space="0" w:color="auto"/>
                                        <w:bottom w:val="none" w:sz="0" w:space="0" w:color="auto"/>
                                        <w:right w:val="none" w:sz="0" w:space="0" w:color="auto"/>
                                      </w:divBdr>
                                    </w:div>
                                    <w:div w:id="176051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1784465">
      <w:bodyDiv w:val="1"/>
      <w:marLeft w:val="0"/>
      <w:marRight w:val="0"/>
      <w:marTop w:val="0"/>
      <w:marBottom w:val="0"/>
      <w:divBdr>
        <w:top w:val="none" w:sz="0" w:space="0" w:color="auto"/>
        <w:left w:val="none" w:sz="0" w:space="0" w:color="auto"/>
        <w:bottom w:val="none" w:sz="0" w:space="0" w:color="auto"/>
        <w:right w:val="none" w:sz="0" w:space="0" w:color="auto"/>
      </w:divBdr>
    </w:div>
    <w:div w:id="956831650">
      <w:bodyDiv w:val="1"/>
      <w:marLeft w:val="0"/>
      <w:marRight w:val="0"/>
      <w:marTop w:val="0"/>
      <w:marBottom w:val="0"/>
      <w:divBdr>
        <w:top w:val="none" w:sz="0" w:space="0" w:color="auto"/>
        <w:left w:val="none" w:sz="0" w:space="0" w:color="auto"/>
        <w:bottom w:val="none" w:sz="0" w:space="0" w:color="auto"/>
        <w:right w:val="none" w:sz="0" w:space="0" w:color="auto"/>
      </w:divBdr>
      <w:divsChild>
        <w:div w:id="1394159860">
          <w:marLeft w:val="0"/>
          <w:marRight w:val="0"/>
          <w:marTop w:val="0"/>
          <w:marBottom w:val="0"/>
          <w:divBdr>
            <w:top w:val="none" w:sz="0" w:space="0" w:color="auto"/>
            <w:left w:val="none" w:sz="0" w:space="0" w:color="auto"/>
            <w:bottom w:val="none" w:sz="0" w:space="0" w:color="auto"/>
            <w:right w:val="none" w:sz="0" w:space="0" w:color="auto"/>
          </w:divBdr>
          <w:divsChild>
            <w:div w:id="1606108227">
              <w:marLeft w:val="0"/>
              <w:marRight w:val="0"/>
              <w:marTop w:val="0"/>
              <w:marBottom w:val="0"/>
              <w:divBdr>
                <w:top w:val="none" w:sz="0" w:space="0" w:color="auto"/>
                <w:left w:val="none" w:sz="0" w:space="0" w:color="auto"/>
                <w:bottom w:val="none" w:sz="0" w:space="0" w:color="auto"/>
                <w:right w:val="none" w:sz="0" w:space="0" w:color="auto"/>
              </w:divBdr>
              <w:divsChild>
                <w:div w:id="332495576">
                  <w:marLeft w:val="0"/>
                  <w:marRight w:val="0"/>
                  <w:marTop w:val="0"/>
                  <w:marBottom w:val="0"/>
                  <w:divBdr>
                    <w:top w:val="none" w:sz="0" w:space="0" w:color="auto"/>
                    <w:left w:val="none" w:sz="0" w:space="0" w:color="auto"/>
                    <w:bottom w:val="none" w:sz="0" w:space="0" w:color="auto"/>
                    <w:right w:val="none" w:sz="0" w:space="0" w:color="auto"/>
                  </w:divBdr>
                </w:div>
                <w:div w:id="1844708448">
                  <w:marLeft w:val="0"/>
                  <w:marRight w:val="0"/>
                  <w:marTop w:val="0"/>
                  <w:marBottom w:val="0"/>
                  <w:divBdr>
                    <w:top w:val="none" w:sz="0" w:space="0" w:color="auto"/>
                    <w:left w:val="none" w:sz="0" w:space="0" w:color="auto"/>
                    <w:bottom w:val="none" w:sz="0" w:space="0" w:color="auto"/>
                    <w:right w:val="none" w:sz="0" w:space="0" w:color="auto"/>
                  </w:divBdr>
                </w:div>
                <w:div w:id="1894542378">
                  <w:marLeft w:val="0"/>
                  <w:marRight w:val="0"/>
                  <w:marTop w:val="0"/>
                  <w:marBottom w:val="0"/>
                  <w:divBdr>
                    <w:top w:val="none" w:sz="0" w:space="0" w:color="auto"/>
                    <w:left w:val="none" w:sz="0" w:space="0" w:color="auto"/>
                    <w:bottom w:val="none" w:sz="0" w:space="0" w:color="auto"/>
                    <w:right w:val="none" w:sz="0" w:space="0" w:color="auto"/>
                  </w:divBdr>
                </w:div>
                <w:div w:id="1001737319">
                  <w:marLeft w:val="0"/>
                  <w:marRight w:val="0"/>
                  <w:marTop w:val="0"/>
                  <w:marBottom w:val="0"/>
                  <w:divBdr>
                    <w:top w:val="none" w:sz="0" w:space="0" w:color="auto"/>
                    <w:left w:val="none" w:sz="0" w:space="0" w:color="auto"/>
                    <w:bottom w:val="none" w:sz="0" w:space="0" w:color="auto"/>
                    <w:right w:val="none" w:sz="0" w:space="0" w:color="auto"/>
                  </w:divBdr>
                </w:div>
                <w:div w:id="571425956">
                  <w:marLeft w:val="0"/>
                  <w:marRight w:val="0"/>
                  <w:marTop w:val="0"/>
                  <w:marBottom w:val="0"/>
                  <w:divBdr>
                    <w:top w:val="none" w:sz="0" w:space="0" w:color="auto"/>
                    <w:left w:val="none" w:sz="0" w:space="0" w:color="auto"/>
                    <w:bottom w:val="none" w:sz="0" w:space="0" w:color="auto"/>
                    <w:right w:val="none" w:sz="0" w:space="0" w:color="auto"/>
                  </w:divBdr>
                </w:div>
                <w:div w:id="1596983117">
                  <w:marLeft w:val="0"/>
                  <w:marRight w:val="0"/>
                  <w:marTop w:val="0"/>
                  <w:marBottom w:val="0"/>
                  <w:divBdr>
                    <w:top w:val="none" w:sz="0" w:space="0" w:color="auto"/>
                    <w:left w:val="none" w:sz="0" w:space="0" w:color="auto"/>
                    <w:bottom w:val="none" w:sz="0" w:space="0" w:color="auto"/>
                    <w:right w:val="none" w:sz="0" w:space="0" w:color="auto"/>
                  </w:divBdr>
                </w:div>
                <w:div w:id="695428982">
                  <w:marLeft w:val="0"/>
                  <w:marRight w:val="0"/>
                  <w:marTop w:val="0"/>
                  <w:marBottom w:val="0"/>
                  <w:divBdr>
                    <w:top w:val="none" w:sz="0" w:space="0" w:color="auto"/>
                    <w:left w:val="none" w:sz="0" w:space="0" w:color="auto"/>
                    <w:bottom w:val="none" w:sz="0" w:space="0" w:color="auto"/>
                    <w:right w:val="none" w:sz="0" w:space="0" w:color="auto"/>
                  </w:divBdr>
                </w:div>
                <w:div w:id="1727677321">
                  <w:marLeft w:val="0"/>
                  <w:marRight w:val="0"/>
                  <w:marTop w:val="0"/>
                  <w:marBottom w:val="0"/>
                  <w:divBdr>
                    <w:top w:val="none" w:sz="0" w:space="0" w:color="auto"/>
                    <w:left w:val="none" w:sz="0" w:space="0" w:color="auto"/>
                    <w:bottom w:val="none" w:sz="0" w:space="0" w:color="auto"/>
                    <w:right w:val="none" w:sz="0" w:space="0" w:color="auto"/>
                  </w:divBdr>
                  <w:divsChild>
                    <w:div w:id="1129082011">
                      <w:marLeft w:val="0"/>
                      <w:marRight w:val="0"/>
                      <w:marTop w:val="0"/>
                      <w:marBottom w:val="0"/>
                      <w:divBdr>
                        <w:top w:val="none" w:sz="0" w:space="0" w:color="auto"/>
                        <w:left w:val="none" w:sz="0" w:space="0" w:color="auto"/>
                        <w:bottom w:val="none" w:sz="0" w:space="0" w:color="auto"/>
                        <w:right w:val="none" w:sz="0" w:space="0" w:color="auto"/>
                      </w:divBdr>
                    </w:div>
                    <w:div w:id="816872579">
                      <w:marLeft w:val="0"/>
                      <w:marRight w:val="0"/>
                      <w:marTop w:val="0"/>
                      <w:marBottom w:val="0"/>
                      <w:divBdr>
                        <w:top w:val="none" w:sz="0" w:space="0" w:color="auto"/>
                        <w:left w:val="none" w:sz="0" w:space="0" w:color="auto"/>
                        <w:bottom w:val="none" w:sz="0" w:space="0" w:color="auto"/>
                        <w:right w:val="none" w:sz="0" w:space="0" w:color="auto"/>
                      </w:divBdr>
                    </w:div>
                    <w:div w:id="1680112847">
                      <w:marLeft w:val="0"/>
                      <w:marRight w:val="0"/>
                      <w:marTop w:val="0"/>
                      <w:marBottom w:val="0"/>
                      <w:divBdr>
                        <w:top w:val="none" w:sz="0" w:space="0" w:color="auto"/>
                        <w:left w:val="none" w:sz="0" w:space="0" w:color="auto"/>
                        <w:bottom w:val="none" w:sz="0" w:space="0" w:color="auto"/>
                        <w:right w:val="none" w:sz="0" w:space="0" w:color="auto"/>
                      </w:divBdr>
                    </w:div>
                    <w:div w:id="1321958204">
                      <w:marLeft w:val="0"/>
                      <w:marRight w:val="0"/>
                      <w:marTop w:val="0"/>
                      <w:marBottom w:val="0"/>
                      <w:divBdr>
                        <w:top w:val="none" w:sz="0" w:space="0" w:color="auto"/>
                        <w:left w:val="none" w:sz="0" w:space="0" w:color="auto"/>
                        <w:bottom w:val="none" w:sz="0" w:space="0" w:color="auto"/>
                        <w:right w:val="none" w:sz="0" w:space="0" w:color="auto"/>
                      </w:divBdr>
                    </w:div>
                    <w:div w:id="1296644802">
                      <w:marLeft w:val="0"/>
                      <w:marRight w:val="0"/>
                      <w:marTop w:val="0"/>
                      <w:marBottom w:val="0"/>
                      <w:divBdr>
                        <w:top w:val="none" w:sz="0" w:space="0" w:color="auto"/>
                        <w:left w:val="none" w:sz="0" w:space="0" w:color="auto"/>
                        <w:bottom w:val="none" w:sz="0" w:space="0" w:color="auto"/>
                        <w:right w:val="none" w:sz="0" w:space="0" w:color="auto"/>
                      </w:divBdr>
                    </w:div>
                    <w:div w:id="1203786142">
                      <w:marLeft w:val="0"/>
                      <w:marRight w:val="0"/>
                      <w:marTop w:val="0"/>
                      <w:marBottom w:val="0"/>
                      <w:divBdr>
                        <w:top w:val="none" w:sz="0" w:space="0" w:color="auto"/>
                        <w:left w:val="none" w:sz="0" w:space="0" w:color="auto"/>
                        <w:bottom w:val="none" w:sz="0" w:space="0" w:color="auto"/>
                        <w:right w:val="none" w:sz="0" w:space="0" w:color="auto"/>
                      </w:divBdr>
                    </w:div>
                    <w:div w:id="9394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2417">
          <w:marLeft w:val="0"/>
          <w:marRight w:val="0"/>
          <w:marTop w:val="0"/>
          <w:marBottom w:val="0"/>
          <w:divBdr>
            <w:top w:val="none" w:sz="0" w:space="0" w:color="auto"/>
            <w:left w:val="none" w:sz="0" w:space="0" w:color="auto"/>
            <w:bottom w:val="none" w:sz="0" w:space="0" w:color="auto"/>
            <w:right w:val="none" w:sz="0" w:space="0" w:color="auto"/>
          </w:divBdr>
          <w:divsChild>
            <w:div w:id="374817168">
              <w:marLeft w:val="0"/>
              <w:marRight w:val="0"/>
              <w:marTop w:val="0"/>
              <w:marBottom w:val="0"/>
              <w:divBdr>
                <w:top w:val="none" w:sz="0" w:space="0" w:color="auto"/>
                <w:left w:val="none" w:sz="0" w:space="0" w:color="auto"/>
                <w:bottom w:val="none" w:sz="0" w:space="0" w:color="auto"/>
                <w:right w:val="none" w:sz="0" w:space="0" w:color="auto"/>
              </w:divBdr>
              <w:divsChild>
                <w:div w:id="409742707">
                  <w:marLeft w:val="0"/>
                  <w:marRight w:val="0"/>
                  <w:marTop w:val="0"/>
                  <w:marBottom w:val="0"/>
                  <w:divBdr>
                    <w:top w:val="none" w:sz="0" w:space="0" w:color="auto"/>
                    <w:left w:val="none" w:sz="0" w:space="0" w:color="auto"/>
                    <w:bottom w:val="none" w:sz="0" w:space="0" w:color="auto"/>
                    <w:right w:val="none" w:sz="0" w:space="0" w:color="auto"/>
                  </w:divBdr>
                </w:div>
                <w:div w:id="772750927">
                  <w:marLeft w:val="0"/>
                  <w:marRight w:val="0"/>
                  <w:marTop w:val="0"/>
                  <w:marBottom w:val="0"/>
                  <w:divBdr>
                    <w:top w:val="none" w:sz="0" w:space="0" w:color="auto"/>
                    <w:left w:val="none" w:sz="0" w:space="0" w:color="auto"/>
                    <w:bottom w:val="none" w:sz="0" w:space="0" w:color="auto"/>
                    <w:right w:val="none" w:sz="0" w:space="0" w:color="auto"/>
                  </w:divBdr>
                </w:div>
                <w:div w:id="1882091830">
                  <w:marLeft w:val="0"/>
                  <w:marRight w:val="0"/>
                  <w:marTop w:val="0"/>
                  <w:marBottom w:val="0"/>
                  <w:divBdr>
                    <w:top w:val="none" w:sz="0" w:space="0" w:color="auto"/>
                    <w:left w:val="none" w:sz="0" w:space="0" w:color="auto"/>
                    <w:bottom w:val="none" w:sz="0" w:space="0" w:color="auto"/>
                    <w:right w:val="none" w:sz="0" w:space="0" w:color="auto"/>
                  </w:divBdr>
                </w:div>
                <w:div w:id="1565026035">
                  <w:marLeft w:val="0"/>
                  <w:marRight w:val="0"/>
                  <w:marTop w:val="0"/>
                  <w:marBottom w:val="0"/>
                  <w:divBdr>
                    <w:top w:val="none" w:sz="0" w:space="0" w:color="auto"/>
                    <w:left w:val="none" w:sz="0" w:space="0" w:color="auto"/>
                    <w:bottom w:val="none" w:sz="0" w:space="0" w:color="auto"/>
                    <w:right w:val="none" w:sz="0" w:space="0" w:color="auto"/>
                  </w:divBdr>
                </w:div>
                <w:div w:id="1783458350">
                  <w:marLeft w:val="0"/>
                  <w:marRight w:val="0"/>
                  <w:marTop w:val="0"/>
                  <w:marBottom w:val="0"/>
                  <w:divBdr>
                    <w:top w:val="none" w:sz="0" w:space="0" w:color="auto"/>
                    <w:left w:val="none" w:sz="0" w:space="0" w:color="auto"/>
                    <w:bottom w:val="none" w:sz="0" w:space="0" w:color="auto"/>
                    <w:right w:val="none" w:sz="0" w:space="0" w:color="auto"/>
                  </w:divBdr>
                  <w:divsChild>
                    <w:div w:id="349843477">
                      <w:marLeft w:val="0"/>
                      <w:marRight w:val="0"/>
                      <w:marTop w:val="0"/>
                      <w:marBottom w:val="0"/>
                      <w:divBdr>
                        <w:top w:val="none" w:sz="0" w:space="0" w:color="auto"/>
                        <w:left w:val="none" w:sz="0" w:space="0" w:color="auto"/>
                        <w:bottom w:val="none" w:sz="0" w:space="0" w:color="auto"/>
                        <w:right w:val="none" w:sz="0" w:space="0" w:color="auto"/>
                      </w:divBdr>
                    </w:div>
                    <w:div w:id="589781358">
                      <w:marLeft w:val="0"/>
                      <w:marRight w:val="0"/>
                      <w:marTop w:val="0"/>
                      <w:marBottom w:val="0"/>
                      <w:divBdr>
                        <w:top w:val="none" w:sz="0" w:space="0" w:color="auto"/>
                        <w:left w:val="none" w:sz="0" w:space="0" w:color="auto"/>
                        <w:bottom w:val="none" w:sz="0" w:space="0" w:color="auto"/>
                        <w:right w:val="none" w:sz="0" w:space="0" w:color="auto"/>
                      </w:divBdr>
                    </w:div>
                    <w:div w:id="1963687562">
                      <w:marLeft w:val="0"/>
                      <w:marRight w:val="0"/>
                      <w:marTop w:val="0"/>
                      <w:marBottom w:val="0"/>
                      <w:divBdr>
                        <w:top w:val="none" w:sz="0" w:space="0" w:color="auto"/>
                        <w:left w:val="none" w:sz="0" w:space="0" w:color="auto"/>
                        <w:bottom w:val="none" w:sz="0" w:space="0" w:color="auto"/>
                        <w:right w:val="none" w:sz="0" w:space="0" w:color="auto"/>
                      </w:divBdr>
                    </w:div>
                    <w:div w:id="7470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85901">
          <w:marLeft w:val="0"/>
          <w:marRight w:val="0"/>
          <w:marTop w:val="0"/>
          <w:marBottom w:val="0"/>
          <w:divBdr>
            <w:top w:val="none" w:sz="0" w:space="0" w:color="auto"/>
            <w:left w:val="none" w:sz="0" w:space="0" w:color="auto"/>
            <w:bottom w:val="none" w:sz="0" w:space="0" w:color="auto"/>
            <w:right w:val="none" w:sz="0" w:space="0" w:color="auto"/>
          </w:divBdr>
          <w:divsChild>
            <w:div w:id="355813295">
              <w:marLeft w:val="0"/>
              <w:marRight w:val="0"/>
              <w:marTop w:val="0"/>
              <w:marBottom w:val="0"/>
              <w:divBdr>
                <w:top w:val="none" w:sz="0" w:space="0" w:color="auto"/>
                <w:left w:val="none" w:sz="0" w:space="0" w:color="auto"/>
                <w:bottom w:val="none" w:sz="0" w:space="0" w:color="auto"/>
                <w:right w:val="none" w:sz="0" w:space="0" w:color="auto"/>
              </w:divBdr>
              <w:divsChild>
                <w:div w:id="2002390498">
                  <w:marLeft w:val="0"/>
                  <w:marRight w:val="0"/>
                  <w:marTop w:val="0"/>
                  <w:marBottom w:val="0"/>
                  <w:divBdr>
                    <w:top w:val="none" w:sz="0" w:space="0" w:color="auto"/>
                    <w:left w:val="none" w:sz="0" w:space="0" w:color="auto"/>
                    <w:bottom w:val="none" w:sz="0" w:space="0" w:color="auto"/>
                    <w:right w:val="none" w:sz="0" w:space="0" w:color="auto"/>
                  </w:divBdr>
                </w:div>
                <w:div w:id="326204341">
                  <w:marLeft w:val="0"/>
                  <w:marRight w:val="0"/>
                  <w:marTop w:val="0"/>
                  <w:marBottom w:val="0"/>
                  <w:divBdr>
                    <w:top w:val="none" w:sz="0" w:space="0" w:color="auto"/>
                    <w:left w:val="none" w:sz="0" w:space="0" w:color="auto"/>
                    <w:bottom w:val="none" w:sz="0" w:space="0" w:color="auto"/>
                    <w:right w:val="none" w:sz="0" w:space="0" w:color="auto"/>
                  </w:divBdr>
                </w:div>
                <w:div w:id="1878616568">
                  <w:marLeft w:val="0"/>
                  <w:marRight w:val="0"/>
                  <w:marTop w:val="0"/>
                  <w:marBottom w:val="0"/>
                  <w:divBdr>
                    <w:top w:val="none" w:sz="0" w:space="0" w:color="auto"/>
                    <w:left w:val="none" w:sz="0" w:space="0" w:color="auto"/>
                    <w:bottom w:val="none" w:sz="0" w:space="0" w:color="auto"/>
                    <w:right w:val="none" w:sz="0" w:space="0" w:color="auto"/>
                  </w:divBdr>
                </w:div>
                <w:div w:id="1981031557">
                  <w:marLeft w:val="0"/>
                  <w:marRight w:val="0"/>
                  <w:marTop w:val="0"/>
                  <w:marBottom w:val="0"/>
                  <w:divBdr>
                    <w:top w:val="none" w:sz="0" w:space="0" w:color="auto"/>
                    <w:left w:val="none" w:sz="0" w:space="0" w:color="auto"/>
                    <w:bottom w:val="none" w:sz="0" w:space="0" w:color="auto"/>
                    <w:right w:val="none" w:sz="0" w:space="0" w:color="auto"/>
                  </w:divBdr>
                </w:div>
                <w:div w:id="305086112">
                  <w:marLeft w:val="0"/>
                  <w:marRight w:val="0"/>
                  <w:marTop w:val="0"/>
                  <w:marBottom w:val="0"/>
                  <w:divBdr>
                    <w:top w:val="none" w:sz="0" w:space="0" w:color="auto"/>
                    <w:left w:val="none" w:sz="0" w:space="0" w:color="auto"/>
                    <w:bottom w:val="none" w:sz="0" w:space="0" w:color="auto"/>
                    <w:right w:val="none" w:sz="0" w:space="0" w:color="auto"/>
                  </w:divBdr>
                </w:div>
                <w:div w:id="607199547">
                  <w:marLeft w:val="0"/>
                  <w:marRight w:val="0"/>
                  <w:marTop w:val="0"/>
                  <w:marBottom w:val="0"/>
                  <w:divBdr>
                    <w:top w:val="none" w:sz="0" w:space="0" w:color="auto"/>
                    <w:left w:val="none" w:sz="0" w:space="0" w:color="auto"/>
                    <w:bottom w:val="none" w:sz="0" w:space="0" w:color="auto"/>
                    <w:right w:val="none" w:sz="0" w:space="0" w:color="auto"/>
                  </w:divBdr>
                </w:div>
                <w:div w:id="1438482086">
                  <w:marLeft w:val="0"/>
                  <w:marRight w:val="0"/>
                  <w:marTop w:val="0"/>
                  <w:marBottom w:val="0"/>
                  <w:divBdr>
                    <w:top w:val="none" w:sz="0" w:space="0" w:color="auto"/>
                    <w:left w:val="none" w:sz="0" w:space="0" w:color="auto"/>
                    <w:bottom w:val="none" w:sz="0" w:space="0" w:color="auto"/>
                    <w:right w:val="none" w:sz="0" w:space="0" w:color="auto"/>
                  </w:divBdr>
                </w:div>
                <w:div w:id="1573462410">
                  <w:marLeft w:val="0"/>
                  <w:marRight w:val="0"/>
                  <w:marTop w:val="0"/>
                  <w:marBottom w:val="0"/>
                  <w:divBdr>
                    <w:top w:val="none" w:sz="0" w:space="0" w:color="auto"/>
                    <w:left w:val="none" w:sz="0" w:space="0" w:color="auto"/>
                    <w:bottom w:val="none" w:sz="0" w:space="0" w:color="auto"/>
                    <w:right w:val="none" w:sz="0" w:space="0" w:color="auto"/>
                  </w:divBdr>
                </w:div>
                <w:div w:id="822476839">
                  <w:marLeft w:val="0"/>
                  <w:marRight w:val="0"/>
                  <w:marTop w:val="0"/>
                  <w:marBottom w:val="0"/>
                  <w:divBdr>
                    <w:top w:val="none" w:sz="0" w:space="0" w:color="auto"/>
                    <w:left w:val="none" w:sz="0" w:space="0" w:color="auto"/>
                    <w:bottom w:val="none" w:sz="0" w:space="0" w:color="auto"/>
                    <w:right w:val="none" w:sz="0" w:space="0" w:color="auto"/>
                  </w:divBdr>
                </w:div>
                <w:div w:id="1210917589">
                  <w:marLeft w:val="0"/>
                  <w:marRight w:val="0"/>
                  <w:marTop w:val="0"/>
                  <w:marBottom w:val="0"/>
                  <w:divBdr>
                    <w:top w:val="none" w:sz="0" w:space="0" w:color="auto"/>
                    <w:left w:val="none" w:sz="0" w:space="0" w:color="auto"/>
                    <w:bottom w:val="none" w:sz="0" w:space="0" w:color="auto"/>
                    <w:right w:val="none" w:sz="0" w:space="0" w:color="auto"/>
                  </w:divBdr>
                  <w:divsChild>
                    <w:div w:id="1423644494">
                      <w:marLeft w:val="0"/>
                      <w:marRight w:val="0"/>
                      <w:marTop w:val="0"/>
                      <w:marBottom w:val="0"/>
                      <w:divBdr>
                        <w:top w:val="none" w:sz="0" w:space="0" w:color="auto"/>
                        <w:left w:val="none" w:sz="0" w:space="0" w:color="auto"/>
                        <w:bottom w:val="none" w:sz="0" w:space="0" w:color="auto"/>
                        <w:right w:val="none" w:sz="0" w:space="0" w:color="auto"/>
                      </w:divBdr>
                    </w:div>
                    <w:div w:id="585118026">
                      <w:marLeft w:val="0"/>
                      <w:marRight w:val="0"/>
                      <w:marTop w:val="0"/>
                      <w:marBottom w:val="0"/>
                      <w:divBdr>
                        <w:top w:val="none" w:sz="0" w:space="0" w:color="auto"/>
                        <w:left w:val="none" w:sz="0" w:space="0" w:color="auto"/>
                        <w:bottom w:val="none" w:sz="0" w:space="0" w:color="auto"/>
                        <w:right w:val="none" w:sz="0" w:space="0" w:color="auto"/>
                      </w:divBdr>
                    </w:div>
                    <w:div w:id="2116166084">
                      <w:marLeft w:val="0"/>
                      <w:marRight w:val="0"/>
                      <w:marTop w:val="0"/>
                      <w:marBottom w:val="0"/>
                      <w:divBdr>
                        <w:top w:val="none" w:sz="0" w:space="0" w:color="auto"/>
                        <w:left w:val="none" w:sz="0" w:space="0" w:color="auto"/>
                        <w:bottom w:val="none" w:sz="0" w:space="0" w:color="auto"/>
                        <w:right w:val="none" w:sz="0" w:space="0" w:color="auto"/>
                      </w:divBdr>
                    </w:div>
                    <w:div w:id="2001304666">
                      <w:marLeft w:val="0"/>
                      <w:marRight w:val="0"/>
                      <w:marTop w:val="0"/>
                      <w:marBottom w:val="0"/>
                      <w:divBdr>
                        <w:top w:val="none" w:sz="0" w:space="0" w:color="auto"/>
                        <w:left w:val="none" w:sz="0" w:space="0" w:color="auto"/>
                        <w:bottom w:val="none" w:sz="0" w:space="0" w:color="auto"/>
                        <w:right w:val="none" w:sz="0" w:space="0" w:color="auto"/>
                      </w:divBdr>
                    </w:div>
                    <w:div w:id="847600742">
                      <w:marLeft w:val="0"/>
                      <w:marRight w:val="0"/>
                      <w:marTop w:val="0"/>
                      <w:marBottom w:val="0"/>
                      <w:divBdr>
                        <w:top w:val="none" w:sz="0" w:space="0" w:color="auto"/>
                        <w:left w:val="none" w:sz="0" w:space="0" w:color="auto"/>
                        <w:bottom w:val="none" w:sz="0" w:space="0" w:color="auto"/>
                        <w:right w:val="none" w:sz="0" w:space="0" w:color="auto"/>
                      </w:divBdr>
                    </w:div>
                    <w:div w:id="1217012969">
                      <w:marLeft w:val="0"/>
                      <w:marRight w:val="0"/>
                      <w:marTop w:val="0"/>
                      <w:marBottom w:val="0"/>
                      <w:divBdr>
                        <w:top w:val="none" w:sz="0" w:space="0" w:color="auto"/>
                        <w:left w:val="none" w:sz="0" w:space="0" w:color="auto"/>
                        <w:bottom w:val="none" w:sz="0" w:space="0" w:color="auto"/>
                        <w:right w:val="none" w:sz="0" w:space="0" w:color="auto"/>
                      </w:divBdr>
                    </w:div>
                    <w:div w:id="53705918">
                      <w:marLeft w:val="0"/>
                      <w:marRight w:val="0"/>
                      <w:marTop w:val="0"/>
                      <w:marBottom w:val="0"/>
                      <w:divBdr>
                        <w:top w:val="none" w:sz="0" w:space="0" w:color="auto"/>
                        <w:left w:val="none" w:sz="0" w:space="0" w:color="auto"/>
                        <w:bottom w:val="none" w:sz="0" w:space="0" w:color="auto"/>
                        <w:right w:val="none" w:sz="0" w:space="0" w:color="auto"/>
                      </w:divBdr>
                    </w:div>
                    <w:div w:id="877812522">
                      <w:marLeft w:val="0"/>
                      <w:marRight w:val="0"/>
                      <w:marTop w:val="0"/>
                      <w:marBottom w:val="0"/>
                      <w:divBdr>
                        <w:top w:val="none" w:sz="0" w:space="0" w:color="auto"/>
                        <w:left w:val="none" w:sz="0" w:space="0" w:color="auto"/>
                        <w:bottom w:val="none" w:sz="0" w:space="0" w:color="auto"/>
                        <w:right w:val="none" w:sz="0" w:space="0" w:color="auto"/>
                      </w:divBdr>
                    </w:div>
                    <w:div w:id="904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6123">
          <w:marLeft w:val="0"/>
          <w:marRight w:val="0"/>
          <w:marTop w:val="0"/>
          <w:marBottom w:val="0"/>
          <w:divBdr>
            <w:top w:val="none" w:sz="0" w:space="0" w:color="auto"/>
            <w:left w:val="none" w:sz="0" w:space="0" w:color="auto"/>
            <w:bottom w:val="none" w:sz="0" w:space="0" w:color="auto"/>
            <w:right w:val="none" w:sz="0" w:space="0" w:color="auto"/>
          </w:divBdr>
          <w:divsChild>
            <w:div w:id="107940426">
              <w:marLeft w:val="0"/>
              <w:marRight w:val="0"/>
              <w:marTop w:val="0"/>
              <w:marBottom w:val="0"/>
              <w:divBdr>
                <w:top w:val="none" w:sz="0" w:space="0" w:color="auto"/>
                <w:left w:val="none" w:sz="0" w:space="0" w:color="auto"/>
                <w:bottom w:val="none" w:sz="0" w:space="0" w:color="auto"/>
                <w:right w:val="none" w:sz="0" w:space="0" w:color="auto"/>
              </w:divBdr>
              <w:divsChild>
                <w:div w:id="970744602">
                  <w:marLeft w:val="0"/>
                  <w:marRight w:val="0"/>
                  <w:marTop w:val="0"/>
                  <w:marBottom w:val="0"/>
                  <w:divBdr>
                    <w:top w:val="none" w:sz="0" w:space="0" w:color="auto"/>
                    <w:left w:val="none" w:sz="0" w:space="0" w:color="auto"/>
                    <w:bottom w:val="none" w:sz="0" w:space="0" w:color="auto"/>
                    <w:right w:val="none" w:sz="0" w:space="0" w:color="auto"/>
                  </w:divBdr>
                </w:div>
                <w:div w:id="51006415">
                  <w:marLeft w:val="0"/>
                  <w:marRight w:val="0"/>
                  <w:marTop w:val="0"/>
                  <w:marBottom w:val="0"/>
                  <w:divBdr>
                    <w:top w:val="none" w:sz="0" w:space="0" w:color="auto"/>
                    <w:left w:val="none" w:sz="0" w:space="0" w:color="auto"/>
                    <w:bottom w:val="none" w:sz="0" w:space="0" w:color="auto"/>
                    <w:right w:val="none" w:sz="0" w:space="0" w:color="auto"/>
                  </w:divBdr>
                </w:div>
                <w:div w:id="1515218690">
                  <w:marLeft w:val="0"/>
                  <w:marRight w:val="0"/>
                  <w:marTop w:val="0"/>
                  <w:marBottom w:val="0"/>
                  <w:divBdr>
                    <w:top w:val="none" w:sz="0" w:space="0" w:color="auto"/>
                    <w:left w:val="none" w:sz="0" w:space="0" w:color="auto"/>
                    <w:bottom w:val="none" w:sz="0" w:space="0" w:color="auto"/>
                    <w:right w:val="none" w:sz="0" w:space="0" w:color="auto"/>
                  </w:divBdr>
                </w:div>
                <w:div w:id="1749615079">
                  <w:marLeft w:val="0"/>
                  <w:marRight w:val="0"/>
                  <w:marTop w:val="0"/>
                  <w:marBottom w:val="0"/>
                  <w:divBdr>
                    <w:top w:val="none" w:sz="0" w:space="0" w:color="auto"/>
                    <w:left w:val="none" w:sz="0" w:space="0" w:color="auto"/>
                    <w:bottom w:val="none" w:sz="0" w:space="0" w:color="auto"/>
                    <w:right w:val="none" w:sz="0" w:space="0" w:color="auto"/>
                  </w:divBdr>
                </w:div>
                <w:div w:id="93868721">
                  <w:marLeft w:val="0"/>
                  <w:marRight w:val="0"/>
                  <w:marTop w:val="0"/>
                  <w:marBottom w:val="0"/>
                  <w:divBdr>
                    <w:top w:val="none" w:sz="0" w:space="0" w:color="auto"/>
                    <w:left w:val="none" w:sz="0" w:space="0" w:color="auto"/>
                    <w:bottom w:val="none" w:sz="0" w:space="0" w:color="auto"/>
                    <w:right w:val="none" w:sz="0" w:space="0" w:color="auto"/>
                  </w:divBdr>
                </w:div>
                <w:div w:id="1605728777">
                  <w:marLeft w:val="0"/>
                  <w:marRight w:val="0"/>
                  <w:marTop w:val="0"/>
                  <w:marBottom w:val="0"/>
                  <w:divBdr>
                    <w:top w:val="none" w:sz="0" w:space="0" w:color="auto"/>
                    <w:left w:val="none" w:sz="0" w:space="0" w:color="auto"/>
                    <w:bottom w:val="none" w:sz="0" w:space="0" w:color="auto"/>
                    <w:right w:val="none" w:sz="0" w:space="0" w:color="auto"/>
                  </w:divBdr>
                </w:div>
                <w:div w:id="1446971702">
                  <w:marLeft w:val="0"/>
                  <w:marRight w:val="0"/>
                  <w:marTop w:val="0"/>
                  <w:marBottom w:val="0"/>
                  <w:divBdr>
                    <w:top w:val="none" w:sz="0" w:space="0" w:color="auto"/>
                    <w:left w:val="none" w:sz="0" w:space="0" w:color="auto"/>
                    <w:bottom w:val="none" w:sz="0" w:space="0" w:color="auto"/>
                    <w:right w:val="none" w:sz="0" w:space="0" w:color="auto"/>
                  </w:divBdr>
                </w:div>
                <w:div w:id="1670328779">
                  <w:marLeft w:val="0"/>
                  <w:marRight w:val="0"/>
                  <w:marTop w:val="0"/>
                  <w:marBottom w:val="0"/>
                  <w:divBdr>
                    <w:top w:val="none" w:sz="0" w:space="0" w:color="auto"/>
                    <w:left w:val="none" w:sz="0" w:space="0" w:color="auto"/>
                    <w:bottom w:val="none" w:sz="0" w:space="0" w:color="auto"/>
                    <w:right w:val="none" w:sz="0" w:space="0" w:color="auto"/>
                  </w:divBdr>
                  <w:divsChild>
                    <w:div w:id="1932664626">
                      <w:marLeft w:val="0"/>
                      <w:marRight w:val="0"/>
                      <w:marTop w:val="0"/>
                      <w:marBottom w:val="0"/>
                      <w:divBdr>
                        <w:top w:val="none" w:sz="0" w:space="0" w:color="auto"/>
                        <w:left w:val="none" w:sz="0" w:space="0" w:color="auto"/>
                        <w:bottom w:val="none" w:sz="0" w:space="0" w:color="auto"/>
                        <w:right w:val="none" w:sz="0" w:space="0" w:color="auto"/>
                      </w:divBdr>
                    </w:div>
                    <w:div w:id="1655795483">
                      <w:marLeft w:val="0"/>
                      <w:marRight w:val="0"/>
                      <w:marTop w:val="0"/>
                      <w:marBottom w:val="0"/>
                      <w:divBdr>
                        <w:top w:val="none" w:sz="0" w:space="0" w:color="auto"/>
                        <w:left w:val="none" w:sz="0" w:space="0" w:color="auto"/>
                        <w:bottom w:val="none" w:sz="0" w:space="0" w:color="auto"/>
                        <w:right w:val="none" w:sz="0" w:space="0" w:color="auto"/>
                      </w:divBdr>
                    </w:div>
                    <w:div w:id="112021689">
                      <w:marLeft w:val="0"/>
                      <w:marRight w:val="0"/>
                      <w:marTop w:val="0"/>
                      <w:marBottom w:val="0"/>
                      <w:divBdr>
                        <w:top w:val="none" w:sz="0" w:space="0" w:color="auto"/>
                        <w:left w:val="none" w:sz="0" w:space="0" w:color="auto"/>
                        <w:bottom w:val="none" w:sz="0" w:space="0" w:color="auto"/>
                        <w:right w:val="none" w:sz="0" w:space="0" w:color="auto"/>
                      </w:divBdr>
                    </w:div>
                    <w:div w:id="1627736986">
                      <w:marLeft w:val="0"/>
                      <w:marRight w:val="0"/>
                      <w:marTop w:val="0"/>
                      <w:marBottom w:val="0"/>
                      <w:divBdr>
                        <w:top w:val="none" w:sz="0" w:space="0" w:color="auto"/>
                        <w:left w:val="none" w:sz="0" w:space="0" w:color="auto"/>
                        <w:bottom w:val="none" w:sz="0" w:space="0" w:color="auto"/>
                        <w:right w:val="none" w:sz="0" w:space="0" w:color="auto"/>
                      </w:divBdr>
                    </w:div>
                    <w:div w:id="1691183238">
                      <w:marLeft w:val="0"/>
                      <w:marRight w:val="0"/>
                      <w:marTop w:val="0"/>
                      <w:marBottom w:val="0"/>
                      <w:divBdr>
                        <w:top w:val="none" w:sz="0" w:space="0" w:color="auto"/>
                        <w:left w:val="none" w:sz="0" w:space="0" w:color="auto"/>
                        <w:bottom w:val="none" w:sz="0" w:space="0" w:color="auto"/>
                        <w:right w:val="none" w:sz="0" w:space="0" w:color="auto"/>
                      </w:divBdr>
                    </w:div>
                    <w:div w:id="2045014690">
                      <w:marLeft w:val="0"/>
                      <w:marRight w:val="0"/>
                      <w:marTop w:val="0"/>
                      <w:marBottom w:val="0"/>
                      <w:divBdr>
                        <w:top w:val="none" w:sz="0" w:space="0" w:color="auto"/>
                        <w:left w:val="none" w:sz="0" w:space="0" w:color="auto"/>
                        <w:bottom w:val="none" w:sz="0" w:space="0" w:color="auto"/>
                        <w:right w:val="none" w:sz="0" w:space="0" w:color="auto"/>
                      </w:divBdr>
                    </w:div>
                    <w:div w:id="17585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5931">
          <w:marLeft w:val="0"/>
          <w:marRight w:val="0"/>
          <w:marTop w:val="0"/>
          <w:marBottom w:val="0"/>
          <w:divBdr>
            <w:top w:val="none" w:sz="0" w:space="0" w:color="auto"/>
            <w:left w:val="none" w:sz="0" w:space="0" w:color="auto"/>
            <w:bottom w:val="none" w:sz="0" w:space="0" w:color="auto"/>
            <w:right w:val="none" w:sz="0" w:space="0" w:color="auto"/>
          </w:divBdr>
          <w:divsChild>
            <w:div w:id="306974267">
              <w:marLeft w:val="0"/>
              <w:marRight w:val="0"/>
              <w:marTop w:val="0"/>
              <w:marBottom w:val="0"/>
              <w:divBdr>
                <w:top w:val="none" w:sz="0" w:space="0" w:color="auto"/>
                <w:left w:val="none" w:sz="0" w:space="0" w:color="auto"/>
                <w:bottom w:val="none" w:sz="0" w:space="0" w:color="auto"/>
                <w:right w:val="none" w:sz="0" w:space="0" w:color="auto"/>
              </w:divBdr>
              <w:divsChild>
                <w:div w:id="438375861">
                  <w:marLeft w:val="0"/>
                  <w:marRight w:val="0"/>
                  <w:marTop w:val="0"/>
                  <w:marBottom w:val="0"/>
                  <w:divBdr>
                    <w:top w:val="none" w:sz="0" w:space="0" w:color="auto"/>
                    <w:left w:val="none" w:sz="0" w:space="0" w:color="auto"/>
                    <w:bottom w:val="none" w:sz="0" w:space="0" w:color="auto"/>
                    <w:right w:val="none" w:sz="0" w:space="0" w:color="auto"/>
                  </w:divBdr>
                </w:div>
                <w:div w:id="1294483574">
                  <w:marLeft w:val="0"/>
                  <w:marRight w:val="0"/>
                  <w:marTop w:val="0"/>
                  <w:marBottom w:val="0"/>
                  <w:divBdr>
                    <w:top w:val="none" w:sz="0" w:space="0" w:color="auto"/>
                    <w:left w:val="none" w:sz="0" w:space="0" w:color="auto"/>
                    <w:bottom w:val="none" w:sz="0" w:space="0" w:color="auto"/>
                    <w:right w:val="none" w:sz="0" w:space="0" w:color="auto"/>
                  </w:divBdr>
                </w:div>
                <w:div w:id="186450111">
                  <w:marLeft w:val="0"/>
                  <w:marRight w:val="0"/>
                  <w:marTop w:val="0"/>
                  <w:marBottom w:val="0"/>
                  <w:divBdr>
                    <w:top w:val="none" w:sz="0" w:space="0" w:color="auto"/>
                    <w:left w:val="none" w:sz="0" w:space="0" w:color="auto"/>
                    <w:bottom w:val="none" w:sz="0" w:space="0" w:color="auto"/>
                    <w:right w:val="none" w:sz="0" w:space="0" w:color="auto"/>
                  </w:divBdr>
                </w:div>
                <w:div w:id="704450592">
                  <w:marLeft w:val="0"/>
                  <w:marRight w:val="0"/>
                  <w:marTop w:val="0"/>
                  <w:marBottom w:val="0"/>
                  <w:divBdr>
                    <w:top w:val="none" w:sz="0" w:space="0" w:color="auto"/>
                    <w:left w:val="none" w:sz="0" w:space="0" w:color="auto"/>
                    <w:bottom w:val="none" w:sz="0" w:space="0" w:color="auto"/>
                    <w:right w:val="none" w:sz="0" w:space="0" w:color="auto"/>
                  </w:divBdr>
                </w:div>
                <w:div w:id="635525487">
                  <w:marLeft w:val="0"/>
                  <w:marRight w:val="0"/>
                  <w:marTop w:val="0"/>
                  <w:marBottom w:val="0"/>
                  <w:divBdr>
                    <w:top w:val="none" w:sz="0" w:space="0" w:color="auto"/>
                    <w:left w:val="none" w:sz="0" w:space="0" w:color="auto"/>
                    <w:bottom w:val="none" w:sz="0" w:space="0" w:color="auto"/>
                    <w:right w:val="none" w:sz="0" w:space="0" w:color="auto"/>
                  </w:divBdr>
                </w:div>
                <w:div w:id="296303555">
                  <w:marLeft w:val="0"/>
                  <w:marRight w:val="0"/>
                  <w:marTop w:val="0"/>
                  <w:marBottom w:val="0"/>
                  <w:divBdr>
                    <w:top w:val="none" w:sz="0" w:space="0" w:color="auto"/>
                    <w:left w:val="none" w:sz="0" w:space="0" w:color="auto"/>
                    <w:bottom w:val="none" w:sz="0" w:space="0" w:color="auto"/>
                    <w:right w:val="none" w:sz="0" w:space="0" w:color="auto"/>
                  </w:divBdr>
                </w:div>
                <w:div w:id="1011957554">
                  <w:marLeft w:val="0"/>
                  <w:marRight w:val="0"/>
                  <w:marTop w:val="0"/>
                  <w:marBottom w:val="0"/>
                  <w:divBdr>
                    <w:top w:val="none" w:sz="0" w:space="0" w:color="auto"/>
                    <w:left w:val="none" w:sz="0" w:space="0" w:color="auto"/>
                    <w:bottom w:val="none" w:sz="0" w:space="0" w:color="auto"/>
                    <w:right w:val="none" w:sz="0" w:space="0" w:color="auto"/>
                  </w:divBdr>
                </w:div>
                <w:div w:id="1981687579">
                  <w:marLeft w:val="0"/>
                  <w:marRight w:val="0"/>
                  <w:marTop w:val="0"/>
                  <w:marBottom w:val="0"/>
                  <w:divBdr>
                    <w:top w:val="none" w:sz="0" w:space="0" w:color="auto"/>
                    <w:left w:val="none" w:sz="0" w:space="0" w:color="auto"/>
                    <w:bottom w:val="none" w:sz="0" w:space="0" w:color="auto"/>
                    <w:right w:val="none" w:sz="0" w:space="0" w:color="auto"/>
                  </w:divBdr>
                </w:div>
                <w:div w:id="1996954063">
                  <w:marLeft w:val="0"/>
                  <w:marRight w:val="0"/>
                  <w:marTop w:val="0"/>
                  <w:marBottom w:val="0"/>
                  <w:divBdr>
                    <w:top w:val="none" w:sz="0" w:space="0" w:color="auto"/>
                    <w:left w:val="none" w:sz="0" w:space="0" w:color="auto"/>
                    <w:bottom w:val="none" w:sz="0" w:space="0" w:color="auto"/>
                    <w:right w:val="none" w:sz="0" w:space="0" w:color="auto"/>
                  </w:divBdr>
                  <w:divsChild>
                    <w:div w:id="1547061043">
                      <w:marLeft w:val="0"/>
                      <w:marRight w:val="0"/>
                      <w:marTop w:val="0"/>
                      <w:marBottom w:val="0"/>
                      <w:divBdr>
                        <w:top w:val="none" w:sz="0" w:space="0" w:color="auto"/>
                        <w:left w:val="none" w:sz="0" w:space="0" w:color="auto"/>
                        <w:bottom w:val="none" w:sz="0" w:space="0" w:color="auto"/>
                        <w:right w:val="none" w:sz="0" w:space="0" w:color="auto"/>
                      </w:divBdr>
                    </w:div>
                    <w:div w:id="275136399">
                      <w:marLeft w:val="0"/>
                      <w:marRight w:val="0"/>
                      <w:marTop w:val="0"/>
                      <w:marBottom w:val="0"/>
                      <w:divBdr>
                        <w:top w:val="none" w:sz="0" w:space="0" w:color="auto"/>
                        <w:left w:val="none" w:sz="0" w:space="0" w:color="auto"/>
                        <w:bottom w:val="none" w:sz="0" w:space="0" w:color="auto"/>
                        <w:right w:val="none" w:sz="0" w:space="0" w:color="auto"/>
                      </w:divBdr>
                    </w:div>
                    <w:div w:id="2046513979">
                      <w:marLeft w:val="0"/>
                      <w:marRight w:val="0"/>
                      <w:marTop w:val="0"/>
                      <w:marBottom w:val="0"/>
                      <w:divBdr>
                        <w:top w:val="none" w:sz="0" w:space="0" w:color="auto"/>
                        <w:left w:val="none" w:sz="0" w:space="0" w:color="auto"/>
                        <w:bottom w:val="none" w:sz="0" w:space="0" w:color="auto"/>
                        <w:right w:val="none" w:sz="0" w:space="0" w:color="auto"/>
                      </w:divBdr>
                    </w:div>
                    <w:div w:id="630982409">
                      <w:marLeft w:val="0"/>
                      <w:marRight w:val="0"/>
                      <w:marTop w:val="0"/>
                      <w:marBottom w:val="0"/>
                      <w:divBdr>
                        <w:top w:val="none" w:sz="0" w:space="0" w:color="auto"/>
                        <w:left w:val="none" w:sz="0" w:space="0" w:color="auto"/>
                        <w:bottom w:val="none" w:sz="0" w:space="0" w:color="auto"/>
                        <w:right w:val="none" w:sz="0" w:space="0" w:color="auto"/>
                      </w:divBdr>
                    </w:div>
                    <w:div w:id="1775398417">
                      <w:marLeft w:val="0"/>
                      <w:marRight w:val="0"/>
                      <w:marTop w:val="0"/>
                      <w:marBottom w:val="0"/>
                      <w:divBdr>
                        <w:top w:val="none" w:sz="0" w:space="0" w:color="auto"/>
                        <w:left w:val="none" w:sz="0" w:space="0" w:color="auto"/>
                        <w:bottom w:val="none" w:sz="0" w:space="0" w:color="auto"/>
                        <w:right w:val="none" w:sz="0" w:space="0" w:color="auto"/>
                      </w:divBdr>
                    </w:div>
                    <w:div w:id="698775287">
                      <w:marLeft w:val="0"/>
                      <w:marRight w:val="0"/>
                      <w:marTop w:val="0"/>
                      <w:marBottom w:val="0"/>
                      <w:divBdr>
                        <w:top w:val="none" w:sz="0" w:space="0" w:color="auto"/>
                        <w:left w:val="none" w:sz="0" w:space="0" w:color="auto"/>
                        <w:bottom w:val="none" w:sz="0" w:space="0" w:color="auto"/>
                        <w:right w:val="none" w:sz="0" w:space="0" w:color="auto"/>
                      </w:divBdr>
                    </w:div>
                    <w:div w:id="2048943516">
                      <w:marLeft w:val="0"/>
                      <w:marRight w:val="0"/>
                      <w:marTop w:val="0"/>
                      <w:marBottom w:val="0"/>
                      <w:divBdr>
                        <w:top w:val="none" w:sz="0" w:space="0" w:color="auto"/>
                        <w:left w:val="none" w:sz="0" w:space="0" w:color="auto"/>
                        <w:bottom w:val="none" w:sz="0" w:space="0" w:color="auto"/>
                        <w:right w:val="none" w:sz="0" w:space="0" w:color="auto"/>
                      </w:divBdr>
                    </w:div>
                    <w:div w:id="10032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69188">
          <w:marLeft w:val="0"/>
          <w:marRight w:val="0"/>
          <w:marTop w:val="0"/>
          <w:marBottom w:val="0"/>
          <w:divBdr>
            <w:top w:val="none" w:sz="0" w:space="0" w:color="auto"/>
            <w:left w:val="none" w:sz="0" w:space="0" w:color="auto"/>
            <w:bottom w:val="none" w:sz="0" w:space="0" w:color="auto"/>
            <w:right w:val="none" w:sz="0" w:space="0" w:color="auto"/>
          </w:divBdr>
          <w:divsChild>
            <w:div w:id="21522285">
              <w:marLeft w:val="0"/>
              <w:marRight w:val="0"/>
              <w:marTop w:val="0"/>
              <w:marBottom w:val="0"/>
              <w:divBdr>
                <w:top w:val="none" w:sz="0" w:space="0" w:color="auto"/>
                <w:left w:val="none" w:sz="0" w:space="0" w:color="auto"/>
                <w:bottom w:val="none" w:sz="0" w:space="0" w:color="auto"/>
                <w:right w:val="none" w:sz="0" w:space="0" w:color="auto"/>
              </w:divBdr>
              <w:divsChild>
                <w:div w:id="922419453">
                  <w:marLeft w:val="0"/>
                  <w:marRight w:val="0"/>
                  <w:marTop w:val="0"/>
                  <w:marBottom w:val="0"/>
                  <w:divBdr>
                    <w:top w:val="none" w:sz="0" w:space="0" w:color="auto"/>
                    <w:left w:val="none" w:sz="0" w:space="0" w:color="auto"/>
                    <w:bottom w:val="none" w:sz="0" w:space="0" w:color="auto"/>
                    <w:right w:val="none" w:sz="0" w:space="0" w:color="auto"/>
                  </w:divBdr>
                </w:div>
                <w:div w:id="2100250244">
                  <w:marLeft w:val="0"/>
                  <w:marRight w:val="0"/>
                  <w:marTop w:val="0"/>
                  <w:marBottom w:val="0"/>
                  <w:divBdr>
                    <w:top w:val="none" w:sz="0" w:space="0" w:color="auto"/>
                    <w:left w:val="none" w:sz="0" w:space="0" w:color="auto"/>
                    <w:bottom w:val="none" w:sz="0" w:space="0" w:color="auto"/>
                    <w:right w:val="none" w:sz="0" w:space="0" w:color="auto"/>
                  </w:divBdr>
                </w:div>
                <w:div w:id="1167551458">
                  <w:marLeft w:val="0"/>
                  <w:marRight w:val="0"/>
                  <w:marTop w:val="0"/>
                  <w:marBottom w:val="0"/>
                  <w:divBdr>
                    <w:top w:val="none" w:sz="0" w:space="0" w:color="auto"/>
                    <w:left w:val="none" w:sz="0" w:space="0" w:color="auto"/>
                    <w:bottom w:val="none" w:sz="0" w:space="0" w:color="auto"/>
                    <w:right w:val="none" w:sz="0" w:space="0" w:color="auto"/>
                  </w:divBdr>
                </w:div>
                <w:div w:id="1689675332">
                  <w:marLeft w:val="0"/>
                  <w:marRight w:val="0"/>
                  <w:marTop w:val="0"/>
                  <w:marBottom w:val="0"/>
                  <w:divBdr>
                    <w:top w:val="none" w:sz="0" w:space="0" w:color="auto"/>
                    <w:left w:val="none" w:sz="0" w:space="0" w:color="auto"/>
                    <w:bottom w:val="none" w:sz="0" w:space="0" w:color="auto"/>
                    <w:right w:val="none" w:sz="0" w:space="0" w:color="auto"/>
                  </w:divBdr>
                </w:div>
                <w:div w:id="1395928680">
                  <w:marLeft w:val="0"/>
                  <w:marRight w:val="0"/>
                  <w:marTop w:val="0"/>
                  <w:marBottom w:val="0"/>
                  <w:divBdr>
                    <w:top w:val="none" w:sz="0" w:space="0" w:color="auto"/>
                    <w:left w:val="none" w:sz="0" w:space="0" w:color="auto"/>
                    <w:bottom w:val="none" w:sz="0" w:space="0" w:color="auto"/>
                    <w:right w:val="none" w:sz="0" w:space="0" w:color="auto"/>
                  </w:divBdr>
                </w:div>
                <w:div w:id="1870873653">
                  <w:marLeft w:val="0"/>
                  <w:marRight w:val="0"/>
                  <w:marTop w:val="0"/>
                  <w:marBottom w:val="0"/>
                  <w:divBdr>
                    <w:top w:val="none" w:sz="0" w:space="0" w:color="auto"/>
                    <w:left w:val="none" w:sz="0" w:space="0" w:color="auto"/>
                    <w:bottom w:val="none" w:sz="0" w:space="0" w:color="auto"/>
                    <w:right w:val="none" w:sz="0" w:space="0" w:color="auto"/>
                  </w:divBdr>
                </w:div>
                <w:div w:id="1375622562">
                  <w:marLeft w:val="0"/>
                  <w:marRight w:val="0"/>
                  <w:marTop w:val="0"/>
                  <w:marBottom w:val="0"/>
                  <w:divBdr>
                    <w:top w:val="none" w:sz="0" w:space="0" w:color="auto"/>
                    <w:left w:val="none" w:sz="0" w:space="0" w:color="auto"/>
                    <w:bottom w:val="none" w:sz="0" w:space="0" w:color="auto"/>
                    <w:right w:val="none" w:sz="0" w:space="0" w:color="auto"/>
                  </w:divBdr>
                </w:div>
                <w:div w:id="1536695043">
                  <w:marLeft w:val="0"/>
                  <w:marRight w:val="0"/>
                  <w:marTop w:val="0"/>
                  <w:marBottom w:val="0"/>
                  <w:divBdr>
                    <w:top w:val="none" w:sz="0" w:space="0" w:color="auto"/>
                    <w:left w:val="none" w:sz="0" w:space="0" w:color="auto"/>
                    <w:bottom w:val="none" w:sz="0" w:space="0" w:color="auto"/>
                    <w:right w:val="none" w:sz="0" w:space="0" w:color="auto"/>
                  </w:divBdr>
                  <w:divsChild>
                    <w:div w:id="1474903869">
                      <w:marLeft w:val="0"/>
                      <w:marRight w:val="0"/>
                      <w:marTop w:val="0"/>
                      <w:marBottom w:val="0"/>
                      <w:divBdr>
                        <w:top w:val="none" w:sz="0" w:space="0" w:color="auto"/>
                        <w:left w:val="none" w:sz="0" w:space="0" w:color="auto"/>
                        <w:bottom w:val="none" w:sz="0" w:space="0" w:color="auto"/>
                        <w:right w:val="none" w:sz="0" w:space="0" w:color="auto"/>
                      </w:divBdr>
                    </w:div>
                    <w:div w:id="307511586">
                      <w:marLeft w:val="0"/>
                      <w:marRight w:val="0"/>
                      <w:marTop w:val="0"/>
                      <w:marBottom w:val="0"/>
                      <w:divBdr>
                        <w:top w:val="none" w:sz="0" w:space="0" w:color="auto"/>
                        <w:left w:val="none" w:sz="0" w:space="0" w:color="auto"/>
                        <w:bottom w:val="none" w:sz="0" w:space="0" w:color="auto"/>
                        <w:right w:val="none" w:sz="0" w:space="0" w:color="auto"/>
                      </w:divBdr>
                    </w:div>
                    <w:div w:id="1194071406">
                      <w:marLeft w:val="0"/>
                      <w:marRight w:val="0"/>
                      <w:marTop w:val="0"/>
                      <w:marBottom w:val="0"/>
                      <w:divBdr>
                        <w:top w:val="none" w:sz="0" w:space="0" w:color="auto"/>
                        <w:left w:val="none" w:sz="0" w:space="0" w:color="auto"/>
                        <w:bottom w:val="none" w:sz="0" w:space="0" w:color="auto"/>
                        <w:right w:val="none" w:sz="0" w:space="0" w:color="auto"/>
                      </w:divBdr>
                    </w:div>
                    <w:div w:id="513227436">
                      <w:marLeft w:val="0"/>
                      <w:marRight w:val="0"/>
                      <w:marTop w:val="0"/>
                      <w:marBottom w:val="0"/>
                      <w:divBdr>
                        <w:top w:val="none" w:sz="0" w:space="0" w:color="auto"/>
                        <w:left w:val="none" w:sz="0" w:space="0" w:color="auto"/>
                        <w:bottom w:val="none" w:sz="0" w:space="0" w:color="auto"/>
                        <w:right w:val="none" w:sz="0" w:space="0" w:color="auto"/>
                      </w:divBdr>
                    </w:div>
                    <w:div w:id="2115981608">
                      <w:marLeft w:val="0"/>
                      <w:marRight w:val="0"/>
                      <w:marTop w:val="0"/>
                      <w:marBottom w:val="0"/>
                      <w:divBdr>
                        <w:top w:val="none" w:sz="0" w:space="0" w:color="auto"/>
                        <w:left w:val="none" w:sz="0" w:space="0" w:color="auto"/>
                        <w:bottom w:val="none" w:sz="0" w:space="0" w:color="auto"/>
                        <w:right w:val="none" w:sz="0" w:space="0" w:color="auto"/>
                      </w:divBdr>
                    </w:div>
                    <w:div w:id="463237117">
                      <w:marLeft w:val="0"/>
                      <w:marRight w:val="0"/>
                      <w:marTop w:val="0"/>
                      <w:marBottom w:val="0"/>
                      <w:divBdr>
                        <w:top w:val="none" w:sz="0" w:space="0" w:color="auto"/>
                        <w:left w:val="none" w:sz="0" w:space="0" w:color="auto"/>
                        <w:bottom w:val="none" w:sz="0" w:space="0" w:color="auto"/>
                        <w:right w:val="none" w:sz="0" w:space="0" w:color="auto"/>
                      </w:divBdr>
                    </w:div>
                    <w:div w:id="17353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4887">
          <w:marLeft w:val="0"/>
          <w:marRight w:val="0"/>
          <w:marTop w:val="0"/>
          <w:marBottom w:val="0"/>
          <w:divBdr>
            <w:top w:val="none" w:sz="0" w:space="0" w:color="auto"/>
            <w:left w:val="none" w:sz="0" w:space="0" w:color="auto"/>
            <w:bottom w:val="none" w:sz="0" w:space="0" w:color="auto"/>
            <w:right w:val="none" w:sz="0" w:space="0" w:color="auto"/>
          </w:divBdr>
          <w:divsChild>
            <w:div w:id="279190352">
              <w:marLeft w:val="0"/>
              <w:marRight w:val="0"/>
              <w:marTop w:val="0"/>
              <w:marBottom w:val="0"/>
              <w:divBdr>
                <w:top w:val="none" w:sz="0" w:space="0" w:color="auto"/>
                <w:left w:val="none" w:sz="0" w:space="0" w:color="auto"/>
                <w:bottom w:val="none" w:sz="0" w:space="0" w:color="auto"/>
                <w:right w:val="none" w:sz="0" w:space="0" w:color="auto"/>
              </w:divBdr>
              <w:divsChild>
                <w:div w:id="469136836">
                  <w:marLeft w:val="0"/>
                  <w:marRight w:val="0"/>
                  <w:marTop w:val="0"/>
                  <w:marBottom w:val="0"/>
                  <w:divBdr>
                    <w:top w:val="none" w:sz="0" w:space="0" w:color="auto"/>
                    <w:left w:val="none" w:sz="0" w:space="0" w:color="auto"/>
                    <w:bottom w:val="none" w:sz="0" w:space="0" w:color="auto"/>
                    <w:right w:val="none" w:sz="0" w:space="0" w:color="auto"/>
                  </w:divBdr>
                </w:div>
                <w:div w:id="468090068">
                  <w:marLeft w:val="0"/>
                  <w:marRight w:val="0"/>
                  <w:marTop w:val="0"/>
                  <w:marBottom w:val="0"/>
                  <w:divBdr>
                    <w:top w:val="none" w:sz="0" w:space="0" w:color="auto"/>
                    <w:left w:val="none" w:sz="0" w:space="0" w:color="auto"/>
                    <w:bottom w:val="none" w:sz="0" w:space="0" w:color="auto"/>
                    <w:right w:val="none" w:sz="0" w:space="0" w:color="auto"/>
                  </w:divBdr>
                </w:div>
                <w:div w:id="1871530574">
                  <w:marLeft w:val="0"/>
                  <w:marRight w:val="0"/>
                  <w:marTop w:val="0"/>
                  <w:marBottom w:val="0"/>
                  <w:divBdr>
                    <w:top w:val="none" w:sz="0" w:space="0" w:color="auto"/>
                    <w:left w:val="none" w:sz="0" w:space="0" w:color="auto"/>
                    <w:bottom w:val="none" w:sz="0" w:space="0" w:color="auto"/>
                    <w:right w:val="none" w:sz="0" w:space="0" w:color="auto"/>
                  </w:divBdr>
                  <w:divsChild>
                    <w:div w:id="2051226370">
                      <w:marLeft w:val="0"/>
                      <w:marRight w:val="0"/>
                      <w:marTop w:val="0"/>
                      <w:marBottom w:val="0"/>
                      <w:divBdr>
                        <w:top w:val="none" w:sz="0" w:space="0" w:color="auto"/>
                        <w:left w:val="none" w:sz="0" w:space="0" w:color="auto"/>
                        <w:bottom w:val="none" w:sz="0" w:space="0" w:color="auto"/>
                        <w:right w:val="none" w:sz="0" w:space="0" w:color="auto"/>
                      </w:divBdr>
                    </w:div>
                    <w:div w:id="15708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96087">
          <w:marLeft w:val="0"/>
          <w:marRight w:val="0"/>
          <w:marTop w:val="0"/>
          <w:marBottom w:val="0"/>
          <w:divBdr>
            <w:top w:val="none" w:sz="0" w:space="0" w:color="auto"/>
            <w:left w:val="none" w:sz="0" w:space="0" w:color="auto"/>
            <w:bottom w:val="none" w:sz="0" w:space="0" w:color="auto"/>
            <w:right w:val="none" w:sz="0" w:space="0" w:color="auto"/>
          </w:divBdr>
          <w:divsChild>
            <w:div w:id="1316688261">
              <w:marLeft w:val="0"/>
              <w:marRight w:val="0"/>
              <w:marTop w:val="0"/>
              <w:marBottom w:val="0"/>
              <w:divBdr>
                <w:top w:val="none" w:sz="0" w:space="0" w:color="auto"/>
                <w:left w:val="none" w:sz="0" w:space="0" w:color="auto"/>
                <w:bottom w:val="none" w:sz="0" w:space="0" w:color="auto"/>
                <w:right w:val="none" w:sz="0" w:space="0" w:color="auto"/>
              </w:divBdr>
              <w:divsChild>
                <w:div w:id="354886859">
                  <w:marLeft w:val="0"/>
                  <w:marRight w:val="0"/>
                  <w:marTop w:val="0"/>
                  <w:marBottom w:val="0"/>
                  <w:divBdr>
                    <w:top w:val="none" w:sz="0" w:space="0" w:color="auto"/>
                    <w:left w:val="none" w:sz="0" w:space="0" w:color="auto"/>
                    <w:bottom w:val="none" w:sz="0" w:space="0" w:color="auto"/>
                    <w:right w:val="none" w:sz="0" w:space="0" w:color="auto"/>
                  </w:divBdr>
                </w:div>
                <w:div w:id="432477678">
                  <w:marLeft w:val="0"/>
                  <w:marRight w:val="0"/>
                  <w:marTop w:val="0"/>
                  <w:marBottom w:val="0"/>
                  <w:divBdr>
                    <w:top w:val="none" w:sz="0" w:space="0" w:color="auto"/>
                    <w:left w:val="none" w:sz="0" w:space="0" w:color="auto"/>
                    <w:bottom w:val="none" w:sz="0" w:space="0" w:color="auto"/>
                    <w:right w:val="none" w:sz="0" w:space="0" w:color="auto"/>
                  </w:divBdr>
                </w:div>
                <w:div w:id="1778673902">
                  <w:marLeft w:val="0"/>
                  <w:marRight w:val="0"/>
                  <w:marTop w:val="0"/>
                  <w:marBottom w:val="0"/>
                  <w:divBdr>
                    <w:top w:val="none" w:sz="0" w:space="0" w:color="auto"/>
                    <w:left w:val="none" w:sz="0" w:space="0" w:color="auto"/>
                    <w:bottom w:val="none" w:sz="0" w:space="0" w:color="auto"/>
                    <w:right w:val="none" w:sz="0" w:space="0" w:color="auto"/>
                  </w:divBdr>
                </w:div>
                <w:div w:id="710156627">
                  <w:marLeft w:val="0"/>
                  <w:marRight w:val="0"/>
                  <w:marTop w:val="0"/>
                  <w:marBottom w:val="0"/>
                  <w:divBdr>
                    <w:top w:val="none" w:sz="0" w:space="0" w:color="auto"/>
                    <w:left w:val="none" w:sz="0" w:space="0" w:color="auto"/>
                    <w:bottom w:val="none" w:sz="0" w:space="0" w:color="auto"/>
                    <w:right w:val="none" w:sz="0" w:space="0" w:color="auto"/>
                  </w:divBdr>
                </w:div>
                <w:div w:id="1809973632">
                  <w:marLeft w:val="0"/>
                  <w:marRight w:val="0"/>
                  <w:marTop w:val="0"/>
                  <w:marBottom w:val="0"/>
                  <w:divBdr>
                    <w:top w:val="none" w:sz="0" w:space="0" w:color="auto"/>
                    <w:left w:val="none" w:sz="0" w:space="0" w:color="auto"/>
                    <w:bottom w:val="none" w:sz="0" w:space="0" w:color="auto"/>
                    <w:right w:val="none" w:sz="0" w:space="0" w:color="auto"/>
                  </w:divBdr>
                </w:div>
                <w:div w:id="224412619">
                  <w:marLeft w:val="0"/>
                  <w:marRight w:val="0"/>
                  <w:marTop w:val="0"/>
                  <w:marBottom w:val="0"/>
                  <w:divBdr>
                    <w:top w:val="none" w:sz="0" w:space="0" w:color="auto"/>
                    <w:left w:val="none" w:sz="0" w:space="0" w:color="auto"/>
                    <w:bottom w:val="none" w:sz="0" w:space="0" w:color="auto"/>
                    <w:right w:val="none" w:sz="0" w:space="0" w:color="auto"/>
                  </w:divBdr>
                </w:div>
                <w:div w:id="1460220459">
                  <w:marLeft w:val="0"/>
                  <w:marRight w:val="0"/>
                  <w:marTop w:val="0"/>
                  <w:marBottom w:val="0"/>
                  <w:divBdr>
                    <w:top w:val="none" w:sz="0" w:space="0" w:color="auto"/>
                    <w:left w:val="none" w:sz="0" w:space="0" w:color="auto"/>
                    <w:bottom w:val="none" w:sz="0" w:space="0" w:color="auto"/>
                    <w:right w:val="none" w:sz="0" w:space="0" w:color="auto"/>
                  </w:divBdr>
                </w:div>
                <w:div w:id="631248267">
                  <w:marLeft w:val="0"/>
                  <w:marRight w:val="0"/>
                  <w:marTop w:val="0"/>
                  <w:marBottom w:val="0"/>
                  <w:divBdr>
                    <w:top w:val="none" w:sz="0" w:space="0" w:color="auto"/>
                    <w:left w:val="none" w:sz="0" w:space="0" w:color="auto"/>
                    <w:bottom w:val="none" w:sz="0" w:space="0" w:color="auto"/>
                    <w:right w:val="none" w:sz="0" w:space="0" w:color="auto"/>
                  </w:divBdr>
                </w:div>
                <w:div w:id="222915987">
                  <w:marLeft w:val="0"/>
                  <w:marRight w:val="0"/>
                  <w:marTop w:val="0"/>
                  <w:marBottom w:val="0"/>
                  <w:divBdr>
                    <w:top w:val="none" w:sz="0" w:space="0" w:color="auto"/>
                    <w:left w:val="none" w:sz="0" w:space="0" w:color="auto"/>
                    <w:bottom w:val="none" w:sz="0" w:space="0" w:color="auto"/>
                    <w:right w:val="none" w:sz="0" w:space="0" w:color="auto"/>
                  </w:divBdr>
                </w:div>
                <w:div w:id="1302539587">
                  <w:marLeft w:val="0"/>
                  <w:marRight w:val="0"/>
                  <w:marTop w:val="0"/>
                  <w:marBottom w:val="0"/>
                  <w:divBdr>
                    <w:top w:val="none" w:sz="0" w:space="0" w:color="auto"/>
                    <w:left w:val="none" w:sz="0" w:space="0" w:color="auto"/>
                    <w:bottom w:val="none" w:sz="0" w:space="0" w:color="auto"/>
                    <w:right w:val="none" w:sz="0" w:space="0" w:color="auto"/>
                  </w:divBdr>
                </w:div>
                <w:div w:id="1718552330">
                  <w:marLeft w:val="0"/>
                  <w:marRight w:val="0"/>
                  <w:marTop w:val="0"/>
                  <w:marBottom w:val="0"/>
                  <w:divBdr>
                    <w:top w:val="none" w:sz="0" w:space="0" w:color="auto"/>
                    <w:left w:val="none" w:sz="0" w:space="0" w:color="auto"/>
                    <w:bottom w:val="none" w:sz="0" w:space="0" w:color="auto"/>
                    <w:right w:val="none" w:sz="0" w:space="0" w:color="auto"/>
                  </w:divBdr>
                </w:div>
                <w:div w:id="524634669">
                  <w:marLeft w:val="0"/>
                  <w:marRight w:val="0"/>
                  <w:marTop w:val="0"/>
                  <w:marBottom w:val="0"/>
                  <w:divBdr>
                    <w:top w:val="none" w:sz="0" w:space="0" w:color="auto"/>
                    <w:left w:val="none" w:sz="0" w:space="0" w:color="auto"/>
                    <w:bottom w:val="none" w:sz="0" w:space="0" w:color="auto"/>
                    <w:right w:val="none" w:sz="0" w:space="0" w:color="auto"/>
                  </w:divBdr>
                </w:div>
                <w:div w:id="915868009">
                  <w:marLeft w:val="0"/>
                  <w:marRight w:val="0"/>
                  <w:marTop w:val="0"/>
                  <w:marBottom w:val="0"/>
                  <w:divBdr>
                    <w:top w:val="none" w:sz="0" w:space="0" w:color="auto"/>
                    <w:left w:val="none" w:sz="0" w:space="0" w:color="auto"/>
                    <w:bottom w:val="none" w:sz="0" w:space="0" w:color="auto"/>
                    <w:right w:val="none" w:sz="0" w:space="0" w:color="auto"/>
                  </w:divBdr>
                </w:div>
                <w:div w:id="505751346">
                  <w:marLeft w:val="0"/>
                  <w:marRight w:val="0"/>
                  <w:marTop w:val="0"/>
                  <w:marBottom w:val="0"/>
                  <w:divBdr>
                    <w:top w:val="none" w:sz="0" w:space="0" w:color="auto"/>
                    <w:left w:val="none" w:sz="0" w:space="0" w:color="auto"/>
                    <w:bottom w:val="none" w:sz="0" w:space="0" w:color="auto"/>
                    <w:right w:val="none" w:sz="0" w:space="0" w:color="auto"/>
                  </w:divBdr>
                </w:div>
                <w:div w:id="993067783">
                  <w:marLeft w:val="0"/>
                  <w:marRight w:val="0"/>
                  <w:marTop w:val="0"/>
                  <w:marBottom w:val="0"/>
                  <w:divBdr>
                    <w:top w:val="none" w:sz="0" w:space="0" w:color="auto"/>
                    <w:left w:val="none" w:sz="0" w:space="0" w:color="auto"/>
                    <w:bottom w:val="none" w:sz="0" w:space="0" w:color="auto"/>
                    <w:right w:val="none" w:sz="0" w:space="0" w:color="auto"/>
                  </w:divBdr>
                </w:div>
                <w:div w:id="756947484">
                  <w:marLeft w:val="0"/>
                  <w:marRight w:val="0"/>
                  <w:marTop w:val="0"/>
                  <w:marBottom w:val="0"/>
                  <w:divBdr>
                    <w:top w:val="none" w:sz="0" w:space="0" w:color="auto"/>
                    <w:left w:val="none" w:sz="0" w:space="0" w:color="auto"/>
                    <w:bottom w:val="none" w:sz="0" w:space="0" w:color="auto"/>
                    <w:right w:val="none" w:sz="0" w:space="0" w:color="auto"/>
                  </w:divBdr>
                </w:div>
                <w:div w:id="1111584262">
                  <w:marLeft w:val="0"/>
                  <w:marRight w:val="0"/>
                  <w:marTop w:val="0"/>
                  <w:marBottom w:val="0"/>
                  <w:divBdr>
                    <w:top w:val="none" w:sz="0" w:space="0" w:color="auto"/>
                    <w:left w:val="none" w:sz="0" w:space="0" w:color="auto"/>
                    <w:bottom w:val="none" w:sz="0" w:space="0" w:color="auto"/>
                    <w:right w:val="none" w:sz="0" w:space="0" w:color="auto"/>
                  </w:divBdr>
                </w:div>
                <w:div w:id="180752091">
                  <w:marLeft w:val="0"/>
                  <w:marRight w:val="0"/>
                  <w:marTop w:val="0"/>
                  <w:marBottom w:val="0"/>
                  <w:divBdr>
                    <w:top w:val="none" w:sz="0" w:space="0" w:color="auto"/>
                    <w:left w:val="none" w:sz="0" w:space="0" w:color="auto"/>
                    <w:bottom w:val="none" w:sz="0" w:space="0" w:color="auto"/>
                    <w:right w:val="none" w:sz="0" w:space="0" w:color="auto"/>
                  </w:divBdr>
                </w:div>
                <w:div w:id="46757907">
                  <w:marLeft w:val="0"/>
                  <w:marRight w:val="0"/>
                  <w:marTop w:val="0"/>
                  <w:marBottom w:val="0"/>
                  <w:divBdr>
                    <w:top w:val="none" w:sz="0" w:space="0" w:color="auto"/>
                    <w:left w:val="none" w:sz="0" w:space="0" w:color="auto"/>
                    <w:bottom w:val="none" w:sz="0" w:space="0" w:color="auto"/>
                    <w:right w:val="none" w:sz="0" w:space="0" w:color="auto"/>
                  </w:divBdr>
                </w:div>
                <w:div w:id="289287825">
                  <w:marLeft w:val="0"/>
                  <w:marRight w:val="0"/>
                  <w:marTop w:val="0"/>
                  <w:marBottom w:val="0"/>
                  <w:divBdr>
                    <w:top w:val="none" w:sz="0" w:space="0" w:color="auto"/>
                    <w:left w:val="none" w:sz="0" w:space="0" w:color="auto"/>
                    <w:bottom w:val="none" w:sz="0" w:space="0" w:color="auto"/>
                    <w:right w:val="none" w:sz="0" w:space="0" w:color="auto"/>
                  </w:divBdr>
                </w:div>
                <w:div w:id="2067684449">
                  <w:marLeft w:val="0"/>
                  <w:marRight w:val="0"/>
                  <w:marTop w:val="0"/>
                  <w:marBottom w:val="0"/>
                  <w:divBdr>
                    <w:top w:val="none" w:sz="0" w:space="0" w:color="auto"/>
                    <w:left w:val="none" w:sz="0" w:space="0" w:color="auto"/>
                    <w:bottom w:val="none" w:sz="0" w:space="0" w:color="auto"/>
                    <w:right w:val="none" w:sz="0" w:space="0" w:color="auto"/>
                  </w:divBdr>
                </w:div>
                <w:div w:id="728576520">
                  <w:marLeft w:val="0"/>
                  <w:marRight w:val="0"/>
                  <w:marTop w:val="0"/>
                  <w:marBottom w:val="0"/>
                  <w:divBdr>
                    <w:top w:val="none" w:sz="0" w:space="0" w:color="auto"/>
                    <w:left w:val="none" w:sz="0" w:space="0" w:color="auto"/>
                    <w:bottom w:val="none" w:sz="0" w:space="0" w:color="auto"/>
                    <w:right w:val="none" w:sz="0" w:space="0" w:color="auto"/>
                  </w:divBdr>
                </w:div>
                <w:div w:id="1900824612">
                  <w:marLeft w:val="0"/>
                  <w:marRight w:val="0"/>
                  <w:marTop w:val="0"/>
                  <w:marBottom w:val="0"/>
                  <w:divBdr>
                    <w:top w:val="none" w:sz="0" w:space="0" w:color="auto"/>
                    <w:left w:val="none" w:sz="0" w:space="0" w:color="auto"/>
                    <w:bottom w:val="none" w:sz="0" w:space="0" w:color="auto"/>
                    <w:right w:val="none" w:sz="0" w:space="0" w:color="auto"/>
                  </w:divBdr>
                </w:div>
                <w:div w:id="936863105">
                  <w:marLeft w:val="0"/>
                  <w:marRight w:val="0"/>
                  <w:marTop w:val="0"/>
                  <w:marBottom w:val="0"/>
                  <w:divBdr>
                    <w:top w:val="none" w:sz="0" w:space="0" w:color="auto"/>
                    <w:left w:val="none" w:sz="0" w:space="0" w:color="auto"/>
                    <w:bottom w:val="none" w:sz="0" w:space="0" w:color="auto"/>
                    <w:right w:val="none" w:sz="0" w:space="0" w:color="auto"/>
                  </w:divBdr>
                  <w:divsChild>
                    <w:div w:id="489030101">
                      <w:marLeft w:val="0"/>
                      <w:marRight w:val="0"/>
                      <w:marTop w:val="0"/>
                      <w:marBottom w:val="0"/>
                      <w:divBdr>
                        <w:top w:val="none" w:sz="0" w:space="0" w:color="auto"/>
                        <w:left w:val="none" w:sz="0" w:space="0" w:color="auto"/>
                        <w:bottom w:val="none" w:sz="0" w:space="0" w:color="auto"/>
                        <w:right w:val="none" w:sz="0" w:space="0" w:color="auto"/>
                      </w:divBdr>
                    </w:div>
                    <w:div w:id="1125736108">
                      <w:marLeft w:val="0"/>
                      <w:marRight w:val="0"/>
                      <w:marTop w:val="0"/>
                      <w:marBottom w:val="0"/>
                      <w:divBdr>
                        <w:top w:val="none" w:sz="0" w:space="0" w:color="auto"/>
                        <w:left w:val="none" w:sz="0" w:space="0" w:color="auto"/>
                        <w:bottom w:val="none" w:sz="0" w:space="0" w:color="auto"/>
                        <w:right w:val="none" w:sz="0" w:space="0" w:color="auto"/>
                      </w:divBdr>
                    </w:div>
                    <w:div w:id="208305711">
                      <w:marLeft w:val="0"/>
                      <w:marRight w:val="0"/>
                      <w:marTop w:val="0"/>
                      <w:marBottom w:val="0"/>
                      <w:divBdr>
                        <w:top w:val="none" w:sz="0" w:space="0" w:color="auto"/>
                        <w:left w:val="none" w:sz="0" w:space="0" w:color="auto"/>
                        <w:bottom w:val="none" w:sz="0" w:space="0" w:color="auto"/>
                        <w:right w:val="none" w:sz="0" w:space="0" w:color="auto"/>
                      </w:divBdr>
                    </w:div>
                    <w:div w:id="1860240514">
                      <w:marLeft w:val="0"/>
                      <w:marRight w:val="0"/>
                      <w:marTop w:val="0"/>
                      <w:marBottom w:val="0"/>
                      <w:divBdr>
                        <w:top w:val="none" w:sz="0" w:space="0" w:color="auto"/>
                        <w:left w:val="none" w:sz="0" w:space="0" w:color="auto"/>
                        <w:bottom w:val="none" w:sz="0" w:space="0" w:color="auto"/>
                        <w:right w:val="none" w:sz="0" w:space="0" w:color="auto"/>
                      </w:divBdr>
                    </w:div>
                    <w:div w:id="2142459646">
                      <w:marLeft w:val="0"/>
                      <w:marRight w:val="0"/>
                      <w:marTop w:val="0"/>
                      <w:marBottom w:val="0"/>
                      <w:divBdr>
                        <w:top w:val="none" w:sz="0" w:space="0" w:color="auto"/>
                        <w:left w:val="none" w:sz="0" w:space="0" w:color="auto"/>
                        <w:bottom w:val="none" w:sz="0" w:space="0" w:color="auto"/>
                        <w:right w:val="none" w:sz="0" w:space="0" w:color="auto"/>
                      </w:divBdr>
                    </w:div>
                    <w:div w:id="1582134776">
                      <w:marLeft w:val="0"/>
                      <w:marRight w:val="0"/>
                      <w:marTop w:val="0"/>
                      <w:marBottom w:val="0"/>
                      <w:divBdr>
                        <w:top w:val="none" w:sz="0" w:space="0" w:color="auto"/>
                        <w:left w:val="none" w:sz="0" w:space="0" w:color="auto"/>
                        <w:bottom w:val="none" w:sz="0" w:space="0" w:color="auto"/>
                        <w:right w:val="none" w:sz="0" w:space="0" w:color="auto"/>
                      </w:divBdr>
                    </w:div>
                    <w:div w:id="1459640339">
                      <w:marLeft w:val="0"/>
                      <w:marRight w:val="0"/>
                      <w:marTop w:val="0"/>
                      <w:marBottom w:val="0"/>
                      <w:divBdr>
                        <w:top w:val="none" w:sz="0" w:space="0" w:color="auto"/>
                        <w:left w:val="none" w:sz="0" w:space="0" w:color="auto"/>
                        <w:bottom w:val="none" w:sz="0" w:space="0" w:color="auto"/>
                        <w:right w:val="none" w:sz="0" w:space="0" w:color="auto"/>
                      </w:divBdr>
                    </w:div>
                    <w:div w:id="1915773723">
                      <w:marLeft w:val="0"/>
                      <w:marRight w:val="0"/>
                      <w:marTop w:val="0"/>
                      <w:marBottom w:val="0"/>
                      <w:divBdr>
                        <w:top w:val="none" w:sz="0" w:space="0" w:color="auto"/>
                        <w:left w:val="none" w:sz="0" w:space="0" w:color="auto"/>
                        <w:bottom w:val="none" w:sz="0" w:space="0" w:color="auto"/>
                        <w:right w:val="none" w:sz="0" w:space="0" w:color="auto"/>
                      </w:divBdr>
                    </w:div>
                    <w:div w:id="367070430">
                      <w:marLeft w:val="0"/>
                      <w:marRight w:val="0"/>
                      <w:marTop w:val="0"/>
                      <w:marBottom w:val="0"/>
                      <w:divBdr>
                        <w:top w:val="none" w:sz="0" w:space="0" w:color="auto"/>
                        <w:left w:val="none" w:sz="0" w:space="0" w:color="auto"/>
                        <w:bottom w:val="none" w:sz="0" w:space="0" w:color="auto"/>
                        <w:right w:val="none" w:sz="0" w:space="0" w:color="auto"/>
                      </w:divBdr>
                    </w:div>
                    <w:div w:id="482308010">
                      <w:marLeft w:val="0"/>
                      <w:marRight w:val="0"/>
                      <w:marTop w:val="0"/>
                      <w:marBottom w:val="0"/>
                      <w:divBdr>
                        <w:top w:val="none" w:sz="0" w:space="0" w:color="auto"/>
                        <w:left w:val="none" w:sz="0" w:space="0" w:color="auto"/>
                        <w:bottom w:val="none" w:sz="0" w:space="0" w:color="auto"/>
                        <w:right w:val="none" w:sz="0" w:space="0" w:color="auto"/>
                      </w:divBdr>
                    </w:div>
                    <w:div w:id="1892571921">
                      <w:marLeft w:val="0"/>
                      <w:marRight w:val="0"/>
                      <w:marTop w:val="0"/>
                      <w:marBottom w:val="0"/>
                      <w:divBdr>
                        <w:top w:val="none" w:sz="0" w:space="0" w:color="auto"/>
                        <w:left w:val="none" w:sz="0" w:space="0" w:color="auto"/>
                        <w:bottom w:val="none" w:sz="0" w:space="0" w:color="auto"/>
                        <w:right w:val="none" w:sz="0" w:space="0" w:color="auto"/>
                      </w:divBdr>
                    </w:div>
                    <w:div w:id="1188565279">
                      <w:marLeft w:val="0"/>
                      <w:marRight w:val="0"/>
                      <w:marTop w:val="0"/>
                      <w:marBottom w:val="0"/>
                      <w:divBdr>
                        <w:top w:val="none" w:sz="0" w:space="0" w:color="auto"/>
                        <w:left w:val="none" w:sz="0" w:space="0" w:color="auto"/>
                        <w:bottom w:val="none" w:sz="0" w:space="0" w:color="auto"/>
                        <w:right w:val="none" w:sz="0" w:space="0" w:color="auto"/>
                      </w:divBdr>
                    </w:div>
                    <w:div w:id="1420179659">
                      <w:marLeft w:val="0"/>
                      <w:marRight w:val="0"/>
                      <w:marTop w:val="0"/>
                      <w:marBottom w:val="0"/>
                      <w:divBdr>
                        <w:top w:val="none" w:sz="0" w:space="0" w:color="auto"/>
                        <w:left w:val="none" w:sz="0" w:space="0" w:color="auto"/>
                        <w:bottom w:val="none" w:sz="0" w:space="0" w:color="auto"/>
                        <w:right w:val="none" w:sz="0" w:space="0" w:color="auto"/>
                      </w:divBdr>
                    </w:div>
                    <w:div w:id="1405763321">
                      <w:marLeft w:val="0"/>
                      <w:marRight w:val="0"/>
                      <w:marTop w:val="0"/>
                      <w:marBottom w:val="0"/>
                      <w:divBdr>
                        <w:top w:val="none" w:sz="0" w:space="0" w:color="auto"/>
                        <w:left w:val="none" w:sz="0" w:space="0" w:color="auto"/>
                        <w:bottom w:val="none" w:sz="0" w:space="0" w:color="auto"/>
                        <w:right w:val="none" w:sz="0" w:space="0" w:color="auto"/>
                      </w:divBdr>
                    </w:div>
                    <w:div w:id="58601401">
                      <w:marLeft w:val="0"/>
                      <w:marRight w:val="0"/>
                      <w:marTop w:val="0"/>
                      <w:marBottom w:val="0"/>
                      <w:divBdr>
                        <w:top w:val="none" w:sz="0" w:space="0" w:color="auto"/>
                        <w:left w:val="none" w:sz="0" w:space="0" w:color="auto"/>
                        <w:bottom w:val="none" w:sz="0" w:space="0" w:color="auto"/>
                        <w:right w:val="none" w:sz="0" w:space="0" w:color="auto"/>
                      </w:divBdr>
                    </w:div>
                    <w:div w:id="1812940042">
                      <w:marLeft w:val="0"/>
                      <w:marRight w:val="0"/>
                      <w:marTop w:val="0"/>
                      <w:marBottom w:val="0"/>
                      <w:divBdr>
                        <w:top w:val="none" w:sz="0" w:space="0" w:color="auto"/>
                        <w:left w:val="none" w:sz="0" w:space="0" w:color="auto"/>
                        <w:bottom w:val="none" w:sz="0" w:space="0" w:color="auto"/>
                        <w:right w:val="none" w:sz="0" w:space="0" w:color="auto"/>
                      </w:divBdr>
                    </w:div>
                    <w:div w:id="907113895">
                      <w:marLeft w:val="0"/>
                      <w:marRight w:val="0"/>
                      <w:marTop w:val="0"/>
                      <w:marBottom w:val="0"/>
                      <w:divBdr>
                        <w:top w:val="none" w:sz="0" w:space="0" w:color="auto"/>
                        <w:left w:val="none" w:sz="0" w:space="0" w:color="auto"/>
                        <w:bottom w:val="none" w:sz="0" w:space="0" w:color="auto"/>
                        <w:right w:val="none" w:sz="0" w:space="0" w:color="auto"/>
                      </w:divBdr>
                    </w:div>
                    <w:div w:id="896862766">
                      <w:marLeft w:val="0"/>
                      <w:marRight w:val="0"/>
                      <w:marTop w:val="0"/>
                      <w:marBottom w:val="0"/>
                      <w:divBdr>
                        <w:top w:val="none" w:sz="0" w:space="0" w:color="auto"/>
                        <w:left w:val="none" w:sz="0" w:space="0" w:color="auto"/>
                        <w:bottom w:val="none" w:sz="0" w:space="0" w:color="auto"/>
                        <w:right w:val="none" w:sz="0" w:space="0" w:color="auto"/>
                      </w:divBdr>
                    </w:div>
                    <w:div w:id="451099920">
                      <w:marLeft w:val="0"/>
                      <w:marRight w:val="0"/>
                      <w:marTop w:val="0"/>
                      <w:marBottom w:val="0"/>
                      <w:divBdr>
                        <w:top w:val="none" w:sz="0" w:space="0" w:color="auto"/>
                        <w:left w:val="none" w:sz="0" w:space="0" w:color="auto"/>
                        <w:bottom w:val="none" w:sz="0" w:space="0" w:color="auto"/>
                        <w:right w:val="none" w:sz="0" w:space="0" w:color="auto"/>
                      </w:divBdr>
                    </w:div>
                    <w:div w:id="721906094">
                      <w:marLeft w:val="0"/>
                      <w:marRight w:val="0"/>
                      <w:marTop w:val="0"/>
                      <w:marBottom w:val="0"/>
                      <w:divBdr>
                        <w:top w:val="none" w:sz="0" w:space="0" w:color="auto"/>
                        <w:left w:val="none" w:sz="0" w:space="0" w:color="auto"/>
                        <w:bottom w:val="none" w:sz="0" w:space="0" w:color="auto"/>
                        <w:right w:val="none" w:sz="0" w:space="0" w:color="auto"/>
                      </w:divBdr>
                    </w:div>
                    <w:div w:id="1437212819">
                      <w:marLeft w:val="0"/>
                      <w:marRight w:val="0"/>
                      <w:marTop w:val="0"/>
                      <w:marBottom w:val="0"/>
                      <w:divBdr>
                        <w:top w:val="none" w:sz="0" w:space="0" w:color="auto"/>
                        <w:left w:val="none" w:sz="0" w:space="0" w:color="auto"/>
                        <w:bottom w:val="none" w:sz="0" w:space="0" w:color="auto"/>
                        <w:right w:val="none" w:sz="0" w:space="0" w:color="auto"/>
                      </w:divBdr>
                    </w:div>
                    <w:div w:id="681590001">
                      <w:marLeft w:val="0"/>
                      <w:marRight w:val="0"/>
                      <w:marTop w:val="0"/>
                      <w:marBottom w:val="0"/>
                      <w:divBdr>
                        <w:top w:val="none" w:sz="0" w:space="0" w:color="auto"/>
                        <w:left w:val="none" w:sz="0" w:space="0" w:color="auto"/>
                        <w:bottom w:val="none" w:sz="0" w:space="0" w:color="auto"/>
                        <w:right w:val="none" w:sz="0" w:space="0" w:color="auto"/>
                      </w:divBdr>
                    </w:div>
                    <w:div w:id="295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2651">
      <w:bodyDiv w:val="1"/>
      <w:marLeft w:val="0"/>
      <w:marRight w:val="0"/>
      <w:marTop w:val="0"/>
      <w:marBottom w:val="0"/>
      <w:divBdr>
        <w:top w:val="none" w:sz="0" w:space="0" w:color="auto"/>
        <w:left w:val="none" w:sz="0" w:space="0" w:color="auto"/>
        <w:bottom w:val="none" w:sz="0" w:space="0" w:color="auto"/>
        <w:right w:val="none" w:sz="0" w:space="0" w:color="auto"/>
      </w:divBdr>
    </w:div>
    <w:div w:id="970013361">
      <w:bodyDiv w:val="1"/>
      <w:marLeft w:val="0"/>
      <w:marRight w:val="0"/>
      <w:marTop w:val="0"/>
      <w:marBottom w:val="0"/>
      <w:divBdr>
        <w:top w:val="none" w:sz="0" w:space="0" w:color="auto"/>
        <w:left w:val="none" w:sz="0" w:space="0" w:color="auto"/>
        <w:bottom w:val="none" w:sz="0" w:space="0" w:color="auto"/>
        <w:right w:val="none" w:sz="0" w:space="0" w:color="auto"/>
      </w:divBdr>
    </w:div>
    <w:div w:id="974064416">
      <w:bodyDiv w:val="1"/>
      <w:marLeft w:val="0"/>
      <w:marRight w:val="0"/>
      <w:marTop w:val="0"/>
      <w:marBottom w:val="0"/>
      <w:divBdr>
        <w:top w:val="none" w:sz="0" w:space="0" w:color="auto"/>
        <w:left w:val="none" w:sz="0" w:space="0" w:color="auto"/>
        <w:bottom w:val="none" w:sz="0" w:space="0" w:color="auto"/>
        <w:right w:val="none" w:sz="0" w:space="0" w:color="auto"/>
      </w:divBdr>
    </w:div>
    <w:div w:id="990906057">
      <w:bodyDiv w:val="1"/>
      <w:marLeft w:val="0"/>
      <w:marRight w:val="0"/>
      <w:marTop w:val="0"/>
      <w:marBottom w:val="0"/>
      <w:divBdr>
        <w:top w:val="none" w:sz="0" w:space="0" w:color="auto"/>
        <w:left w:val="none" w:sz="0" w:space="0" w:color="auto"/>
        <w:bottom w:val="none" w:sz="0" w:space="0" w:color="auto"/>
        <w:right w:val="none" w:sz="0" w:space="0" w:color="auto"/>
      </w:divBdr>
    </w:div>
    <w:div w:id="993997352">
      <w:bodyDiv w:val="1"/>
      <w:marLeft w:val="0"/>
      <w:marRight w:val="0"/>
      <w:marTop w:val="0"/>
      <w:marBottom w:val="0"/>
      <w:divBdr>
        <w:top w:val="none" w:sz="0" w:space="0" w:color="auto"/>
        <w:left w:val="none" w:sz="0" w:space="0" w:color="auto"/>
        <w:bottom w:val="none" w:sz="0" w:space="0" w:color="auto"/>
        <w:right w:val="none" w:sz="0" w:space="0" w:color="auto"/>
      </w:divBdr>
    </w:div>
    <w:div w:id="996303527">
      <w:bodyDiv w:val="1"/>
      <w:marLeft w:val="0"/>
      <w:marRight w:val="0"/>
      <w:marTop w:val="0"/>
      <w:marBottom w:val="0"/>
      <w:divBdr>
        <w:top w:val="none" w:sz="0" w:space="0" w:color="auto"/>
        <w:left w:val="none" w:sz="0" w:space="0" w:color="auto"/>
        <w:bottom w:val="none" w:sz="0" w:space="0" w:color="auto"/>
        <w:right w:val="none" w:sz="0" w:space="0" w:color="auto"/>
      </w:divBdr>
    </w:div>
    <w:div w:id="1003438216">
      <w:bodyDiv w:val="1"/>
      <w:marLeft w:val="0"/>
      <w:marRight w:val="0"/>
      <w:marTop w:val="0"/>
      <w:marBottom w:val="0"/>
      <w:divBdr>
        <w:top w:val="none" w:sz="0" w:space="0" w:color="auto"/>
        <w:left w:val="none" w:sz="0" w:space="0" w:color="auto"/>
        <w:bottom w:val="none" w:sz="0" w:space="0" w:color="auto"/>
        <w:right w:val="none" w:sz="0" w:space="0" w:color="auto"/>
      </w:divBdr>
    </w:div>
    <w:div w:id="1005589844">
      <w:bodyDiv w:val="1"/>
      <w:marLeft w:val="0"/>
      <w:marRight w:val="0"/>
      <w:marTop w:val="0"/>
      <w:marBottom w:val="0"/>
      <w:divBdr>
        <w:top w:val="none" w:sz="0" w:space="0" w:color="auto"/>
        <w:left w:val="none" w:sz="0" w:space="0" w:color="auto"/>
        <w:bottom w:val="none" w:sz="0" w:space="0" w:color="auto"/>
        <w:right w:val="none" w:sz="0" w:space="0" w:color="auto"/>
      </w:divBdr>
    </w:div>
    <w:div w:id="1011875961">
      <w:bodyDiv w:val="1"/>
      <w:marLeft w:val="0"/>
      <w:marRight w:val="0"/>
      <w:marTop w:val="0"/>
      <w:marBottom w:val="0"/>
      <w:divBdr>
        <w:top w:val="none" w:sz="0" w:space="0" w:color="auto"/>
        <w:left w:val="none" w:sz="0" w:space="0" w:color="auto"/>
        <w:bottom w:val="none" w:sz="0" w:space="0" w:color="auto"/>
        <w:right w:val="none" w:sz="0" w:space="0" w:color="auto"/>
      </w:divBdr>
    </w:div>
    <w:div w:id="1018968559">
      <w:bodyDiv w:val="1"/>
      <w:marLeft w:val="0"/>
      <w:marRight w:val="0"/>
      <w:marTop w:val="0"/>
      <w:marBottom w:val="0"/>
      <w:divBdr>
        <w:top w:val="none" w:sz="0" w:space="0" w:color="auto"/>
        <w:left w:val="none" w:sz="0" w:space="0" w:color="auto"/>
        <w:bottom w:val="none" w:sz="0" w:space="0" w:color="auto"/>
        <w:right w:val="none" w:sz="0" w:space="0" w:color="auto"/>
      </w:divBdr>
    </w:div>
    <w:div w:id="1019701051">
      <w:bodyDiv w:val="1"/>
      <w:marLeft w:val="0"/>
      <w:marRight w:val="0"/>
      <w:marTop w:val="0"/>
      <w:marBottom w:val="0"/>
      <w:divBdr>
        <w:top w:val="none" w:sz="0" w:space="0" w:color="auto"/>
        <w:left w:val="none" w:sz="0" w:space="0" w:color="auto"/>
        <w:bottom w:val="none" w:sz="0" w:space="0" w:color="auto"/>
        <w:right w:val="none" w:sz="0" w:space="0" w:color="auto"/>
      </w:divBdr>
    </w:div>
    <w:div w:id="1024211317">
      <w:bodyDiv w:val="1"/>
      <w:marLeft w:val="0"/>
      <w:marRight w:val="0"/>
      <w:marTop w:val="0"/>
      <w:marBottom w:val="0"/>
      <w:divBdr>
        <w:top w:val="none" w:sz="0" w:space="0" w:color="auto"/>
        <w:left w:val="none" w:sz="0" w:space="0" w:color="auto"/>
        <w:bottom w:val="none" w:sz="0" w:space="0" w:color="auto"/>
        <w:right w:val="none" w:sz="0" w:space="0" w:color="auto"/>
      </w:divBdr>
    </w:div>
    <w:div w:id="1024477385">
      <w:bodyDiv w:val="1"/>
      <w:marLeft w:val="0"/>
      <w:marRight w:val="0"/>
      <w:marTop w:val="0"/>
      <w:marBottom w:val="0"/>
      <w:divBdr>
        <w:top w:val="none" w:sz="0" w:space="0" w:color="auto"/>
        <w:left w:val="none" w:sz="0" w:space="0" w:color="auto"/>
        <w:bottom w:val="none" w:sz="0" w:space="0" w:color="auto"/>
        <w:right w:val="none" w:sz="0" w:space="0" w:color="auto"/>
      </w:divBdr>
    </w:div>
    <w:div w:id="1037467227">
      <w:bodyDiv w:val="1"/>
      <w:marLeft w:val="0"/>
      <w:marRight w:val="0"/>
      <w:marTop w:val="0"/>
      <w:marBottom w:val="0"/>
      <w:divBdr>
        <w:top w:val="none" w:sz="0" w:space="0" w:color="auto"/>
        <w:left w:val="none" w:sz="0" w:space="0" w:color="auto"/>
        <w:bottom w:val="none" w:sz="0" w:space="0" w:color="auto"/>
        <w:right w:val="none" w:sz="0" w:space="0" w:color="auto"/>
      </w:divBdr>
      <w:divsChild>
        <w:div w:id="785469304">
          <w:marLeft w:val="0"/>
          <w:marRight w:val="0"/>
          <w:marTop w:val="0"/>
          <w:marBottom w:val="75"/>
          <w:divBdr>
            <w:top w:val="none" w:sz="0" w:space="0" w:color="auto"/>
            <w:left w:val="none" w:sz="0" w:space="0" w:color="auto"/>
            <w:bottom w:val="none" w:sz="0" w:space="0" w:color="auto"/>
            <w:right w:val="none" w:sz="0" w:space="0" w:color="auto"/>
          </w:divBdr>
        </w:div>
      </w:divsChild>
    </w:div>
    <w:div w:id="1049261581">
      <w:bodyDiv w:val="1"/>
      <w:marLeft w:val="0"/>
      <w:marRight w:val="0"/>
      <w:marTop w:val="0"/>
      <w:marBottom w:val="0"/>
      <w:divBdr>
        <w:top w:val="none" w:sz="0" w:space="0" w:color="auto"/>
        <w:left w:val="none" w:sz="0" w:space="0" w:color="auto"/>
        <w:bottom w:val="none" w:sz="0" w:space="0" w:color="auto"/>
        <w:right w:val="none" w:sz="0" w:space="0" w:color="auto"/>
      </w:divBdr>
    </w:div>
    <w:div w:id="1058746270">
      <w:bodyDiv w:val="1"/>
      <w:marLeft w:val="0"/>
      <w:marRight w:val="0"/>
      <w:marTop w:val="0"/>
      <w:marBottom w:val="0"/>
      <w:divBdr>
        <w:top w:val="none" w:sz="0" w:space="0" w:color="auto"/>
        <w:left w:val="none" w:sz="0" w:space="0" w:color="auto"/>
        <w:bottom w:val="none" w:sz="0" w:space="0" w:color="auto"/>
        <w:right w:val="none" w:sz="0" w:space="0" w:color="auto"/>
      </w:divBdr>
    </w:div>
    <w:div w:id="1071275630">
      <w:bodyDiv w:val="1"/>
      <w:marLeft w:val="0"/>
      <w:marRight w:val="0"/>
      <w:marTop w:val="0"/>
      <w:marBottom w:val="0"/>
      <w:divBdr>
        <w:top w:val="none" w:sz="0" w:space="0" w:color="auto"/>
        <w:left w:val="none" w:sz="0" w:space="0" w:color="auto"/>
        <w:bottom w:val="none" w:sz="0" w:space="0" w:color="auto"/>
        <w:right w:val="none" w:sz="0" w:space="0" w:color="auto"/>
      </w:divBdr>
    </w:div>
    <w:div w:id="1076825697">
      <w:bodyDiv w:val="1"/>
      <w:marLeft w:val="0"/>
      <w:marRight w:val="0"/>
      <w:marTop w:val="0"/>
      <w:marBottom w:val="0"/>
      <w:divBdr>
        <w:top w:val="none" w:sz="0" w:space="0" w:color="auto"/>
        <w:left w:val="none" w:sz="0" w:space="0" w:color="auto"/>
        <w:bottom w:val="none" w:sz="0" w:space="0" w:color="auto"/>
        <w:right w:val="none" w:sz="0" w:space="0" w:color="auto"/>
      </w:divBdr>
    </w:div>
    <w:div w:id="1086922049">
      <w:bodyDiv w:val="1"/>
      <w:marLeft w:val="0"/>
      <w:marRight w:val="0"/>
      <w:marTop w:val="0"/>
      <w:marBottom w:val="0"/>
      <w:divBdr>
        <w:top w:val="none" w:sz="0" w:space="0" w:color="auto"/>
        <w:left w:val="none" w:sz="0" w:space="0" w:color="auto"/>
        <w:bottom w:val="none" w:sz="0" w:space="0" w:color="auto"/>
        <w:right w:val="none" w:sz="0" w:space="0" w:color="auto"/>
      </w:divBdr>
    </w:div>
    <w:div w:id="1092631152">
      <w:bodyDiv w:val="1"/>
      <w:marLeft w:val="0"/>
      <w:marRight w:val="0"/>
      <w:marTop w:val="0"/>
      <w:marBottom w:val="0"/>
      <w:divBdr>
        <w:top w:val="none" w:sz="0" w:space="0" w:color="auto"/>
        <w:left w:val="none" w:sz="0" w:space="0" w:color="auto"/>
        <w:bottom w:val="none" w:sz="0" w:space="0" w:color="auto"/>
        <w:right w:val="none" w:sz="0" w:space="0" w:color="auto"/>
      </w:divBdr>
      <w:divsChild>
        <w:div w:id="83692159">
          <w:marLeft w:val="0"/>
          <w:marRight w:val="0"/>
          <w:marTop w:val="0"/>
          <w:marBottom w:val="0"/>
          <w:divBdr>
            <w:top w:val="dotted" w:sz="8" w:space="1" w:color="auto"/>
            <w:left w:val="dotted" w:sz="8" w:space="4" w:color="auto"/>
            <w:bottom w:val="dotted" w:sz="8" w:space="1" w:color="auto"/>
            <w:right w:val="dotted" w:sz="8" w:space="4" w:color="auto"/>
          </w:divBdr>
          <w:divsChild>
            <w:div w:id="478303141">
              <w:marLeft w:val="0"/>
              <w:marRight w:val="0"/>
              <w:marTop w:val="0"/>
              <w:marBottom w:val="0"/>
              <w:divBdr>
                <w:top w:val="none" w:sz="0" w:space="0" w:color="auto"/>
                <w:left w:val="none" w:sz="0" w:space="0" w:color="auto"/>
                <w:bottom w:val="none" w:sz="0" w:space="0" w:color="auto"/>
                <w:right w:val="none" w:sz="0" w:space="0" w:color="auto"/>
              </w:divBdr>
            </w:div>
            <w:div w:id="1961954738">
              <w:marLeft w:val="0"/>
              <w:marRight w:val="0"/>
              <w:marTop w:val="0"/>
              <w:marBottom w:val="0"/>
              <w:divBdr>
                <w:top w:val="none" w:sz="0" w:space="0" w:color="auto"/>
                <w:left w:val="none" w:sz="0" w:space="0" w:color="auto"/>
                <w:bottom w:val="none" w:sz="0" w:space="0" w:color="auto"/>
                <w:right w:val="none" w:sz="0" w:space="0" w:color="auto"/>
              </w:divBdr>
            </w:div>
            <w:div w:id="60711244">
              <w:marLeft w:val="0"/>
              <w:marRight w:val="0"/>
              <w:marTop w:val="0"/>
              <w:marBottom w:val="0"/>
              <w:divBdr>
                <w:top w:val="none" w:sz="0" w:space="0" w:color="auto"/>
                <w:left w:val="none" w:sz="0" w:space="0" w:color="auto"/>
                <w:bottom w:val="none" w:sz="0" w:space="0" w:color="auto"/>
                <w:right w:val="none" w:sz="0" w:space="0" w:color="auto"/>
              </w:divBdr>
            </w:div>
            <w:div w:id="1075081982">
              <w:marLeft w:val="0"/>
              <w:marRight w:val="0"/>
              <w:marTop w:val="0"/>
              <w:marBottom w:val="0"/>
              <w:divBdr>
                <w:top w:val="none" w:sz="0" w:space="0" w:color="auto"/>
                <w:left w:val="none" w:sz="0" w:space="0" w:color="auto"/>
                <w:bottom w:val="none" w:sz="0" w:space="0" w:color="auto"/>
                <w:right w:val="none" w:sz="0" w:space="0" w:color="auto"/>
              </w:divBdr>
            </w:div>
            <w:div w:id="455563710">
              <w:marLeft w:val="0"/>
              <w:marRight w:val="0"/>
              <w:marTop w:val="0"/>
              <w:marBottom w:val="0"/>
              <w:divBdr>
                <w:top w:val="none" w:sz="0" w:space="0" w:color="auto"/>
                <w:left w:val="none" w:sz="0" w:space="0" w:color="auto"/>
                <w:bottom w:val="none" w:sz="0" w:space="0" w:color="auto"/>
                <w:right w:val="none" w:sz="0" w:space="0" w:color="auto"/>
              </w:divBdr>
            </w:div>
            <w:div w:id="1679036571">
              <w:marLeft w:val="0"/>
              <w:marRight w:val="0"/>
              <w:marTop w:val="0"/>
              <w:marBottom w:val="0"/>
              <w:divBdr>
                <w:top w:val="none" w:sz="0" w:space="0" w:color="auto"/>
                <w:left w:val="none" w:sz="0" w:space="0" w:color="auto"/>
                <w:bottom w:val="none" w:sz="0" w:space="0" w:color="auto"/>
                <w:right w:val="none" w:sz="0" w:space="0" w:color="auto"/>
              </w:divBdr>
            </w:div>
            <w:div w:id="139737959">
              <w:marLeft w:val="0"/>
              <w:marRight w:val="0"/>
              <w:marTop w:val="0"/>
              <w:marBottom w:val="0"/>
              <w:divBdr>
                <w:top w:val="none" w:sz="0" w:space="0" w:color="auto"/>
                <w:left w:val="none" w:sz="0" w:space="0" w:color="auto"/>
                <w:bottom w:val="none" w:sz="0" w:space="0" w:color="auto"/>
                <w:right w:val="none" w:sz="0" w:space="0" w:color="auto"/>
              </w:divBdr>
            </w:div>
            <w:div w:id="2078239754">
              <w:marLeft w:val="0"/>
              <w:marRight w:val="0"/>
              <w:marTop w:val="0"/>
              <w:marBottom w:val="0"/>
              <w:divBdr>
                <w:top w:val="none" w:sz="0" w:space="0" w:color="auto"/>
                <w:left w:val="none" w:sz="0" w:space="0" w:color="auto"/>
                <w:bottom w:val="none" w:sz="0" w:space="0" w:color="auto"/>
                <w:right w:val="none" w:sz="0" w:space="0" w:color="auto"/>
              </w:divBdr>
            </w:div>
            <w:div w:id="1954441298">
              <w:marLeft w:val="0"/>
              <w:marRight w:val="0"/>
              <w:marTop w:val="0"/>
              <w:marBottom w:val="0"/>
              <w:divBdr>
                <w:top w:val="none" w:sz="0" w:space="0" w:color="auto"/>
                <w:left w:val="none" w:sz="0" w:space="0" w:color="auto"/>
                <w:bottom w:val="none" w:sz="0" w:space="0" w:color="auto"/>
                <w:right w:val="none" w:sz="0" w:space="0" w:color="auto"/>
              </w:divBdr>
            </w:div>
            <w:div w:id="801310487">
              <w:marLeft w:val="0"/>
              <w:marRight w:val="0"/>
              <w:marTop w:val="0"/>
              <w:marBottom w:val="0"/>
              <w:divBdr>
                <w:top w:val="none" w:sz="0" w:space="0" w:color="auto"/>
                <w:left w:val="none" w:sz="0" w:space="0" w:color="auto"/>
                <w:bottom w:val="none" w:sz="0" w:space="0" w:color="auto"/>
                <w:right w:val="none" w:sz="0" w:space="0" w:color="auto"/>
              </w:divBdr>
            </w:div>
            <w:div w:id="325597133">
              <w:marLeft w:val="0"/>
              <w:marRight w:val="0"/>
              <w:marTop w:val="0"/>
              <w:marBottom w:val="0"/>
              <w:divBdr>
                <w:top w:val="none" w:sz="0" w:space="0" w:color="auto"/>
                <w:left w:val="none" w:sz="0" w:space="0" w:color="auto"/>
                <w:bottom w:val="none" w:sz="0" w:space="0" w:color="auto"/>
                <w:right w:val="none" w:sz="0" w:space="0" w:color="auto"/>
              </w:divBdr>
            </w:div>
            <w:div w:id="12842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712">
      <w:bodyDiv w:val="1"/>
      <w:marLeft w:val="0"/>
      <w:marRight w:val="0"/>
      <w:marTop w:val="0"/>
      <w:marBottom w:val="0"/>
      <w:divBdr>
        <w:top w:val="none" w:sz="0" w:space="0" w:color="auto"/>
        <w:left w:val="none" w:sz="0" w:space="0" w:color="auto"/>
        <w:bottom w:val="none" w:sz="0" w:space="0" w:color="auto"/>
        <w:right w:val="none" w:sz="0" w:space="0" w:color="auto"/>
      </w:divBdr>
    </w:div>
    <w:div w:id="1113594220">
      <w:bodyDiv w:val="1"/>
      <w:marLeft w:val="0"/>
      <w:marRight w:val="0"/>
      <w:marTop w:val="0"/>
      <w:marBottom w:val="0"/>
      <w:divBdr>
        <w:top w:val="none" w:sz="0" w:space="0" w:color="auto"/>
        <w:left w:val="none" w:sz="0" w:space="0" w:color="auto"/>
        <w:bottom w:val="none" w:sz="0" w:space="0" w:color="auto"/>
        <w:right w:val="none" w:sz="0" w:space="0" w:color="auto"/>
      </w:divBdr>
    </w:div>
    <w:div w:id="1118841651">
      <w:bodyDiv w:val="1"/>
      <w:marLeft w:val="0"/>
      <w:marRight w:val="0"/>
      <w:marTop w:val="0"/>
      <w:marBottom w:val="0"/>
      <w:divBdr>
        <w:top w:val="none" w:sz="0" w:space="0" w:color="auto"/>
        <w:left w:val="none" w:sz="0" w:space="0" w:color="auto"/>
        <w:bottom w:val="none" w:sz="0" w:space="0" w:color="auto"/>
        <w:right w:val="none" w:sz="0" w:space="0" w:color="auto"/>
      </w:divBdr>
    </w:div>
    <w:div w:id="1125928600">
      <w:bodyDiv w:val="1"/>
      <w:marLeft w:val="0"/>
      <w:marRight w:val="0"/>
      <w:marTop w:val="0"/>
      <w:marBottom w:val="0"/>
      <w:divBdr>
        <w:top w:val="none" w:sz="0" w:space="0" w:color="auto"/>
        <w:left w:val="none" w:sz="0" w:space="0" w:color="auto"/>
        <w:bottom w:val="none" w:sz="0" w:space="0" w:color="auto"/>
        <w:right w:val="none" w:sz="0" w:space="0" w:color="auto"/>
      </w:divBdr>
    </w:div>
    <w:div w:id="1136333054">
      <w:bodyDiv w:val="1"/>
      <w:marLeft w:val="0"/>
      <w:marRight w:val="0"/>
      <w:marTop w:val="0"/>
      <w:marBottom w:val="0"/>
      <w:divBdr>
        <w:top w:val="none" w:sz="0" w:space="0" w:color="auto"/>
        <w:left w:val="none" w:sz="0" w:space="0" w:color="auto"/>
        <w:bottom w:val="none" w:sz="0" w:space="0" w:color="auto"/>
        <w:right w:val="none" w:sz="0" w:space="0" w:color="auto"/>
      </w:divBdr>
    </w:div>
    <w:div w:id="1136487937">
      <w:bodyDiv w:val="1"/>
      <w:marLeft w:val="0"/>
      <w:marRight w:val="0"/>
      <w:marTop w:val="0"/>
      <w:marBottom w:val="0"/>
      <w:divBdr>
        <w:top w:val="none" w:sz="0" w:space="0" w:color="auto"/>
        <w:left w:val="none" w:sz="0" w:space="0" w:color="auto"/>
        <w:bottom w:val="none" w:sz="0" w:space="0" w:color="auto"/>
        <w:right w:val="none" w:sz="0" w:space="0" w:color="auto"/>
      </w:divBdr>
    </w:div>
    <w:div w:id="1152984455">
      <w:bodyDiv w:val="1"/>
      <w:marLeft w:val="0"/>
      <w:marRight w:val="0"/>
      <w:marTop w:val="0"/>
      <w:marBottom w:val="0"/>
      <w:divBdr>
        <w:top w:val="none" w:sz="0" w:space="0" w:color="auto"/>
        <w:left w:val="none" w:sz="0" w:space="0" w:color="auto"/>
        <w:bottom w:val="none" w:sz="0" w:space="0" w:color="auto"/>
        <w:right w:val="none" w:sz="0" w:space="0" w:color="auto"/>
      </w:divBdr>
    </w:div>
    <w:div w:id="1155955750">
      <w:bodyDiv w:val="1"/>
      <w:marLeft w:val="0"/>
      <w:marRight w:val="0"/>
      <w:marTop w:val="0"/>
      <w:marBottom w:val="0"/>
      <w:divBdr>
        <w:top w:val="none" w:sz="0" w:space="0" w:color="auto"/>
        <w:left w:val="none" w:sz="0" w:space="0" w:color="auto"/>
        <w:bottom w:val="none" w:sz="0" w:space="0" w:color="auto"/>
        <w:right w:val="none" w:sz="0" w:space="0" w:color="auto"/>
      </w:divBdr>
    </w:div>
    <w:div w:id="1159004353">
      <w:bodyDiv w:val="1"/>
      <w:marLeft w:val="0"/>
      <w:marRight w:val="0"/>
      <w:marTop w:val="0"/>
      <w:marBottom w:val="0"/>
      <w:divBdr>
        <w:top w:val="none" w:sz="0" w:space="0" w:color="auto"/>
        <w:left w:val="none" w:sz="0" w:space="0" w:color="auto"/>
        <w:bottom w:val="none" w:sz="0" w:space="0" w:color="auto"/>
        <w:right w:val="none" w:sz="0" w:space="0" w:color="auto"/>
      </w:divBdr>
    </w:div>
    <w:div w:id="1164855819">
      <w:bodyDiv w:val="1"/>
      <w:marLeft w:val="0"/>
      <w:marRight w:val="0"/>
      <w:marTop w:val="0"/>
      <w:marBottom w:val="0"/>
      <w:divBdr>
        <w:top w:val="none" w:sz="0" w:space="0" w:color="auto"/>
        <w:left w:val="none" w:sz="0" w:space="0" w:color="auto"/>
        <w:bottom w:val="none" w:sz="0" w:space="0" w:color="auto"/>
        <w:right w:val="none" w:sz="0" w:space="0" w:color="auto"/>
      </w:divBdr>
    </w:div>
    <w:div w:id="1168443157">
      <w:bodyDiv w:val="1"/>
      <w:marLeft w:val="0"/>
      <w:marRight w:val="0"/>
      <w:marTop w:val="0"/>
      <w:marBottom w:val="0"/>
      <w:divBdr>
        <w:top w:val="none" w:sz="0" w:space="0" w:color="auto"/>
        <w:left w:val="none" w:sz="0" w:space="0" w:color="auto"/>
        <w:bottom w:val="none" w:sz="0" w:space="0" w:color="auto"/>
        <w:right w:val="none" w:sz="0" w:space="0" w:color="auto"/>
      </w:divBdr>
    </w:div>
    <w:div w:id="1174035869">
      <w:bodyDiv w:val="1"/>
      <w:marLeft w:val="0"/>
      <w:marRight w:val="0"/>
      <w:marTop w:val="0"/>
      <w:marBottom w:val="0"/>
      <w:divBdr>
        <w:top w:val="none" w:sz="0" w:space="0" w:color="auto"/>
        <w:left w:val="none" w:sz="0" w:space="0" w:color="auto"/>
        <w:bottom w:val="none" w:sz="0" w:space="0" w:color="auto"/>
        <w:right w:val="none" w:sz="0" w:space="0" w:color="auto"/>
      </w:divBdr>
    </w:div>
    <w:div w:id="1175995956">
      <w:bodyDiv w:val="1"/>
      <w:marLeft w:val="0"/>
      <w:marRight w:val="0"/>
      <w:marTop w:val="0"/>
      <w:marBottom w:val="0"/>
      <w:divBdr>
        <w:top w:val="none" w:sz="0" w:space="0" w:color="auto"/>
        <w:left w:val="none" w:sz="0" w:space="0" w:color="auto"/>
        <w:bottom w:val="none" w:sz="0" w:space="0" w:color="auto"/>
        <w:right w:val="none" w:sz="0" w:space="0" w:color="auto"/>
      </w:divBdr>
    </w:div>
    <w:div w:id="1184244136">
      <w:bodyDiv w:val="1"/>
      <w:marLeft w:val="0"/>
      <w:marRight w:val="0"/>
      <w:marTop w:val="0"/>
      <w:marBottom w:val="0"/>
      <w:divBdr>
        <w:top w:val="none" w:sz="0" w:space="0" w:color="auto"/>
        <w:left w:val="none" w:sz="0" w:space="0" w:color="auto"/>
        <w:bottom w:val="none" w:sz="0" w:space="0" w:color="auto"/>
        <w:right w:val="none" w:sz="0" w:space="0" w:color="auto"/>
      </w:divBdr>
    </w:div>
    <w:div w:id="1189756444">
      <w:bodyDiv w:val="1"/>
      <w:marLeft w:val="0"/>
      <w:marRight w:val="0"/>
      <w:marTop w:val="0"/>
      <w:marBottom w:val="0"/>
      <w:divBdr>
        <w:top w:val="none" w:sz="0" w:space="0" w:color="auto"/>
        <w:left w:val="none" w:sz="0" w:space="0" w:color="auto"/>
        <w:bottom w:val="none" w:sz="0" w:space="0" w:color="auto"/>
        <w:right w:val="none" w:sz="0" w:space="0" w:color="auto"/>
      </w:divBdr>
    </w:div>
    <w:div w:id="1192761427">
      <w:bodyDiv w:val="1"/>
      <w:marLeft w:val="0"/>
      <w:marRight w:val="0"/>
      <w:marTop w:val="0"/>
      <w:marBottom w:val="0"/>
      <w:divBdr>
        <w:top w:val="none" w:sz="0" w:space="0" w:color="auto"/>
        <w:left w:val="none" w:sz="0" w:space="0" w:color="auto"/>
        <w:bottom w:val="none" w:sz="0" w:space="0" w:color="auto"/>
        <w:right w:val="none" w:sz="0" w:space="0" w:color="auto"/>
      </w:divBdr>
    </w:div>
    <w:div w:id="1196188997">
      <w:bodyDiv w:val="1"/>
      <w:marLeft w:val="0"/>
      <w:marRight w:val="0"/>
      <w:marTop w:val="0"/>
      <w:marBottom w:val="0"/>
      <w:divBdr>
        <w:top w:val="none" w:sz="0" w:space="0" w:color="auto"/>
        <w:left w:val="none" w:sz="0" w:space="0" w:color="auto"/>
        <w:bottom w:val="none" w:sz="0" w:space="0" w:color="auto"/>
        <w:right w:val="none" w:sz="0" w:space="0" w:color="auto"/>
      </w:divBdr>
    </w:div>
    <w:div w:id="1200313366">
      <w:bodyDiv w:val="1"/>
      <w:marLeft w:val="0"/>
      <w:marRight w:val="0"/>
      <w:marTop w:val="0"/>
      <w:marBottom w:val="0"/>
      <w:divBdr>
        <w:top w:val="none" w:sz="0" w:space="0" w:color="auto"/>
        <w:left w:val="none" w:sz="0" w:space="0" w:color="auto"/>
        <w:bottom w:val="none" w:sz="0" w:space="0" w:color="auto"/>
        <w:right w:val="none" w:sz="0" w:space="0" w:color="auto"/>
      </w:divBdr>
    </w:div>
    <w:div w:id="1201014655">
      <w:bodyDiv w:val="1"/>
      <w:marLeft w:val="0"/>
      <w:marRight w:val="0"/>
      <w:marTop w:val="0"/>
      <w:marBottom w:val="0"/>
      <w:divBdr>
        <w:top w:val="none" w:sz="0" w:space="0" w:color="auto"/>
        <w:left w:val="none" w:sz="0" w:space="0" w:color="auto"/>
        <w:bottom w:val="none" w:sz="0" w:space="0" w:color="auto"/>
        <w:right w:val="none" w:sz="0" w:space="0" w:color="auto"/>
      </w:divBdr>
    </w:div>
    <w:div w:id="1202286873">
      <w:bodyDiv w:val="1"/>
      <w:marLeft w:val="0"/>
      <w:marRight w:val="0"/>
      <w:marTop w:val="0"/>
      <w:marBottom w:val="0"/>
      <w:divBdr>
        <w:top w:val="none" w:sz="0" w:space="0" w:color="auto"/>
        <w:left w:val="none" w:sz="0" w:space="0" w:color="auto"/>
        <w:bottom w:val="none" w:sz="0" w:space="0" w:color="auto"/>
        <w:right w:val="none" w:sz="0" w:space="0" w:color="auto"/>
      </w:divBdr>
    </w:div>
    <w:div w:id="1203440352">
      <w:bodyDiv w:val="1"/>
      <w:marLeft w:val="0"/>
      <w:marRight w:val="0"/>
      <w:marTop w:val="0"/>
      <w:marBottom w:val="0"/>
      <w:divBdr>
        <w:top w:val="none" w:sz="0" w:space="0" w:color="auto"/>
        <w:left w:val="none" w:sz="0" w:space="0" w:color="auto"/>
        <w:bottom w:val="none" w:sz="0" w:space="0" w:color="auto"/>
        <w:right w:val="none" w:sz="0" w:space="0" w:color="auto"/>
      </w:divBdr>
    </w:div>
    <w:div w:id="1204708740">
      <w:bodyDiv w:val="1"/>
      <w:marLeft w:val="0"/>
      <w:marRight w:val="0"/>
      <w:marTop w:val="0"/>
      <w:marBottom w:val="0"/>
      <w:divBdr>
        <w:top w:val="none" w:sz="0" w:space="0" w:color="auto"/>
        <w:left w:val="none" w:sz="0" w:space="0" w:color="auto"/>
        <w:bottom w:val="none" w:sz="0" w:space="0" w:color="auto"/>
        <w:right w:val="none" w:sz="0" w:space="0" w:color="auto"/>
      </w:divBdr>
    </w:div>
    <w:div w:id="1211727183">
      <w:bodyDiv w:val="1"/>
      <w:marLeft w:val="0"/>
      <w:marRight w:val="0"/>
      <w:marTop w:val="0"/>
      <w:marBottom w:val="0"/>
      <w:divBdr>
        <w:top w:val="none" w:sz="0" w:space="0" w:color="auto"/>
        <w:left w:val="none" w:sz="0" w:space="0" w:color="auto"/>
        <w:bottom w:val="none" w:sz="0" w:space="0" w:color="auto"/>
        <w:right w:val="none" w:sz="0" w:space="0" w:color="auto"/>
      </w:divBdr>
    </w:div>
    <w:div w:id="1214149908">
      <w:bodyDiv w:val="1"/>
      <w:marLeft w:val="0"/>
      <w:marRight w:val="0"/>
      <w:marTop w:val="0"/>
      <w:marBottom w:val="0"/>
      <w:divBdr>
        <w:top w:val="none" w:sz="0" w:space="0" w:color="auto"/>
        <w:left w:val="none" w:sz="0" w:space="0" w:color="auto"/>
        <w:bottom w:val="none" w:sz="0" w:space="0" w:color="auto"/>
        <w:right w:val="none" w:sz="0" w:space="0" w:color="auto"/>
      </w:divBdr>
    </w:div>
    <w:div w:id="1215505744">
      <w:bodyDiv w:val="1"/>
      <w:marLeft w:val="0"/>
      <w:marRight w:val="0"/>
      <w:marTop w:val="0"/>
      <w:marBottom w:val="0"/>
      <w:divBdr>
        <w:top w:val="none" w:sz="0" w:space="0" w:color="auto"/>
        <w:left w:val="none" w:sz="0" w:space="0" w:color="auto"/>
        <w:bottom w:val="none" w:sz="0" w:space="0" w:color="auto"/>
        <w:right w:val="none" w:sz="0" w:space="0" w:color="auto"/>
      </w:divBdr>
    </w:div>
    <w:div w:id="1215586090">
      <w:bodyDiv w:val="1"/>
      <w:marLeft w:val="0"/>
      <w:marRight w:val="0"/>
      <w:marTop w:val="0"/>
      <w:marBottom w:val="0"/>
      <w:divBdr>
        <w:top w:val="none" w:sz="0" w:space="0" w:color="auto"/>
        <w:left w:val="none" w:sz="0" w:space="0" w:color="auto"/>
        <w:bottom w:val="none" w:sz="0" w:space="0" w:color="auto"/>
        <w:right w:val="none" w:sz="0" w:space="0" w:color="auto"/>
      </w:divBdr>
    </w:div>
    <w:div w:id="1223178989">
      <w:bodyDiv w:val="1"/>
      <w:marLeft w:val="0"/>
      <w:marRight w:val="0"/>
      <w:marTop w:val="0"/>
      <w:marBottom w:val="0"/>
      <w:divBdr>
        <w:top w:val="none" w:sz="0" w:space="0" w:color="auto"/>
        <w:left w:val="none" w:sz="0" w:space="0" w:color="auto"/>
        <w:bottom w:val="none" w:sz="0" w:space="0" w:color="auto"/>
        <w:right w:val="none" w:sz="0" w:space="0" w:color="auto"/>
      </w:divBdr>
    </w:div>
    <w:div w:id="1223524191">
      <w:bodyDiv w:val="1"/>
      <w:marLeft w:val="0"/>
      <w:marRight w:val="0"/>
      <w:marTop w:val="0"/>
      <w:marBottom w:val="0"/>
      <w:divBdr>
        <w:top w:val="none" w:sz="0" w:space="0" w:color="auto"/>
        <w:left w:val="none" w:sz="0" w:space="0" w:color="auto"/>
        <w:bottom w:val="none" w:sz="0" w:space="0" w:color="auto"/>
        <w:right w:val="none" w:sz="0" w:space="0" w:color="auto"/>
      </w:divBdr>
    </w:div>
    <w:div w:id="1233849673">
      <w:bodyDiv w:val="1"/>
      <w:marLeft w:val="0"/>
      <w:marRight w:val="0"/>
      <w:marTop w:val="0"/>
      <w:marBottom w:val="0"/>
      <w:divBdr>
        <w:top w:val="none" w:sz="0" w:space="0" w:color="auto"/>
        <w:left w:val="none" w:sz="0" w:space="0" w:color="auto"/>
        <w:bottom w:val="none" w:sz="0" w:space="0" w:color="auto"/>
        <w:right w:val="none" w:sz="0" w:space="0" w:color="auto"/>
      </w:divBdr>
      <w:divsChild>
        <w:div w:id="1508444365">
          <w:marLeft w:val="0"/>
          <w:marRight w:val="0"/>
          <w:marTop w:val="0"/>
          <w:marBottom w:val="0"/>
          <w:divBdr>
            <w:top w:val="none" w:sz="0" w:space="0" w:color="auto"/>
            <w:left w:val="none" w:sz="0" w:space="0" w:color="auto"/>
            <w:bottom w:val="none" w:sz="0" w:space="0" w:color="auto"/>
            <w:right w:val="none" w:sz="0" w:space="0" w:color="auto"/>
          </w:divBdr>
        </w:div>
      </w:divsChild>
    </w:div>
    <w:div w:id="1239365529">
      <w:bodyDiv w:val="1"/>
      <w:marLeft w:val="0"/>
      <w:marRight w:val="0"/>
      <w:marTop w:val="0"/>
      <w:marBottom w:val="0"/>
      <w:divBdr>
        <w:top w:val="none" w:sz="0" w:space="0" w:color="auto"/>
        <w:left w:val="none" w:sz="0" w:space="0" w:color="auto"/>
        <w:bottom w:val="none" w:sz="0" w:space="0" w:color="auto"/>
        <w:right w:val="none" w:sz="0" w:space="0" w:color="auto"/>
      </w:divBdr>
    </w:div>
    <w:div w:id="1244996532">
      <w:bodyDiv w:val="1"/>
      <w:marLeft w:val="0"/>
      <w:marRight w:val="0"/>
      <w:marTop w:val="0"/>
      <w:marBottom w:val="0"/>
      <w:divBdr>
        <w:top w:val="none" w:sz="0" w:space="0" w:color="auto"/>
        <w:left w:val="none" w:sz="0" w:space="0" w:color="auto"/>
        <w:bottom w:val="none" w:sz="0" w:space="0" w:color="auto"/>
        <w:right w:val="none" w:sz="0" w:space="0" w:color="auto"/>
      </w:divBdr>
      <w:divsChild>
        <w:div w:id="1854878754">
          <w:blockQuote w:val="1"/>
          <w:marLeft w:val="0"/>
          <w:marRight w:val="0"/>
          <w:marTop w:val="0"/>
          <w:marBottom w:val="150"/>
          <w:divBdr>
            <w:top w:val="none" w:sz="0" w:space="8" w:color="auto"/>
            <w:left w:val="single" w:sz="12" w:space="8" w:color="FFEB8E"/>
            <w:bottom w:val="none" w:sz="0" w:space="8" w:color="auto"/>
            <w:right w:val="none" w:sz="0" w:space="8" w:color="auto"/>
          </w:divBdr>
        </w:div>
        <w:div w:id="61390384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5140979">
      <w:bodyDiv w:val="1"/>
      <w:marLeft w:val="0"/>
      <w:marRight w:val="0"/>
      <w:marTop w:val="0"/>
      <w:marBottom w:val="0"/>
      <w:divBdr>
        <w:top w:val="none" w:sz="0" w:space="0" w:color="auto"/>
        <w:left w:val="none" w:sz="0" w:space="0" w:color="auto"/>
        <w:bottom w:val="none" w:sz="0" w:space="0" w:color="auto"/>
        <w:right w:val="none" w:sz="0" w:space="0" w:color="auto"/>
      </w:divBdr>
    </w:div>
    <w:div w:id="1260262483">
      <w:bodyDiv w:val="1"/>
      <w:marLeft w:val="0"/>
      <w:marRight w:val="0"/>
      <w:marTop w:val="0"/>
      <w:marBottom w:val="0"/>
      <w:divBdr>
        <w:top w:val="none" w:sz="0" w:space="0" w:color="auto"/>
        <w:left w:val="none" w:sz="0" w:space="0" w:color="auto"/>
        <w:bottom w:val="none" w:sz="0" w:space="0" w:color="auto"/>
        <w:right w:val="none" w:sz="0" w:space="0" w:color="auto"/>
      </w:divBdr>
    </w:div>
    <w:div w:id="1263806321">
      <w:bodyDiv w:val="1"/>
      <w:marLeft w:val="0"/>
      <w:marRight w:val="0"/>
      <w:marTop w:val="0"/>
      <w:marBottom w:val="0"/>
      <w:divBdr>
        <w:top w:val="none" w:sz="0" w:space="0" w:color="auto"/>
        <w:left w:val="none" w:sz="0" w:space="0" w:color="auto"/>
        <w:bottom w:val="none" w:sz="0" w:space="0" w:color="auto"/>
        <w:right w:val="none" w:sz="0" w:space="0" w:color="auto"/>
      </w:divBdr>
    </w:div>
    <w:div w:id="1264220498">
      <w:bodyDiv w:val="1"/>
      <w:marLeft w:val="0"/>
      <w:marRight w:val="0"/>
      <w:marTop w:val="0"/>
      <w:marBottom w:val="0"/>
      <w:divBdr>
        <w:top w:val="none" w:sz="0" w:space="0" w:color="auto"/>
        <w:left w:val="none" w:sz="0" w:space="0" w:color="auto"/>
        <w:bottom w:val="none" w:sz="0" w:space="0" w:color="auto"/>
        <w:right w:val="none" w:sz="0" w:space="0" w:color="auto"/>
      </w:divBdr>
    </w:div>
    <w:div w:id="1270284550">
      <w:bodyDiv w:val="1"/>
      <w:marLeft w:val="0"/>
      <w:marRight w:val="0"/>
      <w:marTop w:val="0"/>
      <w:marBottom w:val="0"/>
      <w:divBdr>
        <w:top w:val="none" w:sz="0" w:space="0" w:color="auto"/>
        <w:left w:val="none" w:sz="0" w:space="0" w:color="auto"/>
        <w:bottom w:val="none" w:sz="0" w:space="0" w:color="auto"/>
        <w:right w:val="none" w:sz="0" w:space="0" w:color="auto"/>
      </w:divBdr>
    </w:div>
    <w:div w:id="1289093467">
      <w:bodyDiv w:val="1"/>
      <w:marLeft w:val="0"/>
      <w:marRight w:val="0"/>
      <w:marTop w:val="0"/>
      <w:marBottom w:val="0"/>
      <w:divBdr>
        <w:top w:val="none" w:sz="0" w:space="0" w:color="auto"/>
        <w:left w:val="none" w:sz="0" w:space="0" w:color="auto"/>
        <w:bottom w:val="none" w:sz="0" w:space="0" w:color="auto"/>
        <w:right w:val="none" w:sz="0" w:space="0" w:color="auto"/>
      </w:divBdr>
    </w:div>
    <w:div w:id="1294556979">
      <w:bodyDiv w:val="1"/>
      <w:marLeft w:val="0"/>
      <w:marRight w:val="0"/>
      <w:marTop w:val="0"/>
      <w:marBottom w:val="0"/>
      <w:divBdr>
        <w:top w:val="none" w:sz="0" w:space="0" w:color="auto"/>
        <w:left w:val="none" w:sz="0" w:space="0" w:color="auto"/>
        <w:bottom w:val="none" w:sz="0" w:space="0" w:color="auto"/>
        <w:right w:val="none" w:sz="0" w:space="0" w:color="auto"/>
      </w:divBdr>
    </w:div>
    <w:div w:id="1298414145">
      <w:bodyDiv w:val="1"/>
      <w:marLeft w:val="0"/>
      <w:marRight w:val="0"/>
      <w:marTop w:val="0"/>
      <w:marBottom w:val="0"/>
      <w:divBdr>
        <w:top w:val="none" w:sz="0" w:space="0" w:color="auto"/>
        <w:left w:val="none" w:sz="0" w:space="0" w:color="auto"/>
        <w:bottom w:val="none" w:sz="0" w:space="0" w:color="auto"/>
        <w:right w:val="none" w:sz="0" w:space="0" w:color="auto"/>
      </w:divBdr>
    </w:div>
    <w:div w:id="1316257785">
      <w:bodyDiv w:val="1"/>
      <w:marLeft w:val="0"/>
      <w:marRight w:val="0"/>
      <w:marTop w:val="0"/>
      <w:marBottom w:val="0"/>
      <w:divBdr>
        <w:top w:val="none" w:sz="0" w:space="0" w:color="auto"/>
        <w:left w:val="none" w:sz="0" w:space="0" w:color="auto"/>
        <w:bottom w:val="none" w:sz="0" w:space="0" w:color="auto"/>
        <w:right w:val="none" w:sz="0" w:space="0" w:color="auto"/>
      </w:divBdr>
    </w:div>
    <w:div w:id="1318807232">
      <w:bodyDiv w:val="1"/>
      <w:marLeft w:val="0"/>
      <w:marRight w:val="0"/>
      <w:marTop w:val="0"/>
      <w:marBottom w:val="0"/>
      <w:divBdr>
        <w:top w:val="none" w:sz="0" w:space="0" w:color="auto"/>
        <w:left w:val="none" w:sz="0" w:space="0" w:color="auto"/>
        <w:bottom w:val="none" w:sz="0" w:space="0" w:color="auto"/>
        <w:right w:val="none" w:sz="0" w:space="0" w:color="auto"/>
      </w:divBdr>
    </w:div>
    <w:div w:id="1319261961">
      <w:bodyDiv w:val="1"/>
      <w:marLeft w:val="0"/>
      <w:marRight w:val="0"/>
      <w:marTop w:val="0"/>
      <w:marBottom w:val="0"/>
      <w:divBdr>
        <w:top w:val="none" w:sz="0" w:space="0" w:color="auto"/>
        <w:left w:val="none" w:sz="0" w:space="0" w:color="auto"/>
        <w:bottom w:val="none" w:sz="0" w:space="0" w:color="auto"/>
        <w:right w:val="none" w:sz="0" w:space="0" w:color="auto"/>
      </w:divBdr>
    </w:div>
    <w:div w:id="1333873641">
      <w:bodyDiv w:val="1"/>
      <w:marLeft w:val="0"/>
      <w:marRight w:val="0"/>
      <w:marTop w:val="0"/>
      <w:marBottom w:val="0"/>
      <w:divBdr>
        <w:top w:val="none" w:sz="0" w:space="0" w:color="auto"/>
        <w:left w:val="none" w:sz="0" w:space="0" w:color="auto"/>
        <w:bottom w:val="none" w:sz="0" w:space="0" w:color="auto"/>
        <w:right w:val="none" w:sz="0" w:space="0" w:color="auto"/>
      </w:divBdr>
      <w:divsChild>
        <w:div w:id="67071753">
          <w:marLeft w:val="0"/>
          <w:marRight w:val="0"/>
          <w:marTop w:val="0"/>
          <w:marBottom w:val="75"/>
          <w:divBdr>
            <w:top w:val="none" w:sz="0" w:space="0" w:color="auto"/>
            <w:left w:val="none" w:sz="0" w:space="0" w:color="auto"/>
            <w:bottom w:val="none" w:sz="0" w:space="0" w:color="auto"/>
            <w:right w:val="none" w:sz="0" w:space="0" w:color="auto"/>
          </w:divBdr>
        </w:div>
      </w:divsChild>
    </w:div>
    <w:div w:id="1345203408">
      <w:bodyDiv w:val="1"/>
      <w:marLeft w:val="0"/>
      <w:marRight w:val="0"/>
      <w:marTop w:val="0"/>
      <w:marBottom w:val="0"/>
      <w:divBdr>
        <w:top w:val="none" w:sz="0" w:space="0" w:color="auto"/>
        <w:left w:val="none" w:sz="0" w:space="0" w:color="auto"/>
        <w:bottom w:val="none" w:sz="0" w:space="0" w:color="auto"/>
        <w:right w:val="none" w:sz="0" w:space="0" w:color="auto"/>
      </w:divBdr>
    </w:div>
    <w:div w:id="1347756765">
      <w:bodyDiv w:val="1"/>
      <w:marLeft w:val="0"/>
      <w:marRight w:val="0"/>
      <w:marTop w:val="0"/>
      <w:marBottom w:val="0"/>
      <w:divBdr>
        <w:top w:val="none" w:sz="0" w:space="0" w:color="auto"/>
        <w:left w:val="none" w:sz="0" w:space="0" w:color="auto"/>
        <w:bottom w:val="none" w:sz="0" w:space="0" w:color="auto"/>
        <w:right w:val="none" w:sz="0" w:space="0" w:color="auto"/>
      </w:divBdr>
      <w:divsChild>
        <w:div w:id="2096395169">
          <w:marLeft w:val="450"/>
          <w:marRight w:val="450"/>
          <w:marTop w:val="0"/>
          <w:marBottom w:val="0"/>
          <w:divBdr>
            <w:top w:val="none" w:sz="0" w:space="0" w:color="auto"/>
            <w:left w:val="none" w:sz="0" w:space="0" w:color="auto"/>
            <w:bottom w:val="none" w:sz="0" w:space="0" w:color="auto"/>
            <w:right w:val="none" w:sz="0" w:space="0" w:color="auto"/>
          </w:divBdr>
        </w:div>
        <w:div w:id="131101028">
          <w:marLeft w:val="450"/>
          <w:marRight w:val="450"/>
          <w:marTop w:val="0"/>
          <w:marBottom w:val="0"/>
          <w:divBdr>
            <w:top w:val="none" w:sz="0" w:space="0" w:color="auto"/>
            <w:left w:val="none" w:sz="0" w:space="0" w:color="auto"/>
            <w:bottom w:val="none" w:sz="0" w:space="0" w:color="auto"/>
            <w:right w:val="none" w:sz="0" w:space="0" w:color="auto"/>
          </w:divBdr>
        </w:div>
        <w:div w:id="828982032">
          <w:marLeft w:val="450"/>
          <w:marRight w:val="450"/>
          <w:marTop w:val="0"/>
          <w:marBottom w:val="0"/>
          <w:divBdr>
            <w:top w:val="none" w:sz="0" w:space="0" w:color="auto"/>
            <w:left w:val="none" w:sz="0" w:space="0" w:color="auto"/>
            <w:bottom w:val="none" w:sz="0" w:space="0" w:color="auto"/>
            <w:right w:val="none" w:sz="0" w:space="0" w:color="auto"/>
          </w:divBdr>
        </w:div>
        <w:div w:id="1267345633">
          <w:marLeft w:val="450"/>
          <w:marRight w:val="450"/>
          <w:marTop w:val="0"/>
          <w:marBottom w:val="0"/>
          <w:divBdr>
            <w:top w:val="none" w:sz="0" w:space="0" w:color="auto"/>
            <w:left w:val="none" w:sz="0" w:space="0" w:color="auto"/>
            <w:bottom w:val="none" w:sz="0" w:space="0" w:color="auto"/>
            <w:right w:val="none" w:sz="0" w:space="0" w:color="auto"/>
          </w:divBdr>
        </w:div>
        <w:div w:id="1382971970">
          <w:marLeft w:val="450"/>
          <w:marRight w:val="450"/>
          <w:marTop w:val="0"/>
          <w:marBottom w:val="0"/>
          <w:divBdr>
            <w:top w:val="none" w:sz="0" w:space="0" w:color="auto"/>
            <w:left w:val="none" w:sz="0" w:space="0" w:color="auto"/>
            <w:bottom w:val="none" w:sz="0" w:space="0" w:color="auto"/>
            <w:right w:val="none" w:sz="0" w:space="0" w:color="auto"/>
          </w:divBdr>
        </w:div>
      </w:divsChild>
    </w:div>
    <w:div w:id="1348363023">
      <w:bodyDiv w:val="1"/>
      <w:marLeft w:val="0"/>
      <w:marRight w:val="0"/>
      <w:marTop w:val="0"/>
      <w:marBottom w:val="0"/>
      <w:divBdr>
        <w:top w:val="none" w:sz="0" w:space="0" w:color="auto"/>
        <w:left w:val="none" w:sz="0" w:space="0" w:color="auto"/>
        <w:bottom w:val="none" w:sz="0" w:space="0" w:color="auto"/>
        <w:right w:val="none" w:sz="0" w:space="0" w:color="auto"/>
      </w:divBdr>
    </w:div>
    <w:div w:id="1350060598">
      <w:bodyDiv w:val="1"/>
      <w:marLeft w:val="0"/>
      <w:marRight w:val="0"/>
      <w:marTop w:val="0"/>
      <w:marBottom w:val="0"/>
      <w:divBdr>
        <w:top w:val="none" w:sz="0" w:space="0" w:color="auto"/>
        <w:left w:val="none" w:sz="0" w:space="0" w:color="auto"/>
        <w:bottom w:val="none" w:sz="0" w:space="0" w:color="auto"/>
        <w:right w:val="none" w:sz="0" w:space="0" w:color="auto"/>
      </w:divBdr>
    </w:div>
    <w:div w:id="1353846444">
      <w:bodyDiv w:val="1"/>
      <w:marLeft w:val="0"/>
      <w:marRight w:val="0"/>
      <w:marTop w:val="0"/>
      <w:marBottom w:val="0"/>
      <w:divBdr>
        <w:top w:val="none" w:sz="0" w:space="0" w:color="auto"/>
        <w:left w:val="none" w:sz="0" w:space="0" w:color="auto"/>
        <w:bottom w:val="none" w:sz="0" w:space="0" w:color="auto"/>
        <w:right w:val="none" w:sz="0" w:space="0" w:color="auto"/>
      </w:divBdr>
    </w:div>
    <w:div w:id="1357190945">
      <w:bodyDiv w:val="1"/>
      <w:marLeft w:val="0"/>
      <w:marRight w:val="0"/>
      <w:marTop w:val="0"/>
      <w:marBottom w:val="0"/>
      <w:divBdr>
        <w:top w:val="none" w:sz="0" w:space="0" w:color="auto"/>
        <w:left w:val="none" w:sz="0" w:space="0" w:color="auto"/>
        <w:bottom w:val="none" w:sz="0" w:space="0" w:color="auto"/>
        <w:right w:val="none" w:sz="0" w:space="0" w:color="auto"/>
      </w:divBdr>
      <w:divsChild>
        <w:div w:id="1998919764">
          <w:marLeft w:val="0"/>
          <w:marRight w:val="0"/>
          <w:marTop w:val="0"/>
          <w:marBottom w:val="0"/>
          <w:divBdr>
            <w:top w:val="none" w:sz="0" w:space="0" w:color="auto"/>
            <w:left w:val="none" w:sz="0" w:space="0" w:color="auto"/>
            <w:bottom w:val="none" w:sz="0" w:space="0" w:color="auto"/>
            <w:right w:val="none" w:sz="0" w:space="0" w:color="auto"/>
          </w:divBdr>
          <w:divsChild>
            <w:div w:id="779375461">
              <w:marLeft w:val="0"/>
              <w:marRight w:val="0"/>
              <w:marTop w:val="0"/>
              <w:marBottom w:val="0"/>
              <w:divBdr>
                <w:top w:val="none" w:sz="0" w:space="0" w:color="auto"/>
                <w:left w:val="none" w:sz="0" w:space="0" w:color="auto"/>
                <w:bottom w:val="none" w:sz="0" w:space="0" w:color="auto"/>
                <w:right w:val="none" w:sz="0" w:space="0" w:color="auto"/>
              </w:divBdr>
              <w:divsChild>
                <w:div w:id="1210335094">
                  <w:marLeft w:val="0"/>
                  <w:marRight w:val="0"/>
                  <w:marTop w:val="0"/>
                  <w:marBottom w:val="0"/>
                  <w:divBdr>
                    <w:top w:val="none" w:sz="0" w:space="0" w:color="auto"/>
                    <w:left w:val="none" w:sz="0" w:space="0" w:color="auto"/>
                    <w:bottom w:val="none" w:sz="0" w:space="0" w:color="auto"/>
                    <w:right w:val="none" w:sz="0" w:space="0" w:color="auto"/>
                  </w:divBdr>
                </w:div>
                <w:div w:id="526717699">
                  <w:marLeft w:val="0"/>
                  <w:marRight w:val="0"/>
                  <w:marTop w:val="0"/>
                  <w:marBottom w:val="0"/>
                  <w:divBdr>
                    <w:top w:val="none" w:sz="0" w:space="0" w:color="auto"/>
                    <w:left w:val="none" w:sz="0" w:space="0" w:color="auto"/>
                    <w:bottom w:val="none" w:sz="0" w:space="0" w:color="auto"/>
                    <w:right w:val="none" w:sz="0" w:space="0" w:color="auto"/>
                  </w:divBdr>
                </w:div>
                <w:div w:id="251428092">
                  <w:marLeft w:val="0"/>
                  <w:marRight w:val="0"/>
                  <w:marTop w:val="0"/>
                  <w:marBottom w:val="0"/>
                  <w:divBdr>
                    <w:top w:val="none" w:sz="0" w:space="0" w:color="auto"/>
                    <w:left w:val="none" w:sz="0" w:space="0" w:color="auto"/>
                    <w:bottom w:val="none" w:sz="0" w:space="0" w:color="auto"/>
                    <w:right w:val="none" w:sz="0" w:space="0" w:color="auto"/>
                  </w:divBdr>
                  <w:divsChild>
                    <w:div w:id="1924489942">
                      <w:marLeft w:val="0"/>
                      <w:marRight w:val="0"/>
                      <w:marTop w:val="0"/>
                      <w:marBottom w:val="0"/>
                      <w:divBdr>
                        <w:top w:val="none" w:sz="0" w:space="0" w:color="auto"/>
                        <w:left w:val="none" w:sz="0" w:space="0" w:color="auto"/>
                        <w:bottom w:val="none" w:sz="0" w:space="0" w:color="auto"/>
                        <w:right w:val="none" w:sz="0" w:space="0" w:color="auto"/>
                      </w:divBdr>
                    </w:div>
                    <w:div w:id="15847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74934">
      <w:bodyDiv w:val="1"/>
      <w:marLeft w:val="0"/>
      <w:marRight w:val="0"/>
      <w:marTop w:val="0"/>
      <w:marBottom w:val="0"/>
      <w:divBdr>
        <w:top w:val="none" w:sz="0" w:space="0" w:color="auto"/>
        <w:left w:val="none" w:sz="0" w:space="0" w:color="auto"/>
        <w:bottom w:val="none" w:sz="0" w:space="0" w:color="auto"/>
        <w:right w:val="none" w:sz="0" w:space="0" w:color="auto"/>
      </w:divBdr>
      <w:divsChild>
        <w:div w:id="1051618558">
          <w:marLeft w:val="0"/>
          <w:marRight w:val="0"/>
          <w:marTop w:val="0"/>
          <w:marBottom w:val="0"/>
          <w:divBdr>
            <w:top w:val="none" w:sz="0" w:space="0" w:color="auto"/>
            <w:left w:val="none" w:sz="0" w:space="0" w:color="auto"/>
            <w:bottom w:val="none" w:sz="0" w:space="0" w:color="auto"/>
            <w:right w:val="none" w:sz="0" w:space="0" w:color="auto"/>
          </w:divBdr>
          <w:divsChild>
            <w:div w:id="1266578852">
              <w:marLeft w:val="0"/>
              <w:marRight w:val="0"/>
              <w:marTop w:val="0"/>
              <w:marBottom w:val="0"/>
              <w:divBdr>
                <w:top w:val="none" w:sz="0" w:space="0" w:color="auto"/>
                <w:left w:val="none" w:sz="0" w:space="0" w:color="auto"/>
                <w:bottom w:val="none" w:sz="0" w:space="0" w:color="auto"/>
                <w:right w:val="none" w:sz="0" w:space="0" w:color="auto"/>
              </w:divBdr>
              <w:divsChild>
                <w:div w:id="1420102347">
                  <w:marLeft w:val="0"/>
                  <w:marRight w:val="0"/>
                  <w:marTop w:val="0"/>
                  <w:marBottom w:val="0"/>
                  <w:divBdr>
                    <w:top w:val="none" w:sz="0" w:space="0" w:color="auto"/>
                    <w:left w:val="none" w:sz="0" w:space="0" w:color="auto"/>
                    <w:bottom w:val="none" w:sz="0" w:space="0" w:color="auto"/>
                    <w:right w:val="none" w:sz="0" w:space="0" w:color="auto"/>
                  </w:divBdr>
                </w:div>
                <w:div w:id="135680936">
                  <w:marLeft w:val="0"/>
                  <w:marRight w:val="0"/>
                  <w:marTop w:val="0"/>
                  <w:marBottom w:val="0"/>
                  <w:divBdr>
                    <w:top w:val="none" w:sz="0" w:space="0" w:color="auto"/>
                    <w:left w:val="none" w:sz="0" w:space="0" w:color="auto"/>
                    <w:bottom w:val="none" w:sz="0" w:space="0" w:color="auto"/>
                    <w:right w:val="none" w:sz="0" w:space="0" w:color="auto"/>
                  </w:divBdr>
                </w:div>
                <w:div w:id="2034184469">
                  <w:marLeft w:val="0"/>
                  <w:marRight w:val="0"/>
                  <w:marTop w:val="0"/>
                  <w:marBottom w:val="0"/>
                  <w:divBdr>
                    <w:top w:val="none" w:sz="0" w:space="0" w:color="auto"/>
                    <w:left w:val="none" w:sz="0" w:space="0" w:color="auto"/>
                    <w:bottom w:val="none" w:sz="0" w:space="0" w:color="auto"/>
                    <w:right w:val="none" w:sz="0" w:space="0" w:color="auto"/>
                  </w:divBdr>
                </w:div>
                <w:div w:id="2075740029">
                  <w:marLeft w:val="0"/>
                  <w:marRight w:val="0"/>
                  <w:marTop w:val="0"/>
                  <w:marBottom w:val="0"/>
                  <w:divBdr>
                    <w:top w:val="none" w:sz="0" w:space="0" w:color="auto"/>
                    <w:left w:val="none" w:sz="0" w:space="0" w:color="auto"/>
                    <w:bottom w:val="none" w:sz="0" w:space="0" w:color="auto"/>
                    <w:right w:val="none" w:sz="0" w:space="0" w:color="auto"/>
                  </w:divBdr>
                </w:div>
                <w:div w:id="364212518">
                  <w:marLeft w:val="0"/>
                  <w:marRight w:val="0"/>
                  <w:marTop w:val="0"/>
                  <w:marBottom w:val="0"/>
                  <w:divBdr>
                    <w:top w:val="none" w:sz="0" w:space="0" w:color="auto"/>
                    <w:left w:val="none" w:sz="0" w:space="0" w:color="auto"/>
                    <w:bottom w:val="none" w:sz="0" w:space="0" w:color="auto"/>
                    <w:right w:val="none" w:sz="0" w:space="0" w:color="auto"/>
                  </w:divBdr>
                </w:div>
                <w:div w:id="1940217524">
                  <w:marLeft w:val="0"/>
                  <w:marRight w:val="0"/>
                  <w:marTop w:val="0"/>
                  <w:marBottom w:val="0"/>
                  <w:divBdr>
                    <w:top w:val="none" w:sz="0" w:space="0" w:color="auto"/>
                    <w:left w:val="none" w:sz="0" w:space="0" w:color="auto"/>
                    <w:bottom w:val="none" w:sz="0" w:space="0" w:color="auto"/>
                    <w:right w:val="none" w:sz="0" w:space="0" w:color="auto"/>
                  </w:divBdr>
                </w:div>
                <w:div w:id="877936482">
                  <w:marLeft w:val="0"/>
                  <w:marRight w:val="0"/>
                  <w:marTop w:val="0"/>
                  <w:marBottom w:val="0"/>
                  <w:divBdr>
                    <w:top w:val="none" w:sz="0" w:space="0" w:color="auto"/>
                    <w:left w:val="none" w:sz="0" w:space="0" w:color="auto"/>
                    <w:bottom w:val="none" w:sz="0" w:space="0" w:color="auto"/>
                    <w:right w:val="none" w:sz="0" w:space="0" w:color="auto"/>
                  </w:divBdr>
                </w:div>
                <w:div w:id="503861081">
                  <w:marLeft w:val="0"/>
                  <w:marRight w:val="0"/>
                  <w:marTop w:val="0"/>
                  <w:marBottom w:val="0"/>
                  <w:divBdr>
                    <w:top w:val="none" w:sz="0" w:space="0" w:color="auto"/>
                    <w:left w:val="none" w:sz="0" w:space="0" w:color="auto"/>
                    <w:bottom w:val="none" w:sz="0" w:space="0" w:color="auto"/>
                    <w:right w:val="none" w:sz="0" w:space="0" w:color="auto"/>
                  </w:divBdr>
                  <w:divsChild>
                    <w:div w:id="871570591">
                      <w:marLeft w:val="0"/>
                      <w:marRight w:val="0"/>
                      <w:marTop w:val="0"/>
                      <w:marBottom w:val="0"/>
                      <w:divBdr>
                        <w:top w:val="none" w:sz="0" w:space="0" w:color="auto"/>
                        <w:left w:val="none" w:sz="0" w:space="0" w:color="auto"/>
                        <w:bottom w:val="none" w:sz="0" w:space="0" w:color="auto"/>
                        <w:right w:val="none" w:sz="0" w:space="0" w:color="auto"/>
                      </w:divBdr>
                    </w:div>
                    <w:div w:id="176583197">
                      <w:marLeft w:val="0"/>
                      <w:marRight w:val="0"/>
                      <w:marTop w:val="0"/>
                      <w:marBottom w:val="0"/>
                      <w:divBdr>
                        <w:top w:val="none" w:sz="0" w:space="0" w:color="auto"/>
                        <w:left w:val="none" w:sz="0" w:space="0" w:color="auto"/>
                        <w:bottom w:val="none" w:sz="0" w:space="0" w:color="auto"/>
                        <w:right w:val="none" w:sz="0" w:space="0" w:color="auto"/>
                      </w:divBdr>
                    </w:div>
                    <w:div w:id="1767262219">
                      <w:marLeft w:val="0"/>
                      <w:marRight w:val="0"/>
                      <w:marTop w:val="0"/>
                      <w:marBottom w:val="0"/>
                      <w:divBdr>
                        <w:top w:val="none" w:sz="0" w:space="0" w:color="auto"/>
                        <w:left w:val="none" w:sz="0" w:space="0" w:color="auto"/>
                        <w:bottom w:val="none" w:sz="0" w:space="0" w:color="auto"/>
                        <w:right w:val="none" w:sz="0" w:space="0" w:color="auto"/>
                      </w:divBdr>
                    </w:div>
                    <w:div w:id="1547329399">
                      <w:marLeft w:val="0"/>
                      <w:marRight w:val="0"/>
                      <w:marTop w:val="0"/>
                      <w:marBottom w:val="0"/>
                      <w:divBdr>
                        <w:top w:val="none" w:sz="0" w:space="0" w:color="auto"/>
                        <w:left w:val="none" w:sz="0" w:space="0" w:color="auto"/>
                        <w:bottom w:val="none" w:sz="0" w:space="0" w:color="auto"/>
                        <w:right w:val="none" w:sz="0" w:space="0" w:color="auto"/>
                      </w:divBdr>
                    </w:div>
                    <w:div w:id="2052655411">
                      <w:marLeft w:val="0"/>
                      <w:marRight w:val="0"/>
                      <w:marTop w:val="0"/>
                      <w:marBottom w:val="0"/>
                      <w:divBdr>
                        <w:top w:val="none" w:sz="0" w:space="0" w:color="auto"/>
                        <w:left w:val="none" w:sz="0" w:space="0" w:color="auto"/>
                        <w:bottom w:val="none" w:sz="0" w:space="0" w:color="auto"/>
                        <w:right w:val="none" w:sz="0" w:space="0" w:color="auto"/>
                      </w:divBdr>
                    </w:div>
                    <w:div w:id="1916160938">
                      <w:marLeft w:val="0"/>
                      <w:marRight w:val="0"/>
                      <w:marTop w:val="0"/>
                      <w:marBottom w:val="0"/>
                      <w:divBdr>
                        <w:top w:val="none" w:sz="0" w:space="0" w:color="auto"/>
                        <w:left w:val="none" w:sz="0" w:space="0" w:color="auto"/>
                        <w:bottom w:val="none" w:sz="0" w:space="0" w:color="auto"/>
                        <w:right w:val="none" w:sz="0" w:space="0" w:color="auto"/>
                      </w:divBdr>
                    </w:div>
                    <w:div w:id="14886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4136">
          <w:marLeft w:val="0"/>
          <w:marRight w:val="0"/>
          <w:marTop w:val="0"/>
          <w:marBottom w:val="0"/>
          <w:divBdr>
            <w:top w:val="none" w:sz="0" w:space="0" w:color="auto"/>
            <w:left w:val="none" w:sz="0" w:space="0" w:color="auto"/>
            <w:bottom w:val="none" w:sz="0" w:space="0" w:color="auto"/>
            <w:right w:val="none" w:sz="0" w:space="0" w:color="auto"/>
          </w:divBdr>
          <w:divsChild>
            <w:div w:id="2007315550">
              <w:marLeft w:val="0"/>
              <w:marRight w:val="0"/>
              <w:marTop w:val="0"/>
              <w:marBottom w:val="0"/>
              <w:divBdr>
                <w:top w:val="none" w:sz="0" w:space="0" w:color="auto"/>
                <w:left w:val="none" w:sz="0" w:space="0" w:color="auto"/>
                <w:bottom w:val="none" w:sz="0" w:space="0" w:color="auto"/>
                <w:right w:val="none" w:sz="0" w:space="0" w:color="auto"/>
              </w:divBdr>
              <w:divsChild>
                <w:div w:id="2007316044">
                  <w:marLeft w:val="0"/>
                  <w:marRight w:val="0"/>
                  <w:marTop w:val="0"/>
                  <w:marBottom w:val="0"/>
                  <w:divBdr>
                    <w:top w:val="none" w:sz="0" w:space="0" w:color="auto"/>
                    <w:left w:val="none" w:sz="0" w:space="0" w:color="auto"/>
                    <w:bottom w:val="none" w:sz="0" w:space="0" w:color="auto"/>
                    <w:right w:val="none" w:sz="0" w:space="0" w:color="auto"/>
                  </w:divBdr>
                </w:div>
                <w:div w:id="516892933">
                  <w:marLeft w:val="0"/>
                  <w:marRight w:val="0"/>
                  <w:marTop w:val="0"/>
                  <w:marBottom w:val="0"/>
                  <w:divBdr>
                    <w:top w:val="none" w:sz="0" w:space="0" w:color="auto"/>
                    <w:left w:val="none" w:sz="0" w:space="0" w:color="auto"/>
                    <w:bottom w:val="none" w:sz="0" w:space="0" w:color="auto"/>
                    <w:right w:val="none" w:sz="0" w:space="0" w:color="auto"/>
                  </w:divBdr>
                </w:div>
                <w:div w:id="911350069">
                  <w:marLeft w:val="0"/>
                  <w:marRight w:val="0"/>
                  <w:marTop w:val="0"/>
                  <w:marBottom w:val="0"/>
                  <w:divBdr>
                    <w:top w:val="none" w:sz="0" w:space="0" w:color="auto"/>
                    <w:left w:val="none" w:sz="0" w:space="0" w:color="auto"/>
                    <w:bottom w:val="none" w:sz="0" w:space="0" w:color="auto"/>
                    <w:right w:val="none" w:sz="0" w:space="0" w:color="auto"/>
                  </w:divBdr>
                </w:div>
                <w:div w:id="358700933">
                  <w:marLeft w:val="0"/>
                  <w:marRight w:val="0"/>
                  <w:marTop w:val="0"/>
                  <w:marBottom w:val="0"/>
                  <w:divBdr>
                    <w:top w:val="none" w:sz="0" w:space="0" w:color="auto"/>
                    <w:left w:val="none" w:sz="0" w:space="0" w:color="auto"/>
                    <w:bottom w:val="none" w:sz="0" w:space="0" w:color="auto"/>
                    <w:right w:val="none" w:sz="0" w:space="0" w:color="auto"/>
                  </w:divBdr>
                </w:div>
                <w:div w:id="1783527378">
                  <w:marLeft w:val="0"/>
                  <w:marRight w:val="0"/>
                  <w:marTop w:val="0"/>
                  <w:marBottom w:val="0"/>
                  <w:divBdr>
                    <w:top w:val="none" w:sz="0" w:space="0" w:color="auto"/>
                    <w:left w:val="none" w:sz="0" w:space="0" w:color="auto"/>
                    <w:bottom w:val="none" w:sz="0" w:space="0" w:color="auto"/>
                    <w:right w:val="none" w:sz="0" w:space="0" w:color="auto"/>
                  </w:divBdr>
                  <w:divsChild>
                    <w:div w:id="453332443">
                      <w:marLeft w:val="0"/>
                      <w:marRight w:val="0"/>
                      <w:marTop w:val="0"/>
                      <w:marBottom w:val="0"/>
                      <w:divBdr>
                        <w:top w:val="none" w:sz="0" w:space="0" w:color="auto"/>
                        <w:left w:val="none" w:sz="0" w:space="0" w:color="auto"/>
                        <w:bottom w:val="none" w:sz="0" w:space="0" w:color="auto"/>
                        <w:right w:val="none" w:sz="0" w:space="0" w:color="auto"/>
                      </w:divBdr>
                    </w:div>
                    <w:div w:id="2058898031">
                      <w:marLeft w:val="0"/>
                      <w:marRight w:val="0"/>
                      <w:marTop w:val="0"/>
                      <w:marBottom w:val="0"/>
                      <w:divBdr>
                        <w:top w:val="none" w:sz="0" w:space="0" w:color="auto"/>
                        <w:left w:val="none" w:sz="0" w:space="0" w:color="auto"/>
                        <w:bottom w:val="none" w:sz="0" w:space="0" w:color="auto"/>
                        <w:right w:val="none" w:sz="0" w:space="0" w:color="auto"/>
                      </w:divBdr>
                    </w:div>
                    <w:div w:id="513884501">
                      <w:marLeft w:val="0"/>
                      <w:marRight w:val="0"/>
                      <w:marTop w:val="0"/>
                      <w:marBottom w:val="0"/>
                      <w:divBdr>
                        <w:top w:val="none" w:sz="0" w:space="0" w:color="auto"/>
                        <w:left w:val="none" w:sz="0" w:space="0" w:color="auto"/>
                        <w:bottom w:val="none" w:sz="0" w:space="0" w:color="auto"/>
                        <w:right w:val="none" w:sz="0" w:space="0" w:color="auto"/>
                      </w:divBdr>
                    </w:div>
                    <w:div w:id="17027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3426">
          <w:marLeft w:val="0"/>
          <w:marRight w:val="0"/>
          <w:marTop w:val="0"/>
          <w:marBottom w:val="0"/>
          <w:divBdr>
            <w:top w:val="none" w:sz="0" w:space="0" w:color="auto"/>
            <w:left w:val="none" w:sz="0" w:space="0" w:color="auto"/>
            <w:bottom w:val="none" w:sz="0" w:space="0" w:color="auto"/>
            <w:right w:val="none" w:sz="0" w:space="0" w:color="auto"/>
          </w:divBdr>
          <w:divsChild>
            <w:div w:id="1659728887">
              <w:marLeft w:val="0"/>
              <w:marRight w:val="0"/>
              <w:marTop w:val="0"/>
              <w:marBottom w:val="0"/>
              <w:divBdr>
                <w:top w:val="none" w:sz="0" w:space="0" w:color="auto"/>
                <w:left w:val="none" w:sz="0" w:space="0" w:color="auto"/>
                <w:bottom w:val="none" w:sz="0" w:space="0" w:color="auto"/>
                <w:right w:val="none" w:sz="0" w:space="0" w:color="auto"/>
              </w:divBdr>
              <w:divsChild>
                <w:div w:id="1414933939">
                  <w:marLeft w:val="0"/>
                  <w:marRight w:val="0"/>
                  <w:marTop w:val="0"/>
                  <w:marBottom w:val="0"/>
                  <w:divBdr>
                    <w:top w:val="none" w:sz="0" w:space="0" w:color="auto"/>
                    <w:left w:val="none" w:sz="0" w:space="0" w:color="auto"/>
                    <w:bottom w:val="none" w:sz="0" w:space="0" w:color="auto"/>
                    <w:right w:val="none" w:sz="0" w:space="0" w:color="auto"/>
                  </w:divBdr>
                </w:div>
                <w:div w:id="1023558367">
                  <w:marLeft w:val="0"/>
                  <w:marRight w:val="0"/>
                  <w:marTop w:val="0"/>
                  <w:marBottom w:val="0"/>
                  <w:divBdr>
                    <w:top w:val="none" w:sz="0" w:space="0" w:color="auto"/>
                    <w:left w:val="none" w:sz="0" w:space="0" w:color="auto"/>
                    <w:bottom w:val="none" w:sz="0" w:space="0" w:color="auto"/>
                    <w:right w:val="none" w:sz="0" w:space="0" w:color="auto"/>
                  </w:divBdr>
                </w:div>
                <w:div w:id="65420748">
                  <w:marLeft w:val="0"/>
                  <w:marRight w:val="0"/>
                  <w:marTop w:val="0"/>
                  <w:marBottom w:val="0"/>
                  <w:divBdr>
                    <w:top w:val="none" w:sz="0" w:space="0" w:color="auto"/>
                    <w:left w:val="none" w:sz="0" w:space="0" w:color="auto"/>
                    <w:bottom w:val="none" w:sz="0" w:space="0" w:color="auto"/>
                    <w:right w:val="none" w:sz="0" w:space="0" w:color="auto"/>
                  </w:divBdr>
                </w:div>
                <w:div w:id="1221526391">
                  <w:marLeft w:val="0"/>
                  <w:marRight w:val="0"/>
                  <w:marTop w:val="0"/>
                  <w:marBottom w:val="0"/>
                  <w:divBdr>
                    <w:top w:val="none" w:sz="0" w:space="0" w:color="auto"/>
                    <w:left w:val="none" w:sz="0" w:space="0" w:color="auto"/>
                    <w:bottom w:val="none" w:sz="0" w:space="0" w:color="auto"/>
                    <w:right w:val="none" w:sz="0" w:space="0" w:color="auto"/>
                  </w:divBdr>
                </w:div>
                <w:div w:id="138696808">
                  <w:marLeft w:val="0"/>
                  <w:marRight w:val="0"/>
                  <w:marTop w:val="0"/>
                  <w:marBottom w:val="0"/>
                  <w:divBdr>
                    <w:top w:val="none" w:sz="0" w:space="0" w:color="auto"/>
                    <w:left w:val="none" w:sz="0" w:space="0" w:color="auto"/>
                    <w:bottom w:val="none" w:sz="0" w:space="0" w:color="auto"/>
                    <w:right w:val="none" w:sz="0" w:space="0" w:color="auto"/>
                  </w:divBdr>
                </w:div>
                <w:div w:id="934679295">
                  <w:marLeft w:val="0"/>
                  <w:marRight w:val="0"/>
                  <w:marTop w:val="0"/>
                  <w:marBottom w:val="0"/>
                  <w:divBdr>
                    <w:top w:val="none" w:sz="0" w:space="0" w:color="auto"/>
                    <w:left w:val="none" w:sz="0" w:space="0" w:color="auto"/>
                    <w:bottom w:val="none" w:sz="0" w:space="0" w:color="auto"/>
                    <w:right w:val="none" w:sz="0" w:space="0" w:color="auto"/>
                  </w:divBdr>
                </w:div>
                <w:div w:id="1509247090">
                  <w:marLeft w:val="0"/>
                  <w:marRight w:val="0"/>
                  <w:marTop w:val="0"/>
                  <w:marBottom w:val="0"/>
                  <w:divBdr>
                    <w:top w:val="none" w:sz="0" w:space="0" w:color="auto"/>
                    <w:left w:val="none" w:sz="0" w:space="0" w:color="auto"/>
                    <w:bottom w:val="none" w:sz="0" w:space="0" w:color="auto"/>
                    <w:right w:val="none" w:sz="0" w:space="0" w:color="auto"/>
                  </w:divBdr>
                </w:div>
                <w:div w:id="1227691945">
                  <w:marLeft w:val="0"/>
                  <w:marRight w:val="0"/>
                  <w:marTop w:val="0"/>
                  <w:marBottom w:val="0"/>
                  <w:divBdr>
                    <w:top w:val="none" w:sz="0" w:space="0" w:color="auto"/>
                    <w:left w:val="none" w:sz="0" w:space="0" w:color="auto"/>
                    <w:bottom w:val="none" w:sz="0" w:space="0" w:color="auto"/>
                    <w:right w:val="none" w:sz="0" w:space="0" w:color="auto"/>
                  </w:divBdr>
                </w:div>
                <w:div w:id="722094004">
                  <w:marLeft w:val="0"/>
                  <w:marRight w:val="0"/>
                  <w:marTop w:val="0"/>
                  <w:marBottom w:val="0"/>
                  <w:divBdr>
                    <w:top w:val="none" w:sz="0" w:space="0" w:color="auto"/>
                    <w:left w:val="none" w:sz="0" w:space="0" w:color="auto"/>
                    <w:bottom w:val="none" w:sz="0" w:space="0" w:color="auto"/>
                    <w:right w:val="none" w:sz="0" w:space="0" w:color="auto"/>
                  </w:divBdr>
                </w:div>
                <w:div w:id="642077479">
                  <w:marLeft w:val="0"/>
                  <w:marRight w:val="0"/>
                  <w:marTop w:val="0"/>
                  <w:marBottom w:val="0"/>
                  <w:divBdr>
                    <w:top w:val="none" w:sz="0" w:space="0" w:color="auto"/>
                    <w:left w:val="none" w:sz="0" w:space="0" w:color="auto"/>
                    <w:bottom w:val="none" w:sz="0" w:space="0" w:color="auto"/>
                    <w:right w:val="none" w:sz="0" w:space="0" w:color="auto"/>
                  </w:divBdr>
                  <w:divsChild>
                    <w:div w:id="1925918693">
                      <w:marLeft w:val="0"/>
                      <w:marRight w:val="0"/>
                      <w:marTop w:val="0"/>
                      <w:marBottom w:val="0"/>
                      <w:divBdr>
                        <w:top w:val="none" w:sz="0" w:space="0" w:color="auto"/>
                        <w:left w:val="none" w:sz="0" w:space="0" w:color="auto"/>
                        <w:bottom w:val="none" w:sz="0" w:space="0" w:color="auto"/>
                        <w:right w:val="none" w:sz="0" w:space="0" w:color="auto"/>
                      </w:divBdr>
                    </w:div>
                    <w:div w:id="192111048">
                      <w:marLeft w:val="0"/>
                      <w:marRight w:val="0"/>
                      <w:marTop w:val="0"/>
                      <w:marBottom w:val="0"/>
                      <w:divBdr>
                        <w:top w:val="none" w:sz="0" w:space="0" w:color="auto"/>
                        <w:left w:val="none" w:sz="0" w:space="0" w:color="auto"/>
                        <w:bottom w:val="none" w:sz="0" w:space="0" w:color="auto"/>
                        <w:right w:val="none" w:sz="0" w:space="0" w:color="auto"/>
                      </w:divBdr>
                    </w:div>
                    <w:div w:id="1411734497">
                      <w:marLeft w:val="0"/>
                      <w:marRight w:val="0"/>
                      <w:marTop w:val="0"/>
                      <w:marBottom w:val="0"/>
                      <w:divBdr>
                        <w:top w:val="none" w:sz="0" w:space="0" w:color="auto"/>
                        <w:left w:val="none" w:sz="0" w:space="0" w:color="auto"/>
                        <w:bottom w:val="none" w:sz="0" w:space="0" w:color="auto"/>
                        <w:right w:val="none" w:sz="0" w:space="0" w:color="auto"/>
                      </w:divBdr>
                    </w:div>
                    <w:div w:id="1650280806">
                      <w:marLeft w:val="0"/>
                      <w:marRight w:val="0"/>
                      <w:marTop w:val="0"/>
                      <w:marBottom w:val="0"/>
                      <w:divBdr>
                        <w:top w:val="none" w:sz="0" w:space="0" w:color="auto"/>
                        <w:left w:val="none" w:sz="0" w:space="0" w:color="auto"/>
                        <w:bottom w:val="none" w:sz="0" w:space="0" w:color="auto"/>
                        <w:right w:val="none" w:sz="0" w:space="0" w:color="auto"/>
                      </w:divBdr>
                    </w:div>
                    <w:div w:id="2082868044">
                      <w:marLeft w:val="0"/>
                      <w:marRight w:val="0"/>
                      <w:marTop w:val="0"/>
                      <w:marBottom w:val="0"/>
                      <w:divBdr>
                        <w:top w:val="none" w:sz="0" w:space="0" w:color="auto"/>
                        <w:left w:val="none" w:sz="0" w:space="0" w:color="auto"/>
                        <w:bottom w:val="none" w:sz="0" w:space="0" w:color="auto"/>
                        <w:right w:val="none" w:sz="0" w:space="0" w:color="auto"/>
                      </w:divBdr>
                    </w:div>
                    <w:div w:id="1539508401">
                      <w:marLeft w:val="0"/>
                      <w:marRight w:val="0"/>
                      <w:marTop w:val="0"/>
                      <w:marBottom w:val="0"/>
                      <w:divBdr>
                        <w:top w:val="none" w:sz="0" w:space="0" w:color="auto"/>
                        <w:left w:val="none" w:sz="0" w:space="0" w:color="auto"/>
                        <w:bottom w:val="none" w:sz="0" w:space="0" w:color="auto"/>
                        <w:right w:val="none" w:sz="0" w:space="0" w:color="auto"/>
                      </w:divBdr>
                    </w:div>
                    <w:div w:id="60063271">
                      <w:marLeft w:val="0"/>
                      <w:marRight w:val="0"/>
                      <w:marTop w:val="0"/>
                      <w:marBottom w:val="0"/>
                      <w:divBdr>
                        <w:top w:val="none" w:sz="0" w:space="0" w:color="auto"/>
                        <w:left w:val="none" w:sz="0" w:space="0" w:color="auto"/>
                        <w:bottom w:val="none" w:sz="0" w:space="0" w:color="auto"/>
                        <w:right w:val="none" w:sz="0" w:space="0" w:color="auto"/>
                      </w:divBdr>
                    </w:div>
                    <w:div w:id="1454864535">
                      <w:marLeft w:val="0"/>
                      <w:marRight w:val="0"/>
                      <w:marTop w:val="0"/>
                      <w:marBottom w:val="0"/>
                      <w:divBdr>
                        <w:top w:val="none" w:sz="0" w:space="0" w:color="auto"/>
                        <w:left w:val="none" w:sz="0" w:space="0" w:color="auto"/>
                        <w:bottom w:val="none" w:sz="0" w:space="0" w:color="auto"/>
                        <w:right w:val="none" w:sz="0" w:space="0" w:color="auto"/>
                      </w:divBdr>
                    </w:div>
                    <w:div w:id="17779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804878">
          <w:marLeft w:val="0"/>
          <w:marRight w:val="0"/>
          <w:marTop w:val="0"/>
          <w:marBottom w:val="0"/>
          <w:divBdr>
            <w:top w:val="none" w:sz="0" w:space="0" w:color="auto"/>
            <w:left w:val="none" w:sz="0" w:space="0" w:color="auto"/>
            <w:bottom w:val="none" w:sz="0" w:space="0" w:color="auto"/>
            <w:right w:val="none" w:sz="0" w:space="0" w:color="auto"/>
          </w:divBdr>
          <w:divsChild>
            <w:div w:id="1256591753">
              <w:marLeft w:val="0"/>
              <w:marRight w:val="0"/>
              <w:marTop w:val="0"/>
              <w:marBottom w:val="0"/>
              <w:divBdr>
                <w:top w:val="none" w:sz="0" w:space="0" w:color="auto"/>
                <w:left w:val="none" w:sz="0" w:space="0" w:color="auto"/>
                <w:bottom w:val="none" w:sz="0" w:space="0" w:color="auto"/>
                <w:right w:val="none" w:sz="0" w:space="0" w:color="auto"/>
              </w:divBdr>
              <w:divsChild>
                <w:div w:id="1663853108">
                  <w:marLeft w:val="0"/>
                  <w:marRight w:val="0"/>
                  <w:marTop w:val="0"/>
                  <w:marBottom w:val="0"/>
                  <w:divBdr>
                    <w:top w:val="none" w:sz="0" w:space="0" w:color="auto"/>
                    <w:left w:val="none" w:sz="0" w:space="0" w:color="auto"/>
                    <w:bottom w:val="none" w:sz="0" w:space="0" w:color="auto"/>
                    <w:right w:val="none" w:sz="0" w:space="0" w:color="auto"/>
                  </w:divBdr>
                </w:div>
                <w:div w:id="2089959132">
                  <w:marLeft w:val="0"/>
                  <w:marRight w:val="0"/>
                  <w:marTop w:val="0"/>
                  <w:marBottom w:val="0"/>
                  <w:divBdr>
                    <w:top w:val="none" w:sz="0" w:space="0" w:color="auto"/>
                    <w:left w:val="none" w:sz="0" w:space="0" w:color="auto"/>
                    <w:bottom w:val="none" w:sz="0" w:space="0" w:color="auto"/>
                    <w:right w:val="none" w:sz="0" w:space="0" w:color="auto"/>
                  </w:divBdr>
                </w:div>
                <w:div w:id="456070424">
                  <w:marLeft w:val="0"/>
                  <w:marRight w:val="0"/>
                  <w:marTop w:val="0"/>
                  <w:marBottom w:val="0"/>
                  <w:divBdr>
                    <w:top w:val="none" w:sz="0" w:space="0" w:color="auto"/>
                    <w:left w:val="none" w:sz="0" w:space="0" w:color="auto"/>
                    <w:bottom w:val="none" w:sz="0" w:space="0" w:color="auto"/>
                    <w:right w:val="none" w:sz="0" w:space="0" w:color="auto"/>
                  </w:divBdr>
                </w:div>
                <w:div w:id="946738205">
                  <w:marLeft w:val="0"/>
                  <w:marRight w:val="0"/>
                  <w:marTop w:val="0"/>
                  <w:marBottom w:val="0"/>
                  <w:divBdr>
                    <w:top w:val="none" w:sz="0" w:space="0" w:color="auto"/>
                    <w:left w:val="none" w:sz="0" w:space="0" w:color="auto"/>
                    <w:bottom w:val="none" w:sz="0" w:space="0" w:color="auto"/>
                    <w:right w:val="none" w:sz="0" w:space="0" w:color="auto"/>
                  </w:divBdr>
                </w:div>
                <w:div w:id="797185667">
                  <w:marLeft w:val="0"/>
                  <w:marRight w:val="0"/>
                  <w:marTop w:val="0"/>
                  <w:marBottom w:val="0"/>
                  <w:divBdr>
                    <w:top w:val="none" w:sz="0" w:space="0" w:color="auto"/>
                    <w:left w:val="none" w:sz="0" w:space="0" w:color="auto"/>
                    <w:bottom w:val="none" w:sz="0" w:space="0" w:color="auto"/>
                    <w:right w:val="none" w:sz="0" w:space="0" w:color="auto"/>
                  </w:divBdr>
                </w:div>
                <w:div w:id="698508400">
                  <w:marLeft w:val="0"/>
                  <w:marRight w:val="0"/>
                  <w:marTop w:val="0"/>
                  <w:marBottom w:val="0"/>
                  <w:divBdr>
                    <w:top w:val="none" w:sz="0" w:space="0" w:color="auto"/>
                    <w:left w:val="none" w:sz="0" w:space="0" w:color="auto"/>
                    <w:bottom w:val="none" w:sz="0" w:space="0" w:color="auto"/>
                    <w:right w:val="none" w:sz="0" w:space="0" w:color="auto"/>
                  </w:divBdr>
                </w:div>
                <w:div w:id="1268199031">
                  <w:marLeft w:val="0"/>
                  <w:marRight w:val="0"/>
                  <w:marTop w:val="0"/>
                  <w:marBottom w:val="0"/>
                  <w:divBdr>
                    <w:top w:val="none" w:sz="0" w:space="0" w:color="auto"/>
                    <w:left w:val="none" w:sz="0" w:space="0" w:color="auto"/>
                    <w:bottom w:val="none" w:sz="0" w:space="0" w:color="auto"/>
                    <w:right w:val="none" w:sz="0" w:space="0" w:color="auto"/>
                  </w:divBdr>
                </w:div>
                <w:div w:id="460148083">
                  <w:marLeft w:val="0"/>
                  <w:marRight w:val="0"/>
                  <w:marTop w:val="0"/>
                  <w:marBottom w:val="0"/>
                  <w:divBdr>
                    <w:top w:val="none" w:sz="0" w:space="0" w:color="auto"/>
                    <w:left w:val="none" w:sz="0" w:space="0" w:color="auto"/>
                    <w:bottom w:val="none" w:sz="0" w:space="0" w:color="auto"/>
                    <w:right w:val="none" w:sz="0" w:space="0" w:color="auto"/>
                  </w:divBdr>
                  <w:divsChild>
                    <w:div w:id="503865821">
                      <w:marLeft w:val="0"/>
                      <w:marRight w:val="0"/>
                      <w:marTop w:val="0"/>
                      <w:marBottom w:val="0"/>
                      <w:divBdr>
                        <w:top w:val="none" w:sz="0" w:space="0" w:color="auto"/>
                        <w:left w:val="none" w:sz="0" w:space="0" w:color="auto"/>
                        <w:bottom w:val="none" w:sz="0" w:space="0" w:color="auto"/>
                        <w:right w:val="none" w:sz="0" w:space="0" w:color="auto"/>
                      </w:divBdr>
                    </w:div>
                    <w:div w:id="223689074">
                      <w:marLeft w:val="0"/>
                      <w:marRight w:val="0"/>
                      <w:marTop w:val="0"/>
                      <w:marBottom w:val="0"/>
                      <w:divBdr>
                        <w:top w:val="none" w:sz="0" w:space="0" w:color="auto"/>
                        <w:left w:val="none" w:sz="0" w:space="0" w:color="auto"/>
                        <w:bottom w:val="none" w:sz="0" w:space="0" w:color="auto"/>
                        <w:right w:val="none" w:sz="0" w:space="0" w:color="auto"/>
                      </w:divBdr>
                    </w:div>
                    <w:div w:id="1931112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346834061">
                      <w:marLeft w:val="0"/>
                      <w:marRight w:val="0"/>
                      <w:marTop w:val="0"/>
                      <w:marBottom w:val="0"/>
                      <w:divBdr>
                        <w:top w:val="none" w:sz="0" w:space="0" w:color="auto"/>
                        <w:left w:val="none" w:sz="0" w:space="0" w:color="auto"/>
                        <w:bottom w:val="none" w:sz="0" w:space="0" w:color="auto"/>
                        <w:right w:val="none" w:sz="0" w:space="0" w:color="auto"/>
                      </w:divBdr>
                    </w:div>
                    <w:div w:id="2142570895">
                      <w:marLeft w:val="0"/>
                      <w:marRight w:val="0"/>
                      <w:marTop w:val="0"/>
                      <w:marBottom w:val="0"/>
                      <w:divBdr>
                        <w:top w:val="none" w:sz="0" w:space="0" w:color="auto"/>
                        <w:left w:val="none" w:sz="0" w:space="0" w:color="auto"/>
                        <w:bottom w:val="none" w:sz="0" w:space="0" w:color="auto"/>
                        <w:right w:val="none" w:sz="0" w:space="0" w:color="auto"/>
                      </w:divBdr>
                    </w:div>
                    <w:div w:id="13001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02477">
          <w:marLeft w:val="0"/>
          <w:marRight w:val="0"/>
          <w:marTop w:val="0"/>
          <w:marBottom w:val="0"/>
          <w:divBdr>
            <w:top w:val="none" w:sz="0" w:space="0" w:color="auto"/>
            <w:left w:val="none" w:sz="0" w:space="0" w:color="auto"/>
            <w:bottom w:val="none" w:sz="0" w:space="0" w:color="auto"/>
            <w:right w:val="none" w:sz="0" w:space="0" w:color="auto"/>
          </w:divBdr>
          <w:divsChild>
            <w:div w:id="1754011945">
              <w:marLeft w:val="0"/>
              <w:marRight w:val="0"/>
              <w:marTop w:val="0"/>
              <w:marBottom w:val="0"/>
              <w:divBdr>
                <w:top w:val="none" w:sz="0" w:space="0" w:color="auto"/>
                <w:left w:val="none" w:sz="0" w:space="0" w:color="auto"/>
                <w:bottom w:val="none" w:sz="0" w:space="0" w:color="auto"/>
                <w:right w:val="none" w:sz="0" w:space="0" w:color="auto"/>
              </w:divBdr>
              <w:divsChild>
                <w:div w:id="1701667973">
                  <w:marLeft w:val="0"/>
                  <w:marRight w:val="0"/>
                  <w:marTop w:val="0"/>
                  <w:marBottom w:val="0"/>
                  <w:divBdr>
                    <w:top w:val="none" w:sz="0" w:space="0" w:color="auto"/>
                    <w:left w:val="none" w:sz="0" w:space="0" w:color="auto"/>
                    <w:bottom w:val="none" w:sz="0" w:space="0" w:color="auto"/>
                    <w:right w:val="none" w:sz="0" w:space="0" w:color="auto"/>
                  </w:divBdr>
                </w:div>
                <w:div w:id="1868374158">
                  <w:marLeft w:val="0"/>
                  <w:marRight w:val="0"/>
                  <w:marTop w:val="0"/>
                  <w:marBottom w:val="0"/>
                  <w:divBdr>
                    <w:top w:val="none" w:sz="0" w:space="0" w:color="auto"/>
                    <w:left w:val="none" w:sz="0" w:space="0" w:color="auto"/>
                    <w:bottom w:val="none" w:sz="0" w:space="0" w:color="auto"/>
                    <w:right w:val="none" w:sz="0" w:space="0" w:color="auto"/>
                  </w:divBdr>
                </w:div>
                <w:div w:id="2079479651">
                  <w:marLeft w:val="0"/>
                  <w:marRight w:val="0"/>
                  <w:marTop w:val="0"/>
                  <w:marBottom w:val="0"/>
                  <w:divBdr>
                    <w:top w:val="none" w:sz="0" w:space="0" w:color="auto"/>
                    <w:left w:val="none" w:sz="0" w:space="0" w:color="auto"/>
                    <w:bottom w:val="none" w:sz="0" w:space="0" w:color="auto"/>
                    <w:right w:val="none" w:sz="0" w:space="0" w:color="auto"/>
                  </w:divBdr>
                </w:div>
                <w:div w:id="484400896">
                  <w:marLeft w:val="0"/>
                  <w:marRight w:val="0"/>
                  <w:marTop w:val="0"/>
                  <w:marBottom w:val="0"/>
                  <w:divBdr>
                    <w:top w:val="none" w:sz="0" w:space="0" w:color="auto"/>
                    <w:left w:val="none" w:sz="0" w:space="0" w:color="auto"/>
                    <w:bottom w:val="none" w:sz="0" w:space="0" w:color="auto"/>
                    <w:right w:val="none" w:sz="0" w:space="0" w:color="auto"/>
                  </w:divBdr>
                </w:div>
                <w:div w:id="614404080">
                  <w:marLeft w:val="0"/>
                  <w:marRight w:val="0"/>
                  <w:marTop w:val="0"/>
                  <w:marBottom w:val="0"/>
                  <w:divBdr>
                    <w:top w:val="none" w:sz="0" w:space="0" w:color="auto"/>
                    <w:left w:val="none" w:sz="0" w:space="0" w:color="auto"/>
                    <w:bottom w:val="none" w:sz="0" w:space="0" w:color="auto"/>
                    <w:right w:val="none" w:sz="0" w:space="0" w:color="auto"/>
                  </w:divBdr>
                </w:div>
                <w:div w:id="22437362">
                  <w:marLeft w:val="0"/>
                  <w:marRight w:val="0"/>
                  <w:marTop w:val="0"/>
                  <w:marBottom w:val="0"/>
                  <w:divBdr>
                    <w:top w:val="none" w:sz="0" w:space="0" w:color="auto"/>
                    <w:left w:val="none" w:sz="0" w:space="0" w:color="auto"/>
                    <w:bottom w:val="none" w:sz="0" w:space="0" w:color="auto"/>
                    <w:right w:val="none" w:sz="0" w:space="0" w:color="auto"/>
                  </w:divBdr>
                </w:div>
                <w:div w:id="1000504600">
                  <w:marLeft w:val="0"/>
                  <w:marRight w:val="0"/>
                  <w:marTop w:val="0"/>
                  <w:marBottom w:val="0"/>
                  <w:divBdr>
                    <w:top w:val="none" w:sz="0" w:space="0" w:color="auto"/>
                    <w:left w:val="none" w:sz="0" w:space="0" w:color="auto"/>
                    <w:bottom w:val="none" w:sz="0" w:space="0" w:color="auto"/>
                    <w:right w:val="none" w:sz="0" w:space="0" w:color="auto"/>
                  </w:divBdr>
                </w:div>
                <w:div w:id="986517203">
                  <w:marLeft w:val="0"/>
                  <w:marRight w:val="0"/>
                  <w:marTop w:val="0"/>
                  <w:marBottom w:val="0"/>
                  <w:divBdr>
                    <w:top w:val="none" w:sz="0" w:space="0" w:color="auto"/>
                    <w:left w:val="none" w:sz="0" w:space="0" w:color="auto"/>
                    <w:bottom w:val="none" w:sz="0" w:space="0" w:color="auto"/>
                    <w:right w:val="none" w:sz="0" w:space="0" w:color="auto"/>
                  </w:divBdr>
                </w:div>
                <w:div w:id="61872595">
                  <w:marLeft w:val="0"/>
                  <w:marRight w:val="0"/>
                  <w:marTop w:val="0"/>
                  <w:marBottom w:val="0"/>
                  <w:divBdr>
                    <w:top w:val="none" w:sz="0" w:space="0" w:color="auto"/>
                    <w:left w:val="none" w:sz="0" w:space="0" w:color="auto"/>
                    <w:bottom w:val="none" w:sz="0" w:space="0" w:color="auto"/>
                    <w:right w:val="none" w:sz="0" w:space="0" w:color="auto"/>
                  </w:divBdr>
                  <w:divsChild>
                    <w:div w:id="1290630705">
                      <w:marLeft w:val="0"/>
                      <w:marRight w:val="0"/>
                      <w:marTop w:val="0"/>
                      <w:marBottom w:val="0"/>
                      <w:divBdr>
                        <w:top w:val="none" w:sz="0" w:space="0" w:color="auto"/>
                        <w:left w:val="none" w:sz="0" w:space="0" w:color="auto"/>
                        <w:bottom w:val="none" w:sz="0" w:space="0" w:color="auto"/>
                        <w:right w:val="none" w:sz="0" w:space="0" w:color="auto"/>
                      </w:divBdr>
                    </w:div>
                    <w:div w:id="1687318278">
                      <w:marLeft w:val="0"/>
                      <w:marRight w:val="0"/>
                      <w:marTop w:val="0"/>
                      <w:marBottom w:val="0"/>
                      <w:divBdr>
                        <w:top w:val="none" w:sz="0" w:space="0" w:color="auto"/>
                        <w:left w:val="none" w:sz="0" w:space="0" w:color="auto"/>
                        <w:bottom w:val="none" w:sz="0" w:space="0" w:color="auto"/>
                        <w:right w:val="none" w:sz="0" w:space="0" w:color="auto"/>
                      </w:divBdr>
                    </w:div>
                    <w:div w:id="1748847738">
                      <w:marLeft w:val="0"/>
                      <w:marRight w:val="0"/>
                      <w:marTop w:val="0"/>
                      <w:marBottom w:val="0"/>
                      <w:divBdr>
                        <w:top w:val="none" w:sz="0" w:space="0" w:color="auto"/>
                        <w:left w:val="none" w:sz="0" w:space="0" w:color="auto"/>
                        <w:bottom w:val="none" w:sz="0" w:space="0" w:color="auto"/>
                        <w:right w:val="none" w:sz="0" w:space="0" w:color="auto"/>
                      </w:divBdr>
                    </w:div>
                    <w:div w:id="2023316685">
                      <w:marLeft w:val="0"/>
                      <w:marRight w:val="0"/>
                      <w:marTop w:val="0"/>
                      <w:marBottom w:val="0"/>
                      <w:divBdr>
                        <w:top w:val="none" w:sz="0" w:space="0" w:color="auto"/>
                        <w:left w:val="none" w:sz="0" w:space="0" w:color="auto"/>
                        <w:bottom w:val="none" w:sz="0" w:space="0" w:color="auto"/>
                        <w:right w:val="none" w:sz="0" w:space="0" w:color="auto"/>
                      </w:divBdr>
                    </w:div>
                    <w:div w:id="1327439779">
                      <w:marLeft w:val="0"/>
                      <w:marRight w:val="0"/>
                      <w:marTop w:val="0"/>
                      <w:marBottom w:val="0"/>
                      <w:divBdr>
                        <w:top w:val="none" w:sz="0" w:space="0" w:color="auto"/>
                        <w:left w:val="none" w:sz="0" w:space="0" w:color="auto"/>
                        <w:bottom w:val="none" w:sz="0" w:space="0" w:color="auto"/>
                        <w:right w:val="none" w:sz="0" w:space="0" w:color="auto"/>
                      </w:divBdr>
                    </w:div>
                    <w:div w:id="1243023662">
                      <w:marLeft w:val="0"/>
                      <w:marRight w:val="0"/>
                      <w:marTop w:val="0"/>
                      <w:marBottom w:val="0"/>
                      <w:divBdr>
                        <w:top w:val="none" w:sz="0" w:space="0" w:color="auto"/>
                        <w:left w:val="none" w:sz="0" w:space="0" w:color="auto"/>
                        <w:bottom w:val="none" w:sz="0" w:space="0" w:color="auto"/>
                        <w:right w:val="none" w:sz="0" w:space="0" w:color="auto"/>
                      </w:divBdr>
                    </w:div>
                    <w:div w:id="1139345704">
                      <w:marLeft w:val="0"/>
                      <w:marRight w:val="0"/>
                      <w:marTop w:val="0"/>
                      <w:marBottom w:val="0"/>
                      <w:divBdr>
                        <w:top w:val="none" w:sz="0" w:space="0" w:color="auto"/>
                        <w:left w:val="none" w:sz="0" w:space="0" w:color="auto"/>
                        <w:bottom w:val="none" w:sz="0" w:space="0" w:color="auto"/>
                        <w:right w:val="none" w:sz="0" w:space="0" w:color="auto"/>
                      </w:divBdr>
                    </w:div>
                    <w:div w:id="13483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16522">
          <w:marLeft w:val="0"/>
          <w:marRight w:val="0"/>
          <w:marTop w:val="0"/>
          <w:marBottom w:val="0"/>
          <w:divBdr>
            <w:top w:val="none" w:sz="0" w:space="0" w:color="auto"/>
            <w:left w:val="none" w:sz="0" w:space="0" w:color="auto"/>
            <w:bottom w:val="none" w:sz="0" w:space="0" w:color="auto"/>
            <w:right w:val="none" w:sz="0" w:space="0" w:color="auto"/>
          </w:divBdr>
          <w:divsChild>
            <w:div w:id="257442726">
              <w:marLeft w:val="0"/>
              <w:marRight w:val="0"/>
              <w:marTop w:val="0"/>
              <w:marBottom w:val="0"/>
              <w:divBdr>
                <w:top w:val="none" w:sz="0" w:space="0" w:color="auto"/>
                <w:left w:val="none" w:sz="0" w:space="0" w:color="auto"/>
                <w:bottom w:val="none" w:sz="0" w:space="0" w:color="auto"/>
                <w:right w:val="none" w:sz="0" w:space="0" w:color="auto"/>
              </w:divBdr>
              <w:divsChild>
                <w:div w:id="148786799">
                  <w:marLeft w:val="0"/>
                  <w:marRight w:val="0"/>
                  <w:marTop w:val="0"/>
                  <w:marBottom w:val="0"/>
                  <w:divBdr>
                    <w:top w:val="none" w:sz="0" w:space="0" w:color="auto"/>
                    <w:left w:val="none" w:sz="0" w:space="0" w:color="auto"/>
                    <w:bottom w:val="none" w:sz="0" w:space="0" w:color="auto"/>
                    <w:right w:val="none" w:sz="0" w:space="0" w:color="auto"/>
                  </w:divBdr>
                </w:div>
                <w:div w:id="269748189">
                  <w:marLeft w:val="0"/>
                  <w:marRight w:val="0"/>
                  <w:marTop w:val="0"/>
                  <w:marBottom w:val="0"/>
                  <w:divBdr>
                    <w:top w:val="none" w:sz="0" w:space="0" w:color="auto"/>
                    <w:left w:val="none" w:sz="0" w:space="0" w:color="auto"/>
                    <w:bottom w:val="none" w:sz="0" w:space="0" w:color="auto"/>
                    <w:right w:val="none" w:sz="0" w:space="0" w:color="auto"/>
                  </w:divBdr>
                </w:div>
                <w:div w:id="1000738509">
                  <w:marLeft w:val="0"/>
                  <w:marRight w:val="0"/>
                  <w:marTop w:val="0"/>
                  <w:marBottom w:val="0"/>
                  <w:divBdr>
                    <w:top w:val="none" w:sz="0" w:space="0" w:color="auto"/>
                    <w:left w:val="none" w:sz="0" w:space="0" w:color="auto"/>
                    <w:bottom w:val="none" w:sz="0" w:space="0" w:color="auto"/>
                    <w:right w:val="none" w:sz="0" w:space="0" w:color="auto"/>
                  </w:divBdr>
                </w:div>
                <w:div w:id="1826161725">
                  <w:marLeft w:val="0"/>
                  <w:marRight w:val="0"/>
                  <w:marTop w:val="0"/>
                  <w:marBottom w:val="0"/>
                  <w:divBdr>
                    <w:top w:val="none" w:sz="0" w:space="0" w:color="auto"/>
                    <w:left w:val="none" w:sz="0" w:space="0" w:color="auto"/>
                    <w:bottom w:val="none" w:sz="0" w:space="0" w:color="auto"/>
                    <w:right w:val="none" w:sz="0" w:space="0" w:color="auto"/>
                  </w:divBdr>
                </w:div>
                <w:div w:id="360592278">
                  <w:marLeft w:val="0"/>
                  <w:marRight w:val="0"/>
                  <w:marTop w:val="0"/>
                  <w:marBottom w:val="0"/>
                  <w:divBdr>
                    <w:top w:val="none" w:sz="0" w:space="0" w:color="auto"/>
                    <w:left w:val="none" w:sz="0" w:space="0" w:color="auto"/>
                    <w:bottom w:val="none" w:sz="0" w:space="0" w:color="auto"/>
                    <w:right w:val="none" w:sz="0" w:space="0" w:color="auto"/>
                  </w:divBdr>
                </w:div>
                <w:div w:id="482817147">
                  <w:marLeft w:val="0"/>
                  <w:marRight w:val="0"/>
                  <w:marTop w:val="0"/>
                  <w:marBottom w:val="0"/>
                  <w:divBdr>
                    <w:top w:val="none" w:sz="0" w:space="0" w:color="auto"/>
                    <w:left w:val="none" w:sz="0" w:space="0" w:color="auto"/>
                    <w:bottom w:val="none" w:sz="0" w:space="0" w:color="auto"/>
                    <w:right w:val="none" w:sz="0" w:space="0" w:color="auto"/>
                  </w:divBdr>
                </w:div>
                <w:div w:id="1572156053">
                  <w:marLeft w:val="0"/>
                  <w:marRight w:val="0"/>
                  <w:marTop w:val="0"/>
                  <w:marBottom w:val="0"/>
                  <w:divBdr>
                    <w:top w:val="none" w:sz="0" w:space="0" w:color="auto"/>
                    <w:left w:val="none" w:sz="0" w:space="0" w:color="auto"/>
                    <w:bottom w:val="none" w:sz="0" w:space="0" w:color="auto"/>
                    <w:right w:val="none" w:sz="0" w:space="0" w:color="auto"/>
                  </w:divBdr>
                </w:div>
                <w:div w:id="745491084">
                  <w:marLeft w:val="0"/>
                  <w:marRight w:val="0"/>
                  <w:marTop w:val="0"/>
                  <w:marBottom w:val="0"/>
                  <w:divBdr>
                    <w:top w:val="none" w:sz="0" w:space="0" w:color="auto"/>
                    <w:left w:val="none" w:sz="0" w:space="0" w:color="auto"/>
                    <w:bottom w:val="none" w:sz="0" w:space="0" w:color="auto"/>
                    <w:right w:val="none" w:sz="0" w:space="0" w:color="auto"/>
                  </w:divBdr>
                  <w:divsChild>
                    <w:div w:id="272591156">
                      <w:marLeft w:val="0"/>
                      <w:marRight w:val="0"/>
                      <w:marTop w:val="0"/>
                      <w:marBottom w:val="0"/>
                      <w:divBdr>
                        <w:top w:val="none" w:sz="0" w:space="0" w:color="auto"/>
                        <w:left w:val="none" w:sz="0" w:space="0" w:color="auto"/>
                        <w:bottom w:val="none" w:sz="0" w:space="0" w:color="auto"/>
                        <w:right w:val="none" w:sz="0" w:space="0" w:color="auto"/>
                      </w:divBdr>
                    </w:div>
                    <w:div w:id="580798107">
                      <w:marLeft w:val="0"/>
                      <w:marRight w:val="0"/>
                      <w:marTop w:val="0"/>
                      <w:marBottom w:val="0"/>
                      <w:divBdr>
                        <w:top w:val="none" w:sz="0" w:space="0" w:color="auto"/>
                        <w:left w:val="none" w:sz="0" w:space="0" w:color="auto"/>
                        <w:bottom w:val="none" w:sz="0" w:space="0" w:color="auto"/>
                        <w:right w:val="none" w:sz="0" w:space="0" w:color="auto"/>
                      </w:divBdr>
                    </w:div>
                    <w:div w:id="955406655">
                      <w:marLeft w:val="0"/>
                      <w:marRight w:val="0"/>
                      <w:marTop w:val="0"/>
                      <w:marBottom w:val="0"/>
                      <w:divBdr>
                        <w:top w:val="none" w:sz="0" w:space="0" w:color="auto"/>
                        <w:left w:val="none" w:sz="0" w:space="0" w:color="auto"/>
                        <w:bottom w:val="none" w:sz="0" w:space="0" w:color="auto"/>
                        <w:right w:val="none" w:sz="0" w:space="0" w:color="auto"/>
                      </w:divBdr>
                    </w:div>
                    <w:div w:id="1834831308">
                      <w:marLeft w:val="0"/>
                      <w:marRight w:val="0"/>
                      <w:marTop w:val="0"/>
                      <w:marBottom w:val="0"/>
                      <w:divBdr>
                        <w:top w:val="none" w:sz="0" w:space="0" w:color="auto"/>
                        <w:left w:val="none" w:sz="0" w:space="0" w:color="auto"/>
                        <w:bottom w:val="none" w:sz="0" w:space="0" w:color="auto"/>
                        <w:right w:val="none" w:sz="0" w:space="0" w:color="auto"/>
                      </w:divBdr>
                    </w:div>
                    <w:div w:id="533344798">
                      <w:marLeft w:val="0"/>
                      <w:marRight w:val="0"/>
                      <w:marTop w:val="0"/>
                      <w:marBottom w:val="0"/>
                      <w:divBdr>
                        <w:top w:val="none" w:sz="0" w:space="0" w:color="auto"/>
                        <w:left w:val="none" w:sz="0" w:space="0" w:color="auto"/>
                        <w:bottom w:val="none" w:sz="0" w:space="0" w:color="auto"/>
                        <w:right w:val="none" w:sz="0" w:space="0" w:color="auto"/>
                      </w:divBdr>
                    </w:div>
                    <w:div w:id="1333410540">
                      <w:marLeft w:val="0"/>
                      <w:marRight w:val="0"/>
                      <w:marTop w:val="0"/>
                      <w:marBottom w:val="0"/>
                      <w:divBdr>
                        <w:top w:val="none" w:sz="0" w:space="0" w:color="auto"/>
                        <w:left w:val="none" w:sz="0" w:space="0" w:color="auto"/>
                        <w:bottom w:val="none" w:sz="0" w:space="0" w:color="auto"/>
                        <w:right w:val="none" w:sz="0" w:space="0" w:color="auto"/>
                      </w:divBdr>
                    </w:div>
                    <w:div w:id="20427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6712">
          <w:marLeft w:val="0"/>
          <w:marRight w:val="0"/>
          <w:marTop w:val="0"/>
          <w:marBottom w:val="0"/>
          <w:divBdr>
            <w:top w:val="none" w:sz="0" w:space="0" w:color="auto"/>
            <w:left w:val="none" w:sz="0" w:space="0" w:color="auto"/>
            <w:bottom w:val="none" w:sz="0" w:space="0" w:color="auto"/>
            <w:right w:val="none" w:sz="0" w:space="0" w:color="auto"/>
          </w:divBdr>
          <w:divsChild>
            <w:div w:id="969240002">
              <w:marLeft w:val="0"/>
              <w:marRight w:val="0"/>
              <w:marTop w:val="0"/>
              <w:marBottom w:val="0"/>
              <w:divBdr>
                <w:top w:val="none" w:sz="0" w:space="0" w:color="auto"/>
                <w:left w:val="none" w:sz="0" w:space="0" w:color="auto"/>
                <w:bottom w:val="none" w:sz="0" w:space="0" w:color="auto"/>
                <w:right w:val="none" w:sz="0" w:space="0" w:color="auto"/>
              </w:divBdr>
              <w:divsChild>
                <w:div w:id="2050374511">
                  <w:marLeft w:val="0"/>
                  <w:marRight w:val="0"/>
                  <w:marTop w:val="0"/>
                  <w:marBottom w:val="0"/>
                  <w:divBdr>
                    <w:top w:val="none" w:sz="0" w:space="0" w:color="auto"/>
                    <w:left w:val="none" w:sz="0" w:space="0" w:color="auto"/>
                    <w:bottom w:val="none" w:sz="0" w:space="0" w:color="auto"/>
                    <w:right w:val="none" w:sz="0" w:space="0" w:color="auto"/>
                  </w:divBdr>
                </w:div>
                <w:div w:id="447161656">
                  <w:marLeft w:val="0"/>
                  <w:marRight w:val="0"/>
                  <w:marTop w:val="0"/>
                  <w:marBottom w:val="0"/>
                  <w:divBdr>
                    <w:top w:val="none" w:sz="0" w:space="0" w:color="auto"/>
                    <w:left w:val="none" w:sz="0" w:space="0" w:color="auto"/>
                    <w:bottom w:val="none" w:sz="0" w:space="0" w:color="auto"/>
                    <w:right w:val="none" w:sz="0" w:space="0" w:color="auto"/>
                  </w:divBdr>
                </w:div>
                <w:div w:id="937099632">
                  <w:marLeft w:val="0"/>
                  <w:marRight w:val="0"/>
                  <w:marTop w:val="0"/>
                  <w:marBottom w:val="0"/>
                  <w:divBdr>
                    <w:top w:val="none" w:sz="0" w:space="0" w:color="auto"/>
                    <w:left w:val="none" w:sz="0" w:space="0" w:color="auto"/>
                    <w:bottom w:val="none" w:sz="0" w:space="0" w:color="auto"/>
                    <w:right w:val="none" w:sz="0" w:space="0" w:color="auto"/>
                  </w:divBdr>
                  <w:divsChild>
                    <w:div w:id="1670866657">
                      <w:marLeft w:val="0"/>
                      <w:marRight w:val="0"/>
                      <w:marTop w:val="0"/>
                      <w:marBottom w:val="0"/>
                      <w:divBdr>
                        <w:top w:val="none" w:sz="0" w:space="0" w:color="auto"/>
                        <w:left w:val="none" w:sz="0" w:space="0" w:color="auto"/>
                        <w:bottom w:val="none" w:sz="0" w:space="0" w:color="auto"/>
                        <w:right w:val="none" w:sz="0" w:space="0" w:color="auto"/>
                      </w:divBdr>
                    </w:div>
                    <w:div w:id="15190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939">
          <w:marLeft w:val="0"/>
          <w:marRight w:val="0"/>
          <w:marTop w:val="0"/>
          <w:marBottom w:val="0"/>
          <w:divBdr>
            <w:top w:val="none" w:sz="0" w:space="0" w:color="auto"/>
            <w:left w:val="none" w:sz="0" w:space="0" w:color="auto"/>
            <w:bottom w:val="none" w:sz="0" w:space="0" w:color="auto"/>
            <w:right w:val="none" w:sz="0" w:space="0" w:color="auto"/>
          </w:divBdr>
          <w:divsChild>
            <w:div w:id="1429228321">
              <w:marLeft w:val="0"/>
              <w:marRight w:val="0"/>
              <w:marTop w:val="0"/>
              <w:marBottom w:val="0"/>
              <w:divBdr>
                <w:top w:val="none" w:sz="0" w:space="0" w:color="auto"/>
                <w:left w:val="none" w:sz="0" w:space="0" w:color="auto"/>
                <w:bottom w:val="none" w:sz="0" w:space="0" w:color="auto"/>
                <w:right w:val="none" w:sz="0" w:space="0" w:color="auto"/>
              </w:divBdr>
              <w:divsChild>
                <w:div w:id="427967892">
                  <w:marLeft w:val="0"/>
                  <w:marRight w:val="0"/>
                  <w:marTop w:val="0"/>
                  <w:marBottom w:val="0"/>
                  <w:divBdr>
                    <w:top w:val="none" w:sz="0" w:space="0" w:color="auto"/>
                    <w:left w:val="none" w:sz="0" w:space="0" w:color="auto"/>
                    <w:bottom w:val="none" w:sz="0" w:space="0" w:color="auto"/>
                    <w:right w:val="none" w:sz="0" w:space="0" w:color="auto"/>
                  </w:divBdr>
                </w:div>
                <w:div w:id="1576206390">
                  <w:marLeft w:val="0"/>
                  <w:marRight w:val="0"/>
                  <w:marTop w:val="0"/>
                  <w:marBottom w:val="0"/>
                  <w:divBdr>
                    <w:top w:val="none" w:sz="0" w:space="0" w:color="auto"/>
                    <w:left w:val="none" w:sz="0" w:space="0" w:color="auto"/>
                    <w:bottom w:val="none" w:sz="0" w:space="0" w:color="auto"/>
                    <w:right w:val="none" w:sz="0" w:space="0" w:color="auto"/>
                  </w:divBdr>
                </w:div>
                <w:div w:id="779641686">
                  <w:marLeft w:val="0"/>
                  <w:marRight w:val="0"/>
                  <w:marTop w:val="0"/>
                  <w:marBottom w:val="0"/>
                  <w:divBdr>
                    <w:top w:val="none" w:sz="0" w:space="0" w:color="auto"/>
                    <w:left w:val="none" w:sz="0" w:space="0" w:color="auto"/>
                    <w:bottom w:val="none" w:sz="0" w:space="0" w:color="auto"/>
                    <w:right w:val="none" w:sz="0" w:space="0" w:color="auto"/>
                  </w:divBdr>
                </w:div>
                <w:div w:id="85461652">
                  <w:marLeft w:val="0"/>
                  <w:marRight w:val="0"/>
                  <w:marTop w:val="0"/>
                  <w:marBottom w:val="0"/>
                  <w:divBdr>
                    <w:top w:val="none" w:sz="0" w:space="0" w:color="auto"/>
                    <w:left w:val="none" w:sz="0" w:space="0" w:color="auto"/>
                    <w:bottom w:val="none" w:sz="0" w:space="0" w:color="auto"/>
                    <w:right w:val="none" w:sz="0" w:space="0" w:color="auto"/>
                  </w:divBdr>
                </w:div>
                <w:div w:id="1679698861">
                  <w:marLeft w:val="0"/>
                  <w:marRight w:val="0"/>
                  <w:marTop w:val="0"/>
                  <w:marBottom w:val="0"/>
                  <w:divBdr>
                    <w:top w:val="none" w:sz="0" w:space="0" w:color="auto"/>
                    <w:left w:val="none" w:sz="0" w:space="0" w:color="auto"/>
                    <w:bottom w:val="none" w:sz="0" w:space="0" w:color="auto"/>
                    <w:right w:val="none" w:sz="0" w:space="0" w:color="auto"/>
                  </w:divBdr>
                </w:div>
                <w:div w:id="519201631">
                  <w:marLeft w:val="0"/>
                  <w:marRight w:val="0"/>
                  <w:marTop w:val="0"/>
                  <w:marBottom w:val="0"/>
                  <w:divBdr>
                    <w:top w:val="none" w:sz="0" w:space="0" w:color="auto"/>
                    <w:left w:val="none" w:sz="0" w:space="0" w:color="auto"/>
                    <w:bottom w:val="none" w:sz="0" w:space="0" w:color="auto"/>
                    <w:right w:val="none" w:sz="0" w:space="0" w:color="auto"/>
                  </w:divBdr>
                </w:div>
                <w:div w:id="1315645642">
                  <w:marLeft w:val="0"/>
                  <w:marRight w:val="0"/>
                  <w:marTop w:val="0"/>
                  <w:marBottom w:val="0"/>
                  <w:divBdr>
                    <w:top w:val="none" w:sz="0" w:space="0" w:color="auto"/>
                    <w:left w:val="none" w:sz="0" w:space="0" w:color="auto"/>
                    <w:bottom w:val="none" w:sz="0" w:space="0" w:color="auto"/>
                    <w:right w:val="none" w:sz="0" w:space="0" w:color="auto"/>
                  </w:divBdr>
                </w:div>
                <w:div w:id="1585453188">
                  <w:marLeft w:val="0"/>
                  <w:marRight w:val="0"/>
                  <w:marTop w:val="0"/>
                  <w:marBottom w:val="0"/>
                  <w:divBdr>
                    <w:top w:val="none" w:sz="0" w:space="0" w:color="auto"/>
                    <w:left w:val="none" w:sz="0" w:space="0" w:color="auto"/>
                    <w:bottom w:val="none" w:sz="0" w:space="0" w:color="auto"/>
                    <w:right w:val="none" w:sz="0" w:space="0" w:color="auto"/>
                  </w:divBdr>
                </w:div>
                <w:div w:id="517937452">
                  <w:marLeft w:val="0"/>
                  <w:marRight w:val="0"/>
                  <w:marTop w:val="0"/>
                  <w:marBottom w:val="0"/>
                  <w:divBdr>
                    <w:top w:val="none" w:sz="0" w:space="0" w:color="auto"/>
                    <w:left w:val="none" w:sz="0" w:space="0" w:color="auto"/>
                    <w:bottom w:val="none" w:sz="0" w:space="0" w:color="auto"/>
                    <w:right w:val="none" w:sz="0" w:space="0" w:color="auto"/>
                  </w:divBdr>
                </w:div>
                <w:div w:id="1030228887">
                  <w:marLeft w:val="0"/>
                  <w:marRight w:val="0"/>
                  <w:marTop w:val="0"/>
                  <w:marBottom w:val="0"/>
                  <w:divBdr>
                    <w:top w:val="none" w:sz="0" w:space="0" w:color="auto"/>
                    <w:left w:val="none" w:sz="0" w:space="0" w:color="auto"/>
                    <w:bottom w:val="none" w:sz="0" w:space="0" w:color="auto"/>
                    <w:right w:val="none" w:sz="0" w:space="0" w:color="auto"/>
                  </w:divBdr>
                </w:div>
                <w:div w:id="623075921">
                  <w:marLeft w:val="0"/>
                  <w:marRight w:val="0"/>
                  <w:marTop w:val="0"/>
                  <w:marBottom w:val="0"/>
                  <w:divBdr>
                    <w:top w:val="none" w:sz="0" w:space="0" w:color="auto"/>
                    <w:left w:val="none" w:sz="0" w:space="0" w:color="auto"/>
                    <w:bottom w:val="none" w:sz="0" w:space="0" w:color="auto"/>
                    <w:right w:val="none" w:sz="0" w:space="0" w:color="auto"/>
                  </w:divBdr>
                </w:div>
                <w:div w:id="1420101966">
                  <w:marLeft w:val="0"/>
                  <w:marRight w:val="0"/>
                  <w:marTop w:val="0"/>
                  <w:marBottom w:val="0"/>
                  <w:divBdr>
                    <w:top w:val="none" w:sz="0" w:space="0" w:color="auto"/>
                    <w:left w:val="none" w:sz="0" w:space="0" w:color="auto"/>
                    <w:bottom w:val="none" w:sz="0" w:space="0" w:color="auto"/>
                    <w:right w:val="none" w:sz="0" w:space="0" w:color="auto"/>
                  </w:divBdr>
                </w:div>
                <w:div w:id="124155170">
                  <w:marLeft w:val="0"/>
                  <w:marRight w:val="0"/>
                  <w:marTop w:val="0"/>
                  <w:marBottom w:val="0"/>
                  <w:divBdr>
                    <w:top w:val="none" w:sz="0" w:space="0" w:color="auto"/>
                    <w:left w:val="none" w:sz="0" w:space="0" w:color="auto"/>
                    <w:bottom w:val="none" w:sz="0" w:space="0" w:color="auto"/>
                    <w:right w:val="none" w:sz="0" w:space="0" w:color="auto"/>
                  </w:divBdr>
                </w:div>
                <w:div w:id="1350138036">
                  <w:marLeft w:val="0"/>
                  <w:marRight w:val="0"/>
                  <w:marTop w:val="0"/>
                  <w:marBottom w:val="0"/>
                  <w:divBdr>
                    <w:top w:val="none" w:sz="0" w:space="0" w:color="auto"/>
                    <w:left w:val="none" w:sz="0" w:space="0" w:color="auto"/>
                    <w:bottom w:val="none" w:sz="0" w:space="0" w:color="auto"/>
                    <w:right w:val="none" w:sz="0" w:space="0" w:color="auto"/>
                  </w:divBdr>
                </w:div>
                <w:div w:id="919098565">
                  <w:marLeft w:val="0"/>
                  <w:marRight w:val="0"/>
                  <w:marTop w:val="0"/>
                  <w:marBottom w:val="0"/>
                  <w:divBdr>
                    <w:top w:val="none" w:sz="0" w:space="0" w:color="auto"/>
                    <w:left w:val="none" w:sz="0" w:space="0" w:color="auto"/>
                    <w:bottom w:val="none" w:sz="0" w:space="0" w:color="auto"/>
                    <w:right w:val="none" w:sz="0" w:space="0" w:color="auto"/>
                  </w:divBdr>
                </w:div>
                <w:div w:id="421730505">
                  <w:marLeft w:val="0"/>
                  <w:marRight w:val="0"/>
                  <w:marTop w:val="0"/>
                  <w:marBottom w:val="0"/>
                  <w:divBdr>
                    <w:top w:val="none" w:sz="0" w:space="0" w:color="auto"/>
                    <w:left w:val="none" w:sz="0" w:space="0" w:color="auto"/>
                    <w:bottom w:val="none" w:sz="0" w:space="0" w:color="auto"/>
                    <w:right w:val="none" w:sz="0" w:space="0" w:color="auto"/>
                  </w:divBdr>
                </w:div>
                <w:div w:id="1622610481">
                  <w:marLeft w:val="0"/>
                  <w:marRight w:val="0"/>
                  <w:marTop w:val="0"/>
                  <w:marBottom w:val="0"/>
                  <w:divBdr>
                    <w:top w:val="none" w:sz="0" w:space="0" w:color="auto"/>
                    <w:left w:val="none" w:sz="0" w:space="0" w:color="auto"/>
                    <w:bottom w:val="none" w:sz="0" w:space="0" w:color="auto"/>
                    <w:right w:val="none" w:sz="0" w:space="0" w:color="auto"/>
                  </w:divBdr>
                </w:div>
                <w:div w:id="1557742542">
                  <w:marLeft w:val="0"/>
                  <w:marRight w:val="0"/>
                  <w:marTop w:val="0"/>
                  <w:marBottom w:val="0"/>
                  <w:divBdr>
                    <w:top w:val="none" w:sz="0" w:space="0" w:color="auto"/>
                    <w:left w:val="none" w:sz="0" w:space="0" w:color="auto"/>
                    <w:bottom w:val="none" w:sz="0" w:space="0" w:color="auto"/>
                    <w:right w:val="none" w:sz="0" w:space="0" w:color="auto"/>
                  </w:divBdr>
                </w:div>
                <w:div w:id="1229269800">
                  <w:marLeft w:val="0"/>
                  <w:marRight w:val="0"/>
                  <w:marTop w:val="0"/>
                  <w:marBottom w:val="0"/>
                  <w:divBdr>
                    <w:top w:val="none" w:sz="0" w:space="0" w:color="auto"/>
                    <w:left w:val="none" w:sz="0" w:space="0" w:color="auto"/>
                    <w:bottom w:val="none" w:sz="0" w:space="0" w:color="auto"/>
                    <w:right w:val="none" w:sz="0" w:space="0" w:color="auto"/>
                  </w:divBdr>
                </w:div>
                <w:div w:id="522937508">
                  <w:marLeft w:val="0"/>
                  <w:marRight w:val="0"/>
                  <w:marTop w:val="0"/>
                  <w:marBottom w:val="0"/>
                  <w:divBdr>
                    <w:top w:val="none" w:sz="0" w:space="0" w:color="auto"/>
                    <w:left w:val="none" w:sz="0" w:space="0" w:color="auto"/>
                    <w:bottom w:val="none" w:sz="0" w:space="0" w:color="auto"/>
                    <w:right w:val="none" w:sz="0" w:space="0" w:color="auto"/>
                  </w:divBdr>
                </w:div>
                <w:div w:id="121311530">
                  <w:marLeft w:val="0"/>
                  <w:marRight w:val="0"/>
                  <w:marTop w:val="0"/>
                  <w:marBottom w:val="0"/>
                  <w:divBdr>
                    <w:top w:val="none" w:sz="0" w:space="0" w:color="auto"/>
                    <w:left w:val="none" w:sz="0" w:space="0" w:color="auto"/>
                    <w:bottom w:val="none" w:sz="0" w:space="0" w:color="auto"/>
                    <w:right w:val="none" w:sz="0" w:space="0" w:color="auto"/>
                  </w:divBdr>
                </w:div>
                <w:div w:id="2072381859">
                  <w:marLeft w:val="0"/>
                  <w:marRight w:val="0"/>
                  <w:marTop w:val="0"/>
                  <w:marBottom w:val="0"/>
                  <w:divBdr>
                    <w:top w:val="none" w:sz="0" w:space="0" w:color="auto"/>
                    <w:left w:val="none" w:sz="0" w:space="0" w:color="auto"/>
                    <w:bottom w:val="none" w:sz="0" w:space="0" w:color="auto"/>
                    <w:right w:val="none" w:sz="0" w:space="0" w:color="auto"/>
                  </w:divBdr>
                </w:div>
                <w:div w:id="1227377972">
                  <w:marLeft w:val="0"/>
                  <w:marRight w:val="0"/>
                  <w:marTop w:val="0"/>
                  <w:marBottom w:val="0"/>
                  <w:divBdr>
                    <w:top w:val="none" w:sz="0" w:space="0" w:color="auto"/>
                    <w:left w:val="none" w:sz="0" w:space="0" w:color="auto"/>
                    <w:bottom w:val="none" w:sz="0" w:space="0" w:color="auto"/>
                    <w:right w:val="none" w:sz="0" w:space="0" w:color="auto"/>
                  </w:divBdr>
                </w:div>
                <w:div w:id="1607691353">
                  <w:marLeft w:val="0"/>
                  <w:marRight w:val="0"/>
                  <w:marTop w:val="0"/>
                  <w:marBottom w:val="0"/>
                  <w:divBdr>
                    <w:top w:val="none" w:sz="0" w:space="0" w:color="auto"/>
                    <w:left w:val="none" w:sz="0" w:space="0" w:color="auto"/>
                    <w:bottom w:val="none" w:sz="0" w:space="0" w:color="auto"/>
                    <w:right w:val="none" w:sz="0" w:space="0" w:color="auto"/>
                  </w:divBdr>
                  <w:divsChild>
                    <w:div w:id="1922526427">
                      <w:marLeft w:val="0"/>
                      <w:marRight w:val="0"/>
                      <w:marTop w:val="0"/>
                      <w:marBottom w:val="0"/>
                      <w:divBdr>
                        <w:top w:val="none" w:sz="0" w:space="0" w:color="auto"/>
                        <w:left w:val="none" w:sz="0" w:space="0" w:color="auto"/>
                        <w:bottom w:val="none" w:sz="0" w:space="0" w:color="auto"/>
                        <w:right w:val="none" w:sz="0" w:space="0" w:color="auto"/>
                      </w:divBdr>
                    </w:div>
                    <w:div w:id="1108813714">
                      <w:marLeft w:val="0"/>
                      <w:marRight w:val="0"/>
                      <w:marTop w:val="0"/>
                      <w:marBottom w:val="0"/>
                      <w:divBdr>
                        <w:top w:val="none" w:sz="0" w:space="0" w:color="auto"/>
                        <w:left w:val="none" w:sz="0" w:space="0" w:color="auto"/>
                        <w:bottom w:val="none" w:sz="0" w:space="0" w:color="auto"/>
                        <w:right w:val="none" w:sz="0" w:space="0" w:color="auto"/>
                      </w:divBdr>
                    </w:div>
                    <w:div w:id="815799232">
                      <w:marLeft w:val="0"/>
                      <w:marRight w:val="0"/>
                      <w:marTop w:val="0"/>
                      <w:marBottom w:val="0"/>
                      <w:divBdr>
                        <w:top w:val="none" w:sz="0" w:space="0" w:color="auto"/>
                        <w:left w:val="none" w:sz="0" w:space="0" w:color="auto"/>
                        <w:bottom w:val="none" w:sz="0" w:space="0" w:color="auto"/>
                        <w:right w:val="none" w:sz="0" w:space="0" w:color="auto"/>
                      </w:divBdr>
                    </w:div>
                    <w:div w:id="362899109">
                      <w:marLeft w:val="0"/>
                      <w:marRight w:val="0"/>
                      <w:marTop w:val="0"/>
                      <w:marBottom w:val="0"/>
                      <w:divBdr>
                        <w:top w:val="none" w:sz="0" w:space="0" w:color="auto"/>
                        <w:left w:val="none" w:sz="0" w:space="0" w:color="auto"/>
                        <w:bottom w:val="none" w:sz="0" w:space="0" w:color="auto"/>
                        <w:right w:val="none" w:sz="0" w:space="0" w:color="auto"/>
                      </w:divBdr>
                    </w:div>
                    <w:div w:id="1629777626">
                      <w:marLeft w:val="0"/>
                      <w:marRight w:val="0"/>
                      <w:marTop w:val="0"/>
                      <w:marBottom w:val="0"/>
                      <w:divBdr>
                        <w:top w:val="none" w:sz="0" w:space="0" w:color="auto"/>
                        <w:left w:val="none" w:sz="0" w:space="0" w:color="auto"/>
                        <w:bottom w:val="none" w:sz="0" w:space="0" w:color="auto"/>
                        <w:right w:val="none" w:sz="0" w:space="0" w:color="auto"/>
                      </w:divBdr>
                    </w:div>
                    <w:div w:id="928736455">
                      <w:marLeft w:val="0"/>
                      <w:marRight w:val="0"/>
                      <w:marTop w:val="0"/>
                      <w:marBottom w:val="0"/>
                      <w:divBdr>
                        <w:top w:val="none" w:sz="0" w:space="0" w:color="auto"/>
                        <w:left w:val="none" w:sz="0" w:space="0" w:color="auto"/>
                        <w:bottom w:val="none" w:sz="0" w:space="0" w:color="auto"/>
                        <w:right w:val="none" w:sz="0" w:space="0" w:color="auto"/>
                      </w:divBdr>
                    </w:div>
                    <w:div w:id="1559131005">
                      <w:marLeft w:val="0"/>
                      <w:marRight w:val="0"/>
                      <w:marTop w:val="0"/>
                      <w:marBottom w:val="0"/>
                      <w:divBdr>
                        <w:top w:val="none" w:sz="0" w:space="0" w:color="auto"/>
                        <w:left w:val="none" w:sz="0" w:space="0" w:color="auto"/>
                        <w:bottom w:val="none" w:sz="0" w:space="0" w:color="auto"/>
                        <w:right w:val="none" w:sz="0" w:space="0" w:color="auto"/>
                      </w:divBdr>
                    </w:div>
                    <w:div w:id="842160886">
                      <w:marLeft w:val="0"/>
                      <w:marRight w:val="0"/>
                      <w:marTop w:val="0"/>
                      <w:marBottom w:val="0"/>
                      <w:divBdr>
                        <w:top w:val="none" w:sz="0" w:space="0" w:color="auto"/>
                        <w:left w:val="none" w:sz="0" w:space="0" w:color="auto"/>
                        <w:bottom w:val="none" w:sz="0" w:space="0" w:color="auto"/>
                        <w:right w:val="none" w:sz="0" w:space="0" w:color="auto"/>
                      </w:divBdr>
                    </w:div>
                    <w:div w:id="1088964268">
                      <w:marLeft w:val="0"/>
                      <w:marRight w:val="0"/>
                      <w:marTop w:val="0"/>
                      <w:marBottom w:val="0"/>
                      <w:divBdr>
                        <w:top w:val="none" w:sz="0" w:space="0" w:color="auto"/>
                        <w:left w:val="none" w:sz="0" w:space="0" w:color="auto"/>
                        <w:bottom w:val="none" w:sz="0" w:space="0" w:color="auto"/>
                        <w:right w:val="none" w:sz="0" w:space="0" w:color="auto"/>
                      </w:divBdr>
                    </w:div>
                    <w:div w:id="1117411038">
                      <w:marLeft w:val="0"/>
                      <w:marRight w:val="0"/>
                      <w:marTop w:val="0"/>
                      <w:marBottom w:val="0"/>
                      <w:divBdr>
                        <w:top w:val="none" w:sz="0" w:space="0" w:color="auto"/>
                        <w:left w:val="none" w:sz="0" w:space="0" w:color="auto"/>
                        <w:bottom w:val="none" w:sz="0" w:space="0" w:color="auto"/>
                        <w:right w:val="none" w:sz="0" w:space="0" w:color="auto"/>
                      </w:divBdr>
                    </w:div>
                    <w:div w:id="784347880">
                      <w:marLeft w:val="0"/>
                      <w:marRight w:val="0"/>
                      <w:marTop w:val="0"/>
                      <w:marBottom w:val="0"/>
                      <w:divBdr>
                        <w:top w:val="none" w:sz="0" w:space="0" w:color="auto"/>
                        <w:left w:val="none" w:sz="0" w:space="0" w:color="auto"/>
                        <w:bottom w:val="none" w:sz="0" w:space="0" w:color="auto"/>
                        <w:right w:val="none" w:sz="0" w:space="0" w:color="auto"/>
                      </w:divBdr>
                    </w:div>
                    <w:div w:id="319891129">
                      <w:marLeft w:val="0"/>
                      <w:marRight w:val="0"/>
                      <w:marTop w:val="0"/>
                      <w:marBottom w:val="0"/>
                      <w:divBdr>
                        <w:top w:val="none" w:sz="0" w:space="0" w:color="auto"/>
                        <w:left w:val="none" w:sz="0" w:space="0" w:color="auto"/>
                        <w:bottom w:val="none" w:sz="0" w:space="0" w:color="auto"/>
                        <w:right w:val="none" w:sz="0" w:space="0" w:color="auto"/>
                      </w:divBdr>
                    </w:div>
                    <w:div w:id="546066855">
                      <w:marLeft w:val="0"/>
                      <w:marRight w:val="0"/>
                      <w:marTop w:val="0"/>
                      <w:marBottom w:val="0"/>
                      <w:divBdr>
                        <w:top w:val="none" w:sz="0" w:space="0" w:color="auto"/>
                        <w:left w:val="none" w:sz="0" w:space="0" w:color="auto"/>
                        <w:bottom w:val="none" w:sz="0" w:space="0" w:color="auto"/>
                        <w:right w:val="none" w:sz="0" w:space="0" w:color="auto"/>
                      </w:divBdr>
                    </w:div>
                    <w:div w:id="70394621">
                      <w:marLeft w:val="0"/>
                      <w:marRight w:val="0"/>
                      <w:marTop w:val="0"/>
                      <w:marBottom w:val="0"/>
                      <w:divBdr>
                        <w:top w:val="none" w:sz="0" w:space="0" w:color="auto"/>
                        <w:left w:val="none" w:sz="0" w:space="0" w:color="auto"/>
                        <w:bottom w:val="none" w:sz="0" w:space="0" w:color="auto"/>
                        <w:right w:val="none" w:sz="0" w:space="0" w:color="auto"/>
                      </w:divBdr>
                    </w:div>
                    <w:div w:id="1329091556">
                      <w:marLeft w:val="0"/>
                      <w:marRight w:val="0"/>
                      <w:marTop w:val="0"/>
                      <w:marBottom w:val="0"/>
                      <w:divBdr>
                        <w:top w:val="none" w:sz="0" w:space="0" w:color="auto"/>
                        <w:left w:val="none" w:sz="0" w:space="0" w:color="auto"/>
                        <w:bottom w:val="none" w:sz="0" w:space="0" w:color="auto"/>
                        <w:right w:val="none" w:sz="0" w:space="0" w:color="auto"/>
                      </w:divBdr>
                    </w:div>
                    <w:div w:id="1660578586">
                      <w:marLeft w:val="0"/>
                      <w:marRight w:val="0"/>
                      <w:marTop w:val="0"/>
                      <w:marBottom w:val="0"/>
                      <w:divBdr>
                        <w:top w:val="none" w:sz="0" w:space="0" w:color="auto"/>
                        <w:left w:val="none" w:sz="0" w:space="0" w:color="auto"/>
                        <w:bottom w:val="none" w:sz="0" w:space="0" w:color="auto"/>
                        <w:right w:val="none" w:sz="0" w:space="0" w:color="auto"/>
                      </w:divBdr>
                    </w:div>
                    <w:div w:id="2111270518">
                      <w:marLeft w:val="0"/>
                      <w:marRight w:val="0"/>
                      <w:marTop w:val="0"/>
                      <w:marBottom w:val="0"/>
                      <w:divBdr>
                        <w:top w:val="none" w:sz="0" w:space="0" w:color="auto"/>
                        <w:left w:val="none" w:sz="0" w:space="0" w:color="auto"/>
                        <w:bottom w:val="none" w:sz="0" w:space="0" w:color="auto"/>
                        <w:right w:val="none" w:sz="0" w:space="0" w:color="auto"/>
                      </w:divBdr>
                    </w:div>
                    <w:div w:id="1196507049">
                      <w:marLeft w:val="0"/>
                      <w:marRight w:val="0"/>
                      <w:marTop w:val="0"/>
                      <w:marBottom w:val="0"/>
                      <w:divBdr>
                        <w:top w:val="none" w:sz="0" w:space="0" w:color="auto"/>
                        <w:left w:val="none" w:sz="0" w:space="0" w:color="auto"/>
                        <w:bottom w:val="none" w:sz="0" w:space="0" w:color="auto"/>
                        <w:right w:val="none" w:sz="0" w:space="0" w:color="auto"/>
                      </w:divBdr>
                    </w:div>
                    <w:div w:id="1456606804">
                      <w:marLeft w:val="0"/>
                      <w:marRight w:val="0"/>
                      <w:marTop w:val="0"/>
                      <w:marBottom w:val="0"/>
                      <w:divBdr>
                        <w:top w:val="none" w:sz="0" w:space="0" w:color="auto"/>
                        <w:left w:val="none" w:sz="0" w:space="0" w:color="auto"/>
                        <w:bottom w:val="none" w:sz="0" w:space="0" w:color="auto"/>
                        <w:right w:val="none" w:sz="0" w:space="0" w:color="auto"/>
                      </w:divBdr>
                    </w:div>
                    <w:div w:id="1216352867">
                      <w:marLeft w:val="0"/>
                      <w:marRight w:val="0"/>
                      <w:marTop w:val="0"/>
                      <w:marBottom w:val="0"/>
                      <w:divBdr>
                        <w:top w:val="none" w:sz="0" w:space="0" w:color="auto"/>
                        <w:left w:val="none" w:sz="0" w:space="0" w:color="auto"/>
                        <w:bottom w:val="none" w:sz="0" w:space="0" w:color="auto"/>
                        <w:right w:val="none" w:sz="0" w:space="0" w:color="auto"/>
                      </w:divBdr>
                    </w:div>
                    <w:div w:id="1740522166">
                      <w:marLeft w:val="0"/>
                      <w:marRight w:val="0"/>
                      <w:marTop w:val="0"/>
                      <w:marBottom w:val="0"/>
                      <w:divBdr>
                        <w:top w:val="none" w:sz="0" w:space="0" w:color="auto"/>
                        <w:left w:val="none" w:sz="0" w:space="0" w:color="auto"/>
                        <w:bottom w:val="none" w:sz="0" w:space="0" w:color="auto"/>
                        <w:right w:val="none" w:sz="0" w:space="0" w:color="auto"/>
                      </w:divBdr>
                    </w:div>
                    <w:div w:id="1694069213">
                      <w:marLeft w:val="0"/>
                      <w:marRight w:val="0"/>
                      <w:marTop w:val="0"/>
                      <w:marBottom w:val="0"/>
                      <w:divBdr>
                        <w:top w:val="none" w:sz="0" w:space="0" w:color="auto"/>
                        <w:left w:val="none" w:sz="0" w:space="0" w:color="auto"/>
                        <w:bottom w:val="none" w:sz="0" w:space="0" w:color="auto"/>
                        <w:right w:val="none" w:sz="0" w:space="0" w:color="auto"/>
                      </w:divBdr>
                    </w:div>
                    <w:div w:id="14850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48222">
      <w:bodyDiv w:val="1"/>
      <w:marLeft w:val="0"/>
      <w:marRight w:val="0"/>
      <w:marTop w:val="0"/>
      <w:marBottom w:val="0"/>
      <w:divBdr>
        <w:top w:val="none" w:sz="0" w:space="0" w:color="auto"/>
        <w:left w:val="none" w:sz="0" w:space="0" w:color="auto"/>
        <w:bottom w:val="none" w:sz="0" w:space="0" w:color="auto"/>
        <w:right w:val="none" w:sz="0" w:space="0" w:color="auto"/>
      </w:divBdr>
    </w:div>
    <w:div w:id="1364092824">
      <w:bodyDiv w:val="1"/>
      <w:marLeft w:val="0"/>
      <w:marRight w:val="0"/>
      <w:marTop w:val="0"/>
      <w:marBottom w:val="0"/>
      <w:divBdr>
        <w:top w:val="none" w:sz="0" w:space="0" w:color="auto"/>
        <w:left w:val="none" w:sz="0" w:space="0" w:color="auto"/>
        <w:bottom w:val="none" w:sz="0" w:space="0" w:color="auto"/>
        <w:right w:val="none" w:sz="0" w:space="0" w:color="auto"/>
      </w:divBdr>
    </w:div>
    <w:div w:id="1378823617">
      <w:bodyDiv w:val="1"/>
      <w:marLeft w:val="0"/>
      <w:marRight w:val="0"/>
      <w:marTop w:val="0"/>
      <w:marBottom w:val="0"/>
      <w:divBdr>
        <w:top w:val="none" w:sz="0" w:space="0" w:color="auto"/>
        <w:left w:val="none" w:sz="0" w:space="0" w:color="auto"/>
        <w:bottom w:val="none" w:sz="0" w:space="0" w:color="auto"/>
        <w:right w:val="none" w:sz="0" w:space="0" w:color="auto"/>
      </w:divBdr>
    </w:div>
    <w:div w:id="1380203688">
      <w:bodyDiv w:val="1"/>
      <w:marLeft w:val="0"/>
      <w:marRight w:val="0"/>
      <w:marTop w:val="0"/>
      <w:marBottom w:val="0"/>
      <w:divBdr>
        <w:top w:val="none" w:sz="0" w:space="0" w:color="auto"/>
        <w:left w:val="none" w:sz="0" w:space="0" w:color="auto"/>
        <w:bottom w:val="none" w:sz="0" w:space="0" w:color="auto"/>
        <w:right w:val="none" w:sz="0" w:space="0" w:color="auto"/>
      </w:divBdr>
    </w:div>
    <w:div w:id="1383213984">
      <w:bodyDiv w:val="1"/>
      <w:marLeft w:val="0"/>
      <w:marRight w:val="0"/>
      <w:marTop w:val="0"/>
      <w:marBottom w:val="0"/>
      <w:divBdr>
        <w:top w:val="none" w:sz="0" w:space="0" w:color="auto"/>
        <w:left w:val="none" w:sz="0" w:space="0" w:color="auto"/>
        <w:bottom w:val="none" w:sz="0" w:space="0" w:color="auto"/>
        <w:right w:val="none" w:sz="0" w:space="0" w:color="auto"/>
      </w:divBdr>
    </w:div>
    <w:div w:id="1384210344">
      <w:bodyDiv w:val="1"/>
      <w:marLeft w:val="0"/>
      <w:marRight w:val="0"/>
      <w:marTop w:val="0"/>
      <w:marBottom w:val="0"/>
      <w:divBdr>
        <w:top w:val="none" w:sz="0" w:space="0" w:color="auto"/>
        <w:left w:val="none" w:sz="0" w:space="0" w:color="auto"/>
        <w:bottom w:val="none" w:sz="0" w:space="0" w:color="auto"/>
        <w:right w:val="none" w:sz="0" w:space="0" w:color="auto"/>
      </w:divBdr>
      <w:divsChild>
        <w:div w:id="269046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68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760670">
      <w:bodyDiv w:val="1"/>
      <w:marLeft w:val="0"/>
      <w:marRight w:val="0"/>
      <w:marTop w:val="0"/>
      <w:marBottom w:val="0"/>
      <w:divBdr>
        <w:top w:val="none" w:sz="0" w:space="0" w:color="auto"/>
        <w:left w:val="none" w:sz="0" w:space="0" w:color="auto"/>
        <w:bottom w:val="none" w:sz="0" w:space="0" w:color="auto"/>
        <w:right w:val="none" w:sz="0" w:space="0" w:color="auto"/>
      </w:divBdr>
    </w:div>
    <w:div w:id="1391461586">
      <w:bodyDiv w:val="1"/>
      <w:marLeft w:val="0"/>
      <w:marRight w:val="0"/>
      <w:marTop w:val="0"/>
      <w:marBottom w:val="0"/>
      <w:divBdr>
        <w:top w:val="none" w:sz="0" w:space="0" w:color="auto"/>
        <w:left w:val="none" w:sz="0" w:space="0" w:color="auto"/>
        <w:bottom w:val="none" w:sz="0" w:space="0" w:color="auto"/>
        <w:right w:val="none" w:sz="0" w:space="0" w:color="auto"/>
      </w:divBdr>
    </w:div>
    <w:div w:id="1401977800">
      <w:bodyDiv w:val="1"/>
      <w:marLeft w:val="0"/>
      <w:marRight w:val="0"/>
      <w:marTop w:val="0"/>
      <w:marBottom w:val="0"/>
      <w:divBdr>
        <w:top w:val="none" w:sz="0" w:space="0" w:color="auto"/>
        <w:left w:val="none" w:sz="0" w:space="0" w:color="auto"/>
        <w:bottom w:val="none" w:sz="0" w:space="0" w:color="auto"/>
        <w:right w:val="none" w:sz="0" w:space="0" w:color="auto"/>
      </w:divBdr>
    </w:div>
    <w:div w:id="1406101259">
      <w:bodyDiv w:val="1"/>
      <w:marLeft w:val="0"/>
      <w:marRight w:val="0"/>
      <w:marTop w:val="0"/>
      <w:marBottom w:val="0"/>
      <w:divBdr>
        <w:top w:val="none" w:sz="0" w:space="0" w:color="auto"/>
        <w:left w:val="none" w:sz="0" w:space="0" w:color="auto"/>
        <w:bottom w:val="none" w:sz="0" w:space="0" w:color="auto"/>
        <w:right w:val="none" w:sz="0" w:space="0" w:color="auto"/>
      </w:divBdr>
    </w:div>
    <w:div w:id="1412383978">
      <w:bodyDiv w:val="1"/>
      <w:marLeft w:val="0"/>
      <w:marRight w:val="0"/>
      <w:marTop w:val="0"/>
      <w:marBottom w:val="0"/>
      <w:divBdr>
        <w:top w:val="none" w:sz="0" w:space="0" w:color="auto"/>
        <w:left w:val="none" w:sz="0" w:space="0" w:color="auto"/>
        <w:bottom w:val="none" w:sz="0" w:space="0" w:color="auto"/>
        <w:right w:val="none" w:sz="0" w:space="0" w:color="auto"/>
      </w:divBdr>
    </w:div>
    <w:div w:id="1422683497">
      <w:bodyDiv w:val="1"/>
      <w:marLeft w:val="0"/>
      <w:marRight w:val="0"/>
      <w:marTop w:val="0"/>
      <w:marBottom w:val="0"/>
      <w:divBdr>
        <w:top w:val="none" w:sz="0" w:space="0" w:color="auto"/>
        <w:left w:val="none" w:sz="0" w:space="0" w:color="auto"/>
        <w:bottom w:val="none" w:sz="0" w:space="0" w:color="auto"/>
        <w:right w:val="none" w:sz="0" w:space="0" w:color="auto"/>
      </w:divBdr>
    </w:div>
    <w:div w:id="1425297926">
      <w:bodyDiv w:val="1"/>
      <w:marLeft w:val="0"/>
      <w:marRight w:val="0"/>
      <w:marTop w:val="0"/>
      <w:marBottom w:val="0"/>
      <w:divBdr>
        <w:top w:val="none" w:sz="0" w:space="0" w:color="auto"/>
        <w:left w:val="none" w:sz="0" w:space="0" w:color="auto"/>
        <w:bottom w:val="none" w:sz="0" w:space="0" w:color="auto"/>
        <w:right w:val="none" w:sz="0" w:space="0" w:color="auto"/>
      </w:divBdr>
    </w:div>
    <w:div w:id="1430393952">
      <w:bodyDiv w:val="1"/>
      <w:marLeft w:val="0"/>
      <w:marRight w:val="0"/>
      <w:marTop w:val="0"/>
      <w:marBottom w:val="0"/>
      <w:divBdr>
        <w:top w:val="none" w:sz="0" w:space="0" w:color="auto"/>
        <w:left w:val="none" w:sz="0" w:space="0" w:color="auto"/>
        <w:bottom w:val="none" w:sz="0" w:space="0" w:color="auto"/>
        <w:right w:val="none" w:sz="0" w:space="0" w:color="auto"/>
      </w:divBdr>
    </w:div>
    <w:div w:id="1437365227">
      <w:bodyDiv w:val="1"/>
      <w:marLeft w:val="0"/>
      <w:marRight w:val="0"/>
      <w:marTop w:val="0"/>
      <w:marBottom w:val="0"/>
      <w:divBdr>
        <w:top w:val="none" w:sz="0" w:space="0" w:color="auto"/>
        <w:left w:val="none" w:sz="0" w:space="0" w:color="auto"/>
        <w:bottom w:val="none" w:sz="0" w:space="0" w:color="auto"/>
        <w:right w:val="none" w:sz="0" w:space="0" w:color="auto"/>
      </w:divBdr>
    </w:div>
    <w:div w:id="1446734595">
      <w:bodyDiv w:val="1"/>
      <w:marLeft w:val="0"/>
      <w:marRight w:val="0"/>
      <w:marTop w:val="0"/>
      <w:marBottom w:val="0"/>
      <w:divBdr>
        <w:top w:val="none" w:sz="0" w:space="0" w:color="auto"/>
        <w:left w:val="none" w:sz="0" w:space="0" w:color="auto"/>
        <w:bottom w:val="none" w:sz="0" w:space="0" w:color="auto"/>
        <w:right w:val="none" w:sz="0" w:space="0" w:color="auto"/>
      </w:divBdr>
      <w:divsChild>
        <w:div w:id="755907377">
          <w:marLeft w:val="0"/>
          <w:marRight w:val="0"/>
          <w:marTop w:val="0"/>
          <w:marBottom w:val="0"/>
          <w:divBdr>
            <w:top w:val="none" w:sz="0" w:space="0" w:color="auto"/>
            <w:left w:val="none" w:sz="0" w:space="0" w:color="auto"/>
            <w:bottom w:val="none" w:sz="0" w:space="0" w:color="auto"/>
            <w:right w:val="none" w:sz="0" w:space="0" w:color="auto"/>
          </w:divBdr>
        </w:div>
      </w:divsChild>
    </w:div>
    <w:div w:id="1451626647">
      <w:bodyDiv w:val="1"/>
      <w:marLeft w:val="0"/>
      <w:marRight w:val="0"/>
      <w:marTop w:val="0"/>
      <w:marBottom w:val="0"/>
      <w:divBdr>
        <w:top w:val="none" w:sz="0" w:space="0" w:color="auto"/>
        <w:left w:val="none" w:sz="0" w:space="0" w:color="auto"/>
        <w:bottom w:val="none" w:sz="0" w:space="0" w:color="auto"/>
        <w:right w:val="none" w:sz="0" w:space="0" w:color="auto"/>
      </w:divBdr>
      <w:divsChild>
        <w:div w:id="1422876736">
          <w:marLeft w:val="0"/>
          <w:marRight w:val="0"/>
          <w:marTop w:val="0"/>
          <w:marBottom w:val="0"/>
          <w:divBdr>
            <w:top w:val="none" w:sz="0" w:space="0" w:color="auto"/>
            <w:left w:val="none" w:sz="0" w:space="0" w:color="auto"/>
            <w:bottom w:val="none" w:sz="0" w:space="0" w:color="auto"/>
            <w:right w:val="none" w:sz="0" w:space="0" w:color="auto"/>
          </w:divBdr>
          <w:divsChild>
            <w:div w:id="486941304">
              <w:marLeft w:val="0"/>
              <w:marRight w:val="0"/>
              <w:marTop w:val="0"/>
              <w:marBottom w:val="0"/>
              <w:divBdr>
                <w:top w:val="none" w:sz="0" w:space="0" w:color="auto"/>
                <w:left w:val="single" w:sz="18" w:space="8" w:color="6CE26C"/>
                <w:bottom w:val="none" w:sz="0" w:space="0" w:color="auto"/>
                <w:right w:val="none" w:sz="0" w:space="0" w:color="auto"/>
              </w:divBdr>
            </w:div>
          </w:divsChild>
        </w:div>
        <w:div w:id="48921612">
          <w:marLeft w:val="0"/>
          <w:marRight w:val="0"/>
          <w:marTop w:val="0"/>
          <w:marBottom w:val="0"/>
          <w:divBdr>
            <w:top w:val="none" w:sz="0" w:space="0" w:color="auto"/>
            <w:left w:val="none" w:sz="0" w:space="0" w:color="auto"/>
            <w:bottom w:val="none" w:sz="0" w:space="0" w:color="auto"/>
            <w:right w:val="none" w:sz="0" w:space="0" w:color="auto"/>
          </w:divBdr>
          <w:divsChild>
            <w:div w:id="637304667">
              <w:marLeft w:val="0"/>
              <w:marRight w:val="0"/>
              <w:marTop w:val="0"/>
              <w:marBottom w:val="0"/>
              <w:divBdr>
                <w:top w:val="none" w:sz="0" w:space="0" w:color="auto"/>
                <w:left w:val="single" w:sz="18" w:space="8" w:color="6CE26C"/>
                <w:bottom w:val="none" w:sz="0" w:space="0" w:color="auto"/>
                <w:right w:val="none" w:sz="0" w:space="0" w:color="auto"/>
              </w:divBdr>
            </w:div>
          </w:divsChild>
        </w:div>
        <w:div w:id="2130317079">
          <w:marLeft w:val="0"/>
          <w:marRight w:val="0"/>
          <w:marTop w:val="0"/>
          <w:marBottom w:val="0"/>
          <w:divBdr>
            <w:top w:val="none" w:sz="0" w:space="0" w:color="auto"/>
            <w:left w:val="none" w:sz="0" w:space="0" w:color="auto"/>
            <w:bottom w:val="none" w:sz="0" w:space="0" w:color="auto"/>
            <w:right w:val="none" w:sz="0" w:space="0" w:color="auto"/>
          </w:divBdr>
          <w:divsChild>
            <w:div w:id="275212362">
              <w:marLeft w:val="0"/>
              <w:marRight w:val="0"/>
              <w:marTop w:val="0"/>
              <w:marBottom w:val="0"/>
              <w:divBdr>
                <w:top w:val="none" w:sz="0" w:space="0" w:color="auto"/>
                <w:left w:val="single" w:sz="18" w:space="8" w:color="6CE26C"/>
                <w:bottom w:val="none" w:sz="0" w:space="0" w:color="auto"/>
                <w:right w:val="none" w:sz="0" w:space="0" w:color="auto"/>
              </w:divBdr>
            </w:div>
          </w:divsChild>
        </w:div>
        <w:div w:id="791050204">
          <w:marLeft w:val="0"/>
          <w:marRight w:val="0"/>
          <w:marTop w:val="0"/>
          <w:marBottom w:val="0"/>
          <w:divBdr>
            <w:top w:val="none" w:sz="0" w:space="0" w:color="auto"/>
            <w:left w:val="none" w:sz="0" w:space="0" w:color="auto"/>
            <w:bottom w:val="none" w:sz="0" w:space="0" w:color="auto"/>
            <w:right w:val="none" w:sz="0" w:space="0" w:color="auto"/>
          </w:divBdr>
          <w:divsChild>
            <w:div w:id="1823228000">
              <w:marLeft w:val="0"/>
              <w:marRight w:val="0"/>
              <w:marTop w:val="0"/>
              <w:marBottom w:val="0"/>
              <w:divBdr>
                <w:top w:val="none" w:sz="0" w:space="0" w:color="auto"/>
                <w:left w:val="single" w:sz="18" w:space="8" w:color="6CE26C"/>
                <w:bottom w:val="none" w:sz="0" w:space="0" w:color="auto"/>
                <w:right w:val="none" w:sz="0" w:space="0" w:color="auto"/>
              </w:divBdr>
            </w:div>
          </w:divsChild>
        </w:div>
        <w:div w:id="1128859910">
          <w:marLeft w:val="0"/>
          <w:marRight w:val="0"/>
          <w:marTop w:val="0"/>
          <w:marBottom w:val="0"/>
          <w:divBdr>
            <w:top w:val="none" w:sz="0" w:space="0" w:color="auto"/>
            <w:left w:val="none" w:sz="0" w:space="0" w:color="auto"/>
            <w:bottom w:val="none" w:sz="0" w:space="0" w:color="auto"/>
            <w:right w:val="none" w:sz="0" w:space="0" w:color="auto"/>
          </w:divBdr>
          <w:divsChild>
            <w:div w:id="1162425543">
              <w:marLeft w:val="0"/>
              <w:marRight w:val="0"/>
              <w:marTop w:val="0"/>
              <w:marBottom w:val="0"/>
              <w:divBdr>
                <w:top w:val="none" w:sz="0" w:space="0" w:color="auto"/>
                <w:left w:val="single" w:sz="18" w:space="8" w:color="6CE26C"/>
                <w:bottom w:val="none" w:sz="0" w:space="0" w:color="auto"/>
                <w:right w:val="none" w:sz="0" w:space="0" w:color="auto"/>
              </w:divBdr>
            </w:div>
          </w:divsChild>
        </w:div>
        <w:div w:id="1662192761">
          <w:marLeft w:val="0"/>
          <w:marRight w:val="0"/>
          <w:marTop w:val="0"/>
          <w:marBottom w:val="0"/>
          <w:divBdr>
            <w:top w:val="none" w:sz="0" w:space="0" w:color="auto"/>
            <w:left w:val="none" w:sz="0" w:space="0" w:color="auto"/>
            <w:bottom w:val="none" w:sz="0" w:space="0" w:color="auto"/>
            <w:right w:val="none" w:sz="0" w:space="0" w:color="auto"/>
          </w:divBdr>
          <w:divsChild>
            <w:div w:id="60325552">
              <w:marLeft w:val="0"/>
              <w:marRight w:val="0"/>
              <w:marTop w:val="0"/>
              <w:marBottom w:val="0"/>
              <w:divBdr>
                <w:top w:val="none" w:sz="0" w:space="0" w:color="auto"/>
                <w:left w:val="single" w:sz="18" w:space="8" w:color="6CE26C"/>
                <w:bottom w:val="none" w:sz="0" w:space="0" w:color="auto"/>
                <w:right w:val="none" w:sz="0" w:space="0" w:color="auto"/>
              </w:divBdr>
            </w:div>
          </w:divsChild>
        </w:div>
        <w:div w:id="173151509">
          <w:marLeft w:val="0"/>
          <w:marRight w:val="0"/>
          <w:marTop w:val="0"/>
          <w:marBottom w:val="0"/>
          <w:divBdr>
            <w:top w:val="none" w:sz="0" w:space="0" w:color="auto"/>
            <w:left w:val="none" w:sz="0" w:space="0" w:color="auto"/>
            <w:bottom w:val="none" w:sz="0" w:space="0" w:color="auto"/>
            <w:right w:val="none" w:sz="0" w:space="0" w:color="auto"/>
          </w:divBdr>
          <w:divsChild>
            <w:div w:id="1858082030">
              <w:marLeft w:val="0"/>
              <w:marRight w:val="0"/>
              <w:marTop w:val="0"/>
              <w:marBottom w:val="0"/>
              <w:divBdr>
                <w:top w:val="none" w:sz="0" w:space="0" w:color="auto"/>
                <w:left w:val="single" w:sz="18" w:space="8" w:color="6CE26C"/>
                <w:bottom w:val="none" w:sz="0" w:space="0" w:color="auto"/>
                <w:right w:val="none" w:sz="0" w:space="0" w:color="auto"/>
              </w:divBdr>
            </w:div>
          </w:divsChild>
        </w:div>
        <w:div w:id="770244763">
          <w:marLeft w:val="0"/>
          <w:marRight w:val="0"/>
          <w:marTop w:val="0"/>
          <w:marBottom w:val="0"/>
          <w:divBdr>
            <w:top w:val="none" w:sz="0" w:space="0" w:color="auto"/>
            <w:left w:val="none" w:sz="0" w:space="0" w:color="auto"/>
            <w:bottom w:val="none" w:sz="0" w:space="0" w:color="auto"/>
            <w:right w:val="none" w:sz="0" w:space="0" w:color="auto"/>
          </w:divBdr>
          <w:divsChild>
            <w:div w:id="2078238204">
              <w:marLeft w:val="0"/>
              <w:marRight w:val="0"/>
              <w:marTop w:val="0"/>
              <w:marBottom w:val="0"/>
              <w:divBdr>
                <w:top w:val="none" w:sz="0" w:space="0" w:color="auto"/>
                <w:left w:val="single" w:sz="18" w:space="8" w:color="6CE26C"/>
                <w:bottom w:val="none" w:sz="0" w:space="0" w:color="auto"/>
                <w:right w:val="none" w:sz="0" w:space="0" w:color="auto"/>
              </w:divBdr>
            </w:div>
          </w:divsChild>
        </w:div>
        <w:div w:id="575476233">
          <w:marLeft w:val="0"/>
          <w:marRight w:val="0"/>
          <w:marTop w:val="0"/>
          <w:marBottom w:val="0"/>
          <w:divBdr>
            <w:top w:val="none" w:sz="0" w:space="0" w:color="auto"/>
            <w:left w:val="none" w:sz="0" w:space="0" w:color="auto"/>
            <w:bottom w:val="none" w:sz="0" w:space="0" w:color="auto"/>
            <w:right w:val="none" w:sz="0" w:space="0" w:color="auto"/>
          </w:divBdr>
          <w:divsChild>
            <w:div w:id="944922121">
              <w:marLeft w:val="0"/>
              <w:marRight w:val="0"/>
              <w:marTop w:val="0"/>
              <w:marBottom w:val="0"/>
              <w:divBdr>
                <w:top w:val="none" w:sz="0" w:space="0" w:color="auto"/>
                <w:left w:val="single" w:sz="18" w:space="8" w:color="6CE26C"/>
                <w:bottom w:val="none" w:sz="0" w:space="0" w:color="auto"/>
                <w:right w:val="none" w:sz="0" w:space="0" w:color="auto"/>
              </w:divBdr>
            </w:div>
          </w:divsChild>
        </w:div>
        <w:div w:id="188182297">
          <w:marLeft w:val="0"/>
          <w:marRight w:val="0"/>
          <w:marTop w:val="0"/>
          <w:marBottom w:val="0"/>
          <w:divBdr>
            <w:top w:val="none" w:sz="0" w:space="0" w:color="auto"/>
            <w:left w:val="none" w:sz="0" w:space="0" w:color="auto"/>
            <w:bottom w:val="none" w:sz="0" w:space="0" w:color="auto"/>
            <w:right w:val="none" w:sz="0" w:space="0" w:color="auto"/>
          </w:divBdr>
          <w:divsChild>
            <w:div w:id="44920617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53552165">
      <w:bodyDiv w:val="1"/>
      <w:marLeft w:val="0"/>
      <w:marRight w:val="0"/>
      <w:marTop w:val="0"/>
      <w:marBottom w:val="0"/>
      <w:divBdr>
        <w:top w:val="none" w:sz="0" w:space="0" w:color="auto"/>
        <w:left w:val="none" w:sz="0" w:space="0" w:color="auto"/>
        <w:bottom w:val="none" w:sz="0" w:space="0" w:color="auto"/>
        <w:right w:val="none" w:sz="0" w:space="0" w:color="auto"/>
      </w:divBdr>
    </w:div>
    <w:div w:id="1454590844">
      <w:bodyDiv w:val="1"/>
      <w:marLeft w:val="0"/>
      <w:marRight w:val="0"/>
      <w:marTop w:val="0"/>
      <w:marBottom w:val="0"/>
      <w:divBdr>
        <w:top w:val="none" w:sz="0" w:space="0" w:color="auto"/>
        <w:left w:val="none" w:sz="0" w:space="0" w:color="auto"/>
        <w:bottom w:val="none" w:sz="0" w:space="0" w:color="auto"/>
        <w:right w:val="none" w:sz="0" w:space="0" w:color="auto"/>
      </w:divBdr>
    </w:div>
    <w:div w:id="1473794524">
      <w:bodyDiv w:val="1"/>
      <w:marLeft w:val="0"/>
      <w:marRight w:val="0"/>
      <w:marTop w:val="0"/>
      <w:marBottom w:val="0"/>
      <w:divBdr>
        <w:top w:val="none" w:sz="0" w:space="0" w:color="auto"/>
        <w:left w:val="none" w:sz="0" w:space="0" w:color="auto"/>
        <w:bottom w:val="none" w:sz="0" w:space="0" w:color="auto"/>
        <w:right w:val="none" w:sz="0" w:space="0" w:color="auto"/>
      </w:divBdr>
    </w:div>
    <w:div w:id="1474566970">
      <w:bodyDiv w:val="1"/>
      <w:marLeft w:val="0"/>
      <w:marRight w:val="0"/>
      <w:marTop w:val="0"/>
      <w:marBottom w:val="0"/>
      <w:divBdr>
        <w:top w:val="none" w:sz="0" w:space="0" w:color="auto"/>
        <w:left w:val="none" w:sz="0" w:space="0" w:color="auto"/>
        <w:bottom w:val="none" w:sz="0" w:space="0" w:color="auto"/>
        <w:right w:val="none" w:sz="0" w:space="0" w:color="auto"/>
      </w:divBdr>
    </w:div>
    <w:div w:id="1475752095">
      <w:bodyDiv w:val="1"/>
      <w:marLeft w:val="0"/>
      <w:marRight w:val="0"/>
      <w:marTop w:val="0"/>
      <w:marBottom w:val="0"/>
      <w:divBdr>
        <w:top w:val="none" w:sz="0" w:space="0" w:color="auto"/>
        <w:left w:val="none" w:sz="0" w:space="0" w:color="auto"/>
        <w:bottom w:val="none" w:sz="0" w:space="0" w:color="auto"/>
        <w:right w:val="none" w:sz="0" w:space="0" w:color="auto"/>
      </w:divBdr>
    </w:div>
    <w:div w:id="1481658265">
      <w:bodyDiv w:val="1"/>
      <w:marLeft w:val="0"/>
      <w:marRight w:val="0"/>
      <w:marTop w:val="0"/>
      <w:marBottom w:val="0"/>
      <w:divBdr>
        <w:top w:val="none" w:sz="0" w:space="0" w:color="auto"/>
        <w:left w:val="none" w:sz="0" w:space="0" w:color="auto"/>
        <w:bottom w:val="none" w:sz="0" w:space="0" w:color="auto"/>
        <w:right w:val="none" w:sz="0" w:space="0" w:color="auto"/>
      </w:divBdr>
    </w:div>
    <w:div w:id="1482849681">
      <w:bodyDiv w:val="1"/>
      <w:marLeft w:val="0"/>
      <w:marRight w:val="0"/>
      <w:marTop w:val="0"/>
      <w:marBottom w:val="0"/>
      <w:divBdr>
        <w:top w:val="none" w:sz="0" w:space="0" w:color="auto"/>
        <w:left w:val="none" w:sz="0" w:space="0" w:color="auto"/>
        <w:bottom w:val="none" w:sz="0" w:space="0" w:color="auto"/>
        <w:right w:val="none" w:sz="0" w:space="0" w:color="auto"/>
      </w:divBdr>
    </w:div>
    <w:div w:id="1490055725">
      <w:bodyDiv w:val="1"/>
      <w:marLeft w:val="0"/>
      <w:marRight w:val="0"/>
      <w:marTop w:val="0"/>
      <w:marBottom w:val="0"/>
      <w:divBdr>
        <w:top w:val="none" w:sz="0" w:space="0" w:color="auto"/>
        <w:left w:val="none" w:sz="0" w:space="0" w:color="auto"/>
        <w:bottom w:val="none" w:sz="0" w:space="0" w:color="auto"/>
        <w:right w:val="none" w:sz="0" w:space="0" w:color="auto"/>
      </w:divBdr>
    </w:div>
    <w:div w:id="1490556117">
      <w:bodyDiv w:val="1"/>
      <w:marLeft w:val="0"/>
      <w:marRight w:val="0"/>
      <w:marTop w:val="0"/>
      <w:marBottom w:val="0"/>
      <w:divBdr>
        <w:top w:val="none" w:sz="0" w:space="0" w:color="auto"/>
        <w:left w:val="none" w:sz="0" w:space="0" w:color="auto"/>
        <w:bottom w:val="none" w:sz="0" w:space="0" w:color="auto"/>
        <w:right w:val="none" w:sz="0" w:space="0" w:color="auto"/>
      </w:divBdr>
    </w:div>
    <w:div w:id="1496068120">
      <w:bodyDiv w:val="1"/>
      <w:marLeft w:val="0"/>
      <w:marRight w:val="0"/>
      <w:marTop w:val="0"/>
      <w:marBottom w:val="0"/>
      <w:divBdr>
        <w:top w:val="none" w:sz="0" w:space="0" w:color="auto"/>
        <w:left w:val="none" w:sz="0" w:space="0" w:color="auto"/>
        <w:bottom w:val="none" w:sz="0" w:space="0" w:color="auto"/>
        <w:right w:val="none" w:sz="0" w:space="0" w:color="auto"/>
      </w:divBdr>
    </w:div>
    <w:div w:id="1505589303">
      <w:bodyDiv w:val="1"/>
      <w:marLeft w:val="0"/>
      <w:marRight w:val="0"/>
      <w:marTop w:val="0"/>
      <w:marBottom w:val="0"/>
      <w:divBdr>
        <w:top w:val="none" w:sz="0" w:space="0" w:color="auto"/>
        <w:left w:val="none" w:sz="0" w:space="0" w:color="auto"/>
        <w:bottom w:val="none" w:sz="0" w:space="0" w:color="auto"/>
        <w:right w:val="none" w:sz="0" w:space="0" w:color="auto"/>
      </w:divBdr>
    </w:div>
    <w:div w:id="1509562776">
      <w:bodyDiv w:val="1"/>
      <w:marLeft w:val="0"/>
      <w:marRight w:val="0"/>
      <w:marTop w:val="0"/>
      <w:marBottom w:val="0"/>
      <w:divBdr>
        <w:top w:val="none" w:sz="0" w:space="0" w:color="auto"/>
        <w:left w:val="none" w:sz="0" w:space="0" w:color="auto"/>
        <w:bottom w:val="none" w:sz="0" w:space="0" w:color="auto"/>
        <w:right w:val="none" w:sz="0" w:space="0" w:color="auto"/>
      </w:divBdr>
    </w:div>
    <w:div w:id="1511531532">
      <w:bodyDiv w:val="1"/>
      <w:marLeft w:val="0"/>
      <w:marRight w:val="0"/>
      <w:marTop w:val="0"/>
      <w:marBottom w:val="0"/>
      <w:divBdr>
        <w:top w:val="none" w:sz="0" w:space="0" w:color="auto"/>
        <w:left w:val="none" w:sz="0" w:space="0" w:color="auto"/>
        <w:bottom w:val="none" w:sz="0" w:space="0" w:color="auto"/>
        <w:right w:val="none" w:sz="0" w:space="0" w:color="auto"/>
      </w:divBdr>
      <w:divsChild>
        <w:div w:id="975330860">
          <w:marLeft w:val="450"/>
          <w:marRight w:val="450"/>
          <w:marTop w:val="0"/>
          <w:marBottom w:val="0"/>
          <w:divBdr>
            <w:top w:val="none" w:sz="0" w:space="0" w:color="auto"/>
            <w:left w:val="none" w:sz="0" w:space="0" w:color="auto"/>
            <w:bottom w:val="none" w:sz="0" w:space="0" w:color="auto"/>
            <w:right w:val="none" w:sz="0" w:space="0" w:color="auto"/>
          </w:divBdr>
        </w:div>
      </w:divsChild>
    </w:div>
    <w:div w:id="1513031540">
      <w:bodyDiv w:val="1"/>
      <w:marLeft w:val="0"/>
      <w:marRight w:val="0"/>
      <w:marTop w:val="0"/>
      <w:marBottom w:val="0"/>
      <w:divBdr>
        <w:top w:val="none" w:sz="0" w:space="0" w:color="auto"/>
        <w:left w:val="none" w:sz="0" w:space="0" w:color="auto"/>
        <w:bottom w:val="none" w:sz="0" w:space="0" w:color="auto"/>
        <w:right w:val="none" w:sz="0" w:space="0" w:color="auto"/>
      </w:divBdr>
    </w:div>
    <w:div w:id="1513910032">
      <w:bodyDiv w:val="1"/>
      <w:marLeft w:val="0"/>
      <w:marRight w:val="0"/>
      <w:marTop w:val="0"/>
      <w:marBottom w:val="0"/>
      <w:divBdr>
        <w:top w:val="none" w:sz="0" w:space="0" w:color="auto"/>
        <w:left w:val="none" w:sz="0" w:space="0" w:color="auto"/>
        <w:bottom w:val="none" w:sz="0" w:space="0" w:color="auto"/>
        <w:right w:val="none" w:sz="0" w:space="0" w:color="auto"/>
      </w:divBdr>
    </w:div>
    <w:div w:id="1530534072">
      <w:bodyDiv w:val="1"/>
      <w:marLeft w:val="0"/>
      <w:marRight w:val="0"/>
      <w:marTop w:val="0"/>
      <w:marBottom w:val="0"/>
      <w:divBdr>
        <w:top w:val="none" w:sz="0" w:space="0" w:color="auto"/>
        <w:left w:val="none" w:sz="0" w:space="0" w:color="auto"/>
        <w:bottom w:val="none" w:sz="0" w:space="0" w:color="auto"/>
        <w:right w:val="none" w:sz="0" w:space="0" w:color="auto"/>
      </w:divBdr>
    </w:div>
    <w:div w:id="1530680576">
      <w:bodyDiv w:val="1"/>
      <w:marLeft w:val="0"/>
      <w:marRight w:val="0"/>
      <w:marTop w:val="0"/>
      <w:marBottom w:val="0"/>
      <w:divBdr>
        <w:top w:val="none" w:sz="0" w:space="0" w:color="auto"/>
        <w:left w:val="none" w:sz="0" w:space="0" w:color="auto"/>
        <w:bottom w:val="none" w:sz="0" w:space="0" w:color="auto"/>
        <w:right w:val="none" w:sz="0" w:space="0" w:color="auto"/>
      </w:divBdr>
    </w:div>
    <w:div w:id="1531604600">
      <w:bodyDiv w:val="1"/>
      <w:marLeft w:val="0"/>
      <w:marRight w:val="0"/>
      <w:marTop w:val="0"/>
      <w:marBottom w:val="0"/>
      <w:divBdr>
        <w:top w:val="none" w:sz="0" w:space="0" w:color="auto"/>
        <w:left w:val="none" w:sz="0" w:space="0" w:color="auto"/>
        <w:bottom w:val="none" w:sz="0" w:space="0" w:color="auto"/>
        <w:right w:val="none" w:sz="0" w:space="0" w:color="auto"/>
      </w:divBdr>
      <w:divsChild>
        <w:div w:id="201984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110346">
      <w:bodyDiv w:val="1"/>
      <w:marLeft w:val="0"/>
      <w:marRight w:val="0"/>
      <w:marTop w:val="0"/>
      <w:marBottom w:val="0"/>
      <w:divBdr>
        <w:top w:val="none" w:sz="0" w:space="0" w:color="auto"/>
        <w:left w:val="none" w:sz="0" w:space="0" w:color="auto"/>
        <w:bottom w:val="none" w:sz="0" w:space="0" w:color="auto"/>
        <w:right w:val="none" w:sz="0" w:space="0" w:color="auto"/>
      </w:divBdr>
    </w:div>
    <w:div w:id="1533492361">
      <w:bodyDiv w:val="1"/>
      <w:marLeft w:val="0"/>
      <w:marRight w:val="0"/>
      <w:marTop w:val="0"/>
      <w:marBottom w:val="0"/>
      <w:divBdr>
        <w:top w:val="none" w:sz="0" w:space="0" w:color="auto"/>
        <w:left w:val="none" w:sz="0" w:space="0" w:color="auto"/>
        <w:bottom w:val="none" w:sz="0" w:space="0" w:color="auto"/>
        <w:right w:val="none" w:sz="0" w:space="0" w:color="auto"/>
      </w:divBdr>
    </w:div>
    <w:div w:id="1536582307">
      <w:bodyDiv w:val="1"/>
      <w:marLeft w:val="0"/>
      <w:marRight w:val="0"/>
      <w:marTop w:val="0"/>
      <w:marBottom w:val="0"/>
      <w:divBdr>
        <w:top w:val="none" w:sz="0" w:space="0" w:color="auto"/>
        <w:left w:val="none" w:sz="0" w:space="0" w:color="auto"/>
        <w:bottom w:val="none" w:sz="0" w:space="0" w:color="auto"/>
        <w:right w:val="none" w:sz="0" w:space="0" w:color="auto"/>
      </w:divBdr>
    </w:div>
    <w:div w:id="1546870389">
      <w:bodyDiv w:val="1"/>
      <w:marLeft w:val="0"/>
      <w:marRight w:val="0"/>
      <w:marTop w:val="0"/>
      <w:marBottom w:val="0"/>
      <w:divBdr>
        <w:top w:val="none" w:sz="0" w:space="0" w:color="auto"/>
        <w:left w:val="none" w:sz="0" w:space="0" w:color="auto"/>
        <w:bottom w:val="none" w:sz="0" w:space="0" w:color="auto"/>
        <w:right w:val="none" w:sz="0" w:space="0" w:color="auto"/>
      </w:divBdr>
    </w:div>
    <w:div w:id="1550805016">
      <w:bodyDiv w:val="1"/>
      <w:marLeft w:val="0"/>
      <w:marRight w:val="0"/>
      <w:marTop w:val="0"/>
      <w:marBottom w:val="0"/>
      <w:divBdr>
        <w:top w:val="none" w:sz="0" w:space="0" w:color="auto"/>
        <w:left w:val="none" w:sz="0" w:space="0" w:color="auto"/>
        <w:bottom w:val="none" w:sz="0" w:space="0" w:color="auto"/>
        <w:right w:val="none" w:sz="0" w:space="0" w:color="auto"/>
      </w:divBdr>
    </w:div>
    <w:div w:id="1557938166">
      <w:bodyDiv w:val="1"/>
      <w:marLeft w:val="0"/>
      <w:marRight w:val="0"/>
      <w:marTop w:val="0"/>
      <w:marBottom w:val="0"/>
      <w:divBdr>
        <w:top w:val="none" w:sz="0" w:space="0" w:color="auto"/>
        <w:left w:val="none" w:sz="0" w:space="0" w:color="auto"/>
        <w:bottom w:val="none" w:sz="0" w:space="0" w:color="auto"/>
        <w:right w:val="none" w:sz="0" w:space="0" w:color="auto"/>
      </w:divBdr>
    </w:div>
    <w:div w:id="1558317954">
      <w:bodyDiv w:val="1"/>
      <w:marLeft w:val="0"/>
      <w:marRight w:val="0"/>
      <w:marTop w:val="0"/>
      <w:marBottom w:val="0"/>
      <w:divBdr>
        <w:top w:val="none" w:sz="0" w:space="0" w:color="auto"/>
        <w:left w:val="none" w:sz="0" w:space="0" w:color="auto"/>
        <w:bottom w:val="none" w:sz="0" w:space="0" w:color="auto"/>
        <w:right w:val="none" w:sz="0" w:space="0" w:color="auto"/>
      </w:divBdr>
    </w:div>
    <w:div w:id="1567295995">
      <w:bodyDiv w:val="1"/>
      <w:marLeft w:val="0"/>
      <w:marRight w:val="0"/>
      <w:marTop w:val="0"/>
      <w:marBottom w:val="0"/>
      <w:divBdr>
        <w:top w:val="none" w:sz="0" w:space="0" w:color="auto"/>
        <w:left w:val="none" w:sz="0" w:space="0" w:color="auto"/>
        <w:bottom w:val="none" w:sz="0" w:space="0" w:color="auto"/>
        <w:right w:val="none" w:sz="0" w:space="0" w:color="auto"/>
      </w:divBdr>
    </w:div>
    <w:div w:id="1573199431">
      <w:bodyDiv w:val="1"/>
      <w:marLeft w:val="0"/>
      <w:marRight w:val="0"/>
      <w:marTop w:val="0"/>
      <w:marBottom w:val="0"/>
      <w:divBdr>
        <w:top w:val="none" w:sz="0" w:space="0" w:color="auto"/>
        <w:left w:val="none" w:sz="0" w:space="0" w:color="auto"/>
        <w:bottom w:val="none" w:sz="0" w:space="0" w:color="auto"/>
        <w:right w:val="none" w:sz="0" w:space="0" w:color="auto"/>
      </w:divBdr>
    </w:div>
    <w:div w:id="1581017816">
      <w:bodyDiv w:val="1"/>
      <w:marLeft w:val="0"/>
      <w:marRight w:val="0"/>
      <w:marTop w:val="0"/>
      <w:marBottom w:val="0"/>
      <w:divBdr>
        <w:top w:val="none" w:sz="0" w:space="0" w:color="auto"/>
        <w:left w:val="none" w:sz="0" w:space="0" w:color="auto"/>
        <w:bottom w:val="none" w:sz="0" w:space="0" w:color="auto"/>
        <w:right w:val="none" w:sz="0" w:space="0" w:color="auto"/>
      </w:divBdr>
    </w:div>
    <w:div w:id="1585413934">
      <w:bodyDiv w:val="1"/>
      <w:marLeft w:val="0"/>
      <w:marRight w:val="0"/>
      <w:marTop w:val="0"/>
      <w:marBottom w:val="0"/>
      <w:divBdr>
        <w:top w:val="none" w:sz="0" w:space="0" w:color="auto"/>
        <w:left w:val="none" w:sz="0" w:space="0" w:color="auto"/>
        <w:bottom w:val="none" w:sz="0" w:space="0" w:color="auto"/>
        <w:right w:val="none" w:sz="0" w:space="0" w:color="auto"/>
      </w:divBdr>
    </w:div>
    <w:div w:id="1590387843">
      <w:bodyDiv w:val="1"/>
      <w:marLeft w:val="0"/>
      <w:marRight w:val="0"/>
      <w:marTop w:val="0"/>
      <w:marBottom w:val="0"/>
      <w:divBdr>
        <w:top w:val="none" w:sz="0" w:space="0" w:color="auto"/>
        <w:left w:val="none" w:sz="0" w:space="0" w:color="auto"/>
        <w:bottom w:val="none" w:sz="0" w:space="0" w:color="auto"/>
        <w:right w:val="none" w:sz="0" w:space="0" w:color="auto"/>
      </w:divBdr>
    </w:div>
    <w:div w:id="1592858595">
      <w:bodyDiv w:val="1"/>
      <w:marLeft w:val="0"/>
      <w:marRight w:val="0"/>
      <w:marTop w:val="0"/>
      <w:marBottom w:val="0"/>
      <w:divBdr>
        <w:top w:val="none" w:sz="0" w:space="0" w:color="auto"/>
        <w:left w:val="none" w:sz="0" w:space="0" w:color="auto"/>
        <w:bottom w:val="none" w:sz="0" w:space="0" w:color="auto"/>
        <w:right w:val="none" w:sz="0" w:space="0" w:color="auto"/>
      </w:divBdr>
      <w:divsChild>
        <w:div w:id="710417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9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209118">
      <w:bodyDiv w:val="1"/>
      <w:marLeft w:val="0"/>
      <w:marRight w:val="0"/>
      <w:marTop w:val="0"/>
      <w:marBottom w:val="0"/>
      <w:divBdr>
        <w:top w:val="none" w:sz="0" w:space="0" w:color="auto"/>
        <w:left w:val="none" w:sz="0" w:space="0" w:color="auto"/>
        <w:bottom w:val="none" w:sz="0" w:space="0" w:color="auto"/>
        <w:right w:val="none" w:sz="0" w:space="0" w:color="auto"/>
      </w:divBdr>
    </w:div>
    <w:div w:id="1611743971">
      <w:bodyDiv w:val="1"/>
      <w:marLeft w:val="0"/>
      <w:marRight w:val="0"/>
      <w:marTop w:val="0"/>
      <w:marBottom w:val="0"/>
      <w:divBdr>
        <w:top w:val="none" w:sz="0" w:space="0" w:color="auto"/>
        <w:left w:val="none" w:sz="0" w:space="0" w:color="auto"/>
        <w:bottom w:val="none" w:sz="0" w:space="0" w:color="auto"/>
        <w:right w:val="none" w:sz="0" w:space="0" w:color="auto"/>
      </w:divBdr>
    </w:div>
    <w:div w:id="1620990689">
      <w:bodyDiv w:val="1"/>
      <w:marLeft w:val="0"/>
      <w:marRight w:val="0"/>
      <w:marTop w:val="0"/>
      <w:marBottom w:val="0"/>
      <w:divBdr>
        <w:top w:val="none" w:sz="0" w:space="0" w:color="auto"/>
        <w:left w:val="none" w:sz="0" w:space="0" w:color="auto"/>
        <w:bottom w:val="none" w:sz="0" w:space="0" w:color="auto"/>
        <w:right w:val="none" w:sz="0" w:space="0" w:color="auto"/>
      </w:divBdr>
    </w:div>
    <w:div w:id="1621061004">
      <w:bodyDiv w:val="1"/>
      <w:marLeft w:val="0"/>
      <w:marRight w:val="0"/>
      <w:marTop w:val="0"/>
      <w:marBottom w:val="0"/>
      <w:divBdr>
        <w:top w:val="none" w:sz="0" w:space="0" w:color="auto"/>
        <w:left w:val="none" w:sz="0" w:space="0" w:color="auto"/>
        <w:bottom w:val="none" w:sz="0" w:space="0" w:color="auto"/>
        <w:right w:val="none" w:sz="0" w:space="0" w:color="auto"/>
      </w:divBdr>
    </w:div>
    <w:div w:id="1629126632">
      <w:bodyDiv w:val="1"/>
      <w:marLeft w:val="0"/>
      <w:marRight w:val="0"/>
      <w:marTop w:val="0"/>
      <w:marBottom w:val="0"/>
      <w:divBdr>
        <w:top w:val="none" w:sz="0" w:space="0" w:color="auto"/>
        <w:left w:val="none" w:sz="0" w:space="0" w:color="auto"/>
        <w:bottom w:val="none" w:sz="0" w:space="0" w:color="auto"/>
        <w:right w:val="none" w:sz="0" w:space="0" w:color="auto"/>
      </w:divBdr>
    </w:div>
    <w:div w:id="1630361313">
      <w:bodyDiv w:val="1"/>
      <w:marLeft w:val="0"/>
      <w:marRight w:val="0"/>
      <w:marTop w:val="0"/>
      <w:marBottom w:val="0"/>
      <w:divBdr>
        <w:top w:val="none" w:sz="0" w:space="0" w:color="auto"/>
        <w:left w:val="none" w:sz="0" w:space="0" w:color="auto"/>
        <w:bottom w:val="none" w:sz="0" w:space="0" w:color="auto"/>
        <w:right w:val="none" w:sz="0" w:space="0" w:color="auto"/>
      </w:divBdr>
    </w:div>
    <w:div w:id="1631397637">
      <w:bodyDiv w:val="1"/>
      <w:marLeft w:val="0"/>
      <w:marRight w:val="0"/>
      <w:marTop w:val="0"/>
      <w:marBottom w:val="0"/>
      <w:divBdr>
        <w:top w:val="none" w:sz="0" w:space="0" w:color="auto"/>
        <w:left w:val="none" w:sz="0" w:space="0" w:color="auto"/>
        <w:bottom w:val="none" w:sz="0" w:space="0" w:color="auto"/>
        <w:right w:val="none" w:sz="0" w:space="0" w:color="auto"/>
      </w:divBdr>
    </w:div>
    <w:div w:id="1634215069">
      <w:bodyDiv w:val="1"/>
      <w:marLeft w:val="0"/>
      <w:marRight w:val="0"/>
      <w:marTop w:val="0"/>
      <w:marBottom w:val="0"/>
      <w:divBdr>
        <w:top w:val="none" w:sz="0" w:space="0" w:color="auto"/>
        <w:left w:val="none" w:sz="0" w:space="0" w:color="auto"/>
        <w:bottom w:val="none" w:sz="0" w:space="0" w:color="auto"/>
        <w:right w:val="none" w:sz="0" w:space="0" w:color="auto"/>
      </w:divBdr>
      <w:divsChild>
        <w:div w:id="626933866">
          <w:marLeft w:val="0"/>
          <w:marRight w:val="0"/>
          <w:marTop w:val="0"/>
          <w:marBottom w:val="0"/>
          <w:divBdr>
            <w:top w:val="none" w:sz="0" w:space="0" w:color="auto"/>
            <w:left w:val="none" w:sz="0" w:space="0" w:color="auto"/>
            <w:bottom w:val="none" w:sz="0" w:space="0" w:color="auto"/>
            <w:right w:val="none" w:sz="0" w:space="0" w:color="auto"/>
          </w:divBdr>
          <w:divsChild>
            <w:div w:id="2073579500">
              <w:marLeft w:val="0"/>
              <w:marRight w:val="0"/>
              <w:marTop w:val="0"/>
              <w:marBottom w:val="0"/>
              <w:divBdr>
                <w:top w:val="none" w:sz="0" w:space="0" w:color="auto"/>
                <w:left w:val="single" w:sz="18" w:space="8" w:color="6CE26C"/>
                <w:bottom w:val="none" w:sz="0" w:space="0" w:color="auto"/>
                <w:right w:val="none" w:sz="0" w:space="0" w:color="auto"/>
              </w:divBdr>
            </w:div>
          </w:divsChild>
        </w:div>
        <w:div w:id="41759038">
          <w:marLeft w:val="0"/>
          <w:marRight w:val="0"/>
          <w:marTop w:val="0"/>
          <w:marBottom w:val="0"/>
          <w:divBdr>
            <w:top w:val="none" w:sz="0" w:space="0" w:color="auto"/>
            <w:left w:val="none" w:sz="0" w:space="0" w:color="auto"/>
            <w:bottom w:val="none" w:sz="0" w:space="0" w:color="auto"/>
            <w:right w:val="none" w:sz="0" w:space="0" w:color="auto"/>
          </w:divBdr>
          <w:divsChild>
            <w:div w:id="1592005006">
              <w:marLeft w:val="0"/>
              <w:marRight w:val="0"/>
              <w:marTop w:val="0"/>
              <w:marBottom w:val="0"/>
              <w:divBdr>
                <w:top w:val="none" w:sz="0" w:space="0" w:color="auto"/>
                <w:left w:val="single" w:sz="18" w:space="8" w:color="6CE26C"/>
                <w:bottom w:val="none" w:sz="0" w:space="0" w:color="auto"/>
                <w:right w:val="none" w:sz="0" w:space="0" w:color="auto"/>
              </w:divBdr>
            </w:div>
          </w:divsChild>
        </w:div>
        <w:div w:id="1777020789">
          <w:marLeft w:val="0"/>
          <w:marRight w:val="0"/>
          <w:marTop w:val="0"/>
          <w:marBottom w:val="0"/>
          <w:divBdr>
            <w:top w:val="none" w:sz="0" w:space="0" w:color="auto"/>
            <w:left w:val="none" w:sz="0" w:space="0" w:color="auto"/>
            <w:bottom w:val="none" w:sz="0" w:space="0" w:color="auto"/>
            <w:right w:val="none" w:sz="0" w:space="0" w:color="auto"/>
          </w:divBdr>
          <w:divsChild>
            <w:div w:id="208344555">
              <w:marLeft w:val="0"/>
              <w:marRight w:val="0"/>
              <w:marTop w:val="0"/>
              <w:marBottom w:val="0"/>
              <w:divBdr>
                <w:top w:val="none" w:sz="0" w:space="0" w:color="auto"/>
                <w:left w:val="single" w:sz="18" w:space="8" w:color="6CE26C"/>
                <w:bottom w:val="none" w:sz="0" w:space="0" w:color="auto"/>
                <w:right w:val="none" w:sz="0" w:space="0" w:color="auto"/>
              </w:divBdr>
            </w:div>
          </w:divsChild>
        </w:div>
        <w:div w:id="1493567247">
          <w:marLeft w:val="0"/>
          <w:marRight w:val="0"/>
          <w:marTop w:val="0"/>
          <w:marBottom w:val="0"/>
          <w:divBdr>
            <w:top w:val="none" w:sz="0" w:space="0" w:color="auto"/>
            <w:left w:val="none" w:sz="0" w:space="0" w:color="auto"/>
            <w:bottom w:val="none" w:sz="0" w:space="0" w:color="auto"/>
            <w:right w:val="none" w:sz="0" w:space="0" w:color="auto"/>
          </w:divBdr>
          <w:divsChild>
            <w:div w:id="603390708">
              <w:marLeft w:val="0"/>
              <w:marRight w:val="0"/>
              <w:marTop w:val="0"/>
              <w:marBottom w:val="0"/>
              <w:divBdr>
                <w:top w:val="none" w:sz="0" w:space="0" w:color="auto"/>
                <w:left w:val="single" w:sz="18" w:space="8" w:color="6CE26C"/>
                <w:bottom w:val="none" w:sz="0" w:space="0" w:color="auto"/>
                <w:right w:val="none" w:sz="0" w:space="0" w:color="auto"/>
              </w:divBdr>
            </w:div>
          </w:divsChild>
        </w:div>
        <w:div w:id="108744529">
          <w:marLeft w:val="0"/>
          <w:marRight w:val="0"/>
          <w:marTop w:val="0"/>
          <w:marBottom w:val="0"/>
          <w:divBdr>
            <w:top w:val="none" w:sz="0" w:space="0" w:color="auto"/>
            <w:left w:val="none" w:sz="0" w:space="0" w:color="auto"/>
            <w:bottom w:val="none" w:sz="0" w:space="0" w:color="auto"/>
            <w:right w:val="none" w:sz="0" w:space="0" w:color="auto"/>
          </w:divBdr>
          <w:divsChild>
            <w:div w:id="167909221">
              <w:marLeft w:val="0"/>
              <w:marRight w:val="0"/>
              <w:marTop w:val="0"/>
              <w:marBottom w:val="0"/>
              <w:divBdr>
                <w:top w:val="none" w:sz="0" w:space="0" w:color="auto"/>
                <w:left w:val="single" w:sz="18" w:space="8" w:color="6CE26C"/>
                <w:bottom w:val="none" w:sz="0" w:space="0" w:color="auto"/>
                <w:right w:val="none" w:sz="0" w:space="0" w:color="auto"/>
              </w:divBdr>
            </w:div>
          </w:divsChild>
        </w:div>
        <w:div w:id="406002275">
          <w:marLeft w:val="0"/>
          <w:marRight w:val="0"/>
          <w:marTop w:val="0"/>
          <w:marBottom w:val="0"/>
          <w:divBdr>
            <w:top w:val="none" w:sz="0" w:space="0" w:color="auto"/>
            <w:left w:val="none" w:sz="0" w:space="0" w:color="auto"/>
            <w:bottom w:val="none" w:sz="0" w:space="0" w:color="auto"/>
            <w:right w:val="none" w:sz="0" w:space="0" w:color="auto"/>
          </w:divBdr>
          <w:divsChild>
            <w:div w:id="69920522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35526122">
      <w:bodyDiv w:val="1"/>
      <w:marLeft w:val="0"/>
      <w:marRight w:val="0"/>
      <w:marTop w:val="0"/>
      <w:marBottom w:val="0"/>
      <w:divBdr>
        <w:top w:val="none" w:sz="0" w:space="0" w:color="auto"/>
        <w:left w:val="none" w:sz="0" w:space="0" w:color="auto"/>
        <w:bottom w:val="none" w:sz="0" w:space="0" w:color="auto"/>
        <w:right w:val="none" w:sz="0" w:space="0" w:color="auto"/>
      </w:divBdr>
    </w:div>
    <w:div w:id="1635602145">
      <w:bodyDiv w:val="1"/>
      <w:marLeft w:val="0"/>
      <w:marRight w:val="0"/>
      <w:marTop w:val="0"/>
      <w:marBottom w:val="0"/>
      <w:divBdr>
        <w:top w:val="none" w:sz="0" w:space="0" w:color="auto"/>
        <w:left w:val="none" w:sz="0" w:space="0" w:color="auto"/>
        <w:bottom w:val="none" w:sz="0" w:space="0" w:color="auto"/>
        <w:right w:val="none" w:sz="0" w:space="0" w:color="auto"/>
      </w:divBdr>
    </w:div>
    <w:div w:id="1639383695">
      <w:bodyDiv w:val="1"/>
      <w:marLeft w:val="0"/>
      <w:marRight w:val="0"/>
      <w:marTop w:val="0"/>
      <w:marBottom w:val="0"/>
      <w:divBdr>
        <w:top w:val="none" w:sz="0" w:space="0" w:color="auto"/>
        <w:left w:val="none" w:sz="0" w:space="0" w:color="auto"/>
        <w:bottom w:val="none" w:sz="0" w:space="0" w:color="auto"/>
        <w:right w:val="none" w:sz="0" w:space="0" w:color="auto"/>
      </w:divBdr>
    </w:div>
    <w:div w:id="1640957335">
      <w:bodyDiv w:val="1"/>
      <w:marLeft w:val="0"/>
      <w:marRight w:val="0"/>
      <w:marTop w:val="0"/>
      <w:marBottom w:val="0"/>
      <w:divBdr>
        <w:top w:val="none" w:sz="0" w:space="0" w:color="auto"/>
        <w:left w:val="none" w:sz="0" w:space="0" w:color="auto"/>
        <w:bottom w:val="none" w:sz="0" w:space="0" w:color="auto"/>
        <w:right w:val="none" w:sz="0" w:space="0" w:color="auto"/>
      </w:divBdr>
    </w:div>
    <w:div w:id="1647541195">
      <w:bodyDiv w:val="1"/>
      <w:marLeft w:val="0"/>
      <w:marRight w:val="0"/>
      <w:marTop w:val="0"/>
      <w:marBottom w:val="0"/>
      <w:divBdr>
        <w:top w:val="none" w:sz="0" w:space="0" w:color="auto"/>
        <w:left w:val="none" w:sz="0" w:space="0" w:color="auto"/>
        <w:bottom w:val="none" w:sz="0" w:space="0" w:color="auto"/>
        <w:right w:val="none" w:sz="0" w:space="0" w:color="auto"/>
      </w:divBdr>
    </w:div>
    <w:div w:id="1660881525">
      <w:bodyDiv w:val="1"/>
      <w:marLeft w:val="0"/>
      <w:marRight w:val="0"/>
      <w:marTop w:val="0"/>
      <w:marBottom w:val="0"/>
      <w:divBdr>
        <w:top w:val="none" w:sz="0" w:space="0" w:color="auto"/>
        <w:left w:val="none" w:sz="0" w:space="0" w:color="auto"/>
        <w:bottom w:val="none" w:sz="0" w:space="0" w:color="auto"/>
        <w:right w:val="none" w:sz="0" w:space="0" w:color="auto"/>
      </w:divBdr>
    </w:div>
    <w:div w:id="1666474700">
      <w:bodyDiv w:val="1"/>
      <w:marLeft w:val="0"/>
      <w:marRight w:val="0"/>
      <w:marTop w:val="0"/>
      <w:marBottom w:val="0"/>
      <w:divBdr>
        <w:top w:val="none" w:sz="0" w:space="0" w:color="auto"/>
        <w:left w:val="none" w:sz="0" w:space="0" w:color="auto"/>
        <w:bottom w:val="none" w:sz="0" w:space="0" w:color="auto"/>
        <w:right w:val="none" w:sz="0" w:space="0" w:color="auto"/>
      </w:divBdr>
    </w:div>
    <w:div w:id="1668096483">
      <w:bodyDiv w:val="1"/>
      <w:marLeft w:val="0"/>
      <w:marRight w:val="0"/>
      <w:marTop w:val="0"/>
      <w:marBottom w:val="0"/>
      <w:divBdr>
        <w:top w:val="none" w:sz="0" w:space="0" w:color="auto"/>
        <w:left w:val="none" w:sz="0" w:space="0" w:color="auto"/>
        <w:bottom w:val="none" w:sz="0" w:space="0" w:color="auto"/>
        <w:right w:val="none" w:sz="0" w:space="0" w:color="auto"/>
      </w:divBdr>
    </w:div>
    <w:div w:id="1669669698">
      <w:bodyDiv w:val="1"/>
      <w:marLeft w:val="0"/>
      <w:marRight w:val="0"/>
      <w:marTop w:val="0"/>
      <w:marBottom w:val="0"/>
      <w:divBdr>
        <w:top w:val="none" w:sz="0" w:space="0" w:color="auto"/>
        <w:left w:val="none" w:sz="0" w:space="0" w:color="auto"/>
        <w:bottom w:val="none" w:sz="0" w:space="0" w:color="auto"/>
        <w:right w:val="none" w:sz="0" w:space="0" w:color="auto"/>
      </w:divBdr>
      <w:divsChild>
        <w:div w:id="314383484">
          <w:marLeft w:val="0"/>
          <w:marRight w:val="0"/>
          <w:marTop w:val="0"/>
          <w:marBottom w:val="0"/>
          <w:divBdr>
            <w:top w:val="none" w:sz="0" w:space="0" w:color="auto"/>
            <w:left w:val="none" w:sz="0" w:space="0" w:color="auto"/>
            <w:bottom w:val="none" w:sz="0" w:space="0" w:color="auto"/>
            <w:right w:val="none" w:sz="0" w:space="0" w:color="auto"/>
          </w:divBdr>
        </w:div>
        <w:div w:id="1138376977">
          <w:marLeft w:val="0"/>
          <w:marRight w:val="0"/>
          <w:marTop w:val="0"/>
          <w:marBottom w:val="0"/>
          <w:divBdr>
            <w:top w:val="none" w:sz="0" w:space="0" w:color="auto"/>
            <w:left w:val="none" w:sz="0" w:space="0" w:color="auto"/>
            <w:bottom w:val="none" w:sz="0" w:space="0" w:color="auto"/>
            <w:right w:val="none" w:sz="0" w:space="0" w:color="auto"/>
          </w:divBdr>
        </w:div>
        <w:div w:id="905997779">
          <w:marLeft w:val="0"/>
          <w:marRight w:val="0"/>
          <w:marTop w:val="0"/>
          <w:marBottom w:val="0"/>
          <w:divBdr>
            <w:top w:val="none" w:sz="0" w:space="0" w:color="auto"/>
            <w:left w:val="none" w:sz="0" w:space="0" w:color="auto"/>
            <w:bottom w:val="none" w:sz="0" w:space="0" w:color="auto"/>
            <w:right w:val="none" w:sz="0" w:space="0" w:color="auto"/>
          </w:divBdr>
        </w:div>
      </w:divsChild>
    </w:div>
    <w:div w:id="1672097967">
      <w:bodyDiv w:val="1"/>
      <w:marLeft w:val="0"/>
      <w:marRight w:val="0"/>
      <w:marTop w:val="0"/>
      <w:marBottom w:val="0"/>
      <w:divBdr>
        <w:top w:val="none" w:sz="0" w:space="0" w:color="auto"/>
        <w:left w:val="none" w:sz="0" w:space="0" w:color="auto"/>
        <w:bottom w:val="none" w:sz="0" w:space="0" w:color="auto"/>
        <w:right w:val="none" w:sz="0" w:space="0" w:color="auto"/>
      </w:divBdr>
    </w:div>
    <w:div w:id="1685981998">
      <w:bodyDiv w:val="1"/>
      <w:marLeft w:val="0"/>
      <w:marRight w:val="0"/>
      <w:marTop w:val="0"/>
      <w:marBottom w:val="0"/>
      <w:divBdr>
        <w:top w:val="none" w:sz="0" w:space="0" w:color="auto"/>
        <w:left w:val="none" w:sz="0" w:space="0" w:color="auto"/>
        <w:bottom w:val="none" w:sz="0" w:space="0" w:color="auto"/>
        <w:right w:val="none" w:sz="0" w:space="0" w:color="auto"/>
      </w:divBdr>
    </w:div>
    <w:div w:id="1689716220">
      <w:bodyDiv w:val="1"/>
      <w:marLeft w:val="0"/>
      <w:marRight w:val="0"/>
      <w:marTop w:val="0"/>
      <w:marBottom w:val="0"/>
      <w:divBdr>
        <w:top w:val="none" w:sz="0" w:space="0" w:color="auto"/>
        <w:left w:val="none" w:sz="0" w:space="0" w:color="auto"/>
        <w:bottom w:val="none" w:sz="0" w:space="0" w:color="auto"/>
        <w:right w:val="none" w:sz="0" w:space="0" w:color="auto"/>
      </w:divBdr>
    </w:div>
    <w:div w:id="1689985005">
      <w:bodyDiv w:val="1"/>
      <w:marLeft w:val="0"/>
      <w:marRight w:val="0"/>
      <w:marTop w:val="0"/>
      <w:marBottom w:val="0"/>
      <w:divBdr>
        <w:top w:val="none" w:sz="0" w:space="0" w:color="auto"/>
        <w:left w:val="none" w:sz="0" w:space="0" w:color="auto"/>
        <w:bottom w:val="none" w:sz="0" w:space="0" w:color="auto"/>
        <w:right w:val="none" w:sz="0" w:space="0" w:color="auto"/>
      </w:divBdr>
    </w:div>
    <w:div w:id="1690325947">
      <w:bodyDiv w:val="1"/>
      <w:marLeft w:val="0"/>
      <w:marRight w:val="0"/>
      <w:marTop w:val="0"/>
      <w:marBottom w:val="0"/>
      <w:divBdr>
        <w:top w:val="none" w:sz="0" w:space="0" w:color="auto"/>
        <w:left w:val="none" w:sz="0" w:space="0" w:color="auto"/>
        <w:bottom w:val="none" w:sz="0" w:space="0" w:color="auto"/>
        <w:right w:val="none" w:sz="0" w:space="0" w:color="auto"/>
      </w:divBdr>
    </w:div>
    <w:div w:id="1692758294">
      <w:bodyDiv w:val="1"/>
      <w:marLeft w:val="0"/>
      <w:marRight w:val="0"/>
      <w:marTop w:val="0"/>
      <w:marBottom w:val="0"/>
      <w:divBdr>
        <w:top w:val="none" w:sz="0" w:space="0" w:color="auto"/>
        <w:left w:val="none" w:sz="0" w:space="0" w:color="auto"/>
        <w:bottom w:val="none" w:sz="0" w:space="0" w:color="auto"/>
        <w:right w:val="none" w:sz="0" w:space="0" w:color="auto"/>
      </w:divBdr>
    </w:div>
    <w:div w:id="1693217780">
      <w:bodyDiv w:val="1"/>
      <w:marLeft w:val="0"/>
      <w:marRight w:val="0"/>
      <w:marTop w:val="0"/>
      <w:marBottom w:val="0"/>
      <w:divBdr>
        <w:top w:val="none" w:sz="0" w:space="0" w:color="auto"/>
        <w:left w:val="none" w:sz="0" w:space="0" w:color="auto"/>
        <w:bottom w:val="none" w:sz="0" w:space="0" w:color="auto"/>
        <w:right w:val="none" w:sz="0" w:space="0" w:color="auto"/>
      </w:divBdr>
      <w:divsChild>
        <w:div w:id="563763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267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7485">
      <w:bodyDiv w:val="1"/>
      <w:marLeft w:val="0"/>
      <w:marRight w:val="0"/>
      <w:marTop w:val="0"/>
      <w:marBottom w:val="0"/>
      <w:divBdr>
        <w:top w:val="none" w:sz="0" w:space="0" w:color="auto"/>
        <w:left w:val="none" w:sz="0" w:space="0" w:color="auto"/>
        <w:bottom w:val="none" w:sz="0" w:space="0" w:color="auto"/>
        <w:right w:val="none" w:sz="0" w:space="0" w:color="auto"/>
      </w:divBdr>
      <w:divsChild>
        <w:div w:id="476186420">
          <w:marLeft w:val="0"/>
          <w:marRight w:val="0"/>
          <w:marTop w:val="0"/>
          <w:marBottom w:val="0"/>
          <w:divBdr>
            <w:top w:val="none" w:sz="0" w:space="0" w:color="auto"/>
            <w:left w:val="none" w:sz="0" w:space="0" w:color="auto"/>
            <w:bottom w:val="none" w:sz="0" w:space="0" w:color="auto"/>
            <w:right w:val="none" w:sz="0" w:space="0" w:color="auto"/>
          </w:divBdr>
          <w:divsChild>
            <w:div w:id="1881279555">
              <w:marLeft w:val="0"/>
              <w:marRight w:val="0"/>
              <w:marTop w:val="0"/>
              <w:marBottom w:val="0"/>
              <w:divBdr>
                <w:top w:val="none" w:sz="0" w:space="0" w:color="auto"/>
                <w:left w:val="none" w:sz="0" w:space="0" w:color="auto"/>
                <w:bottom w:val="none" w:sz="0" w:space="0" w:color="auto"/>
                <w:right w:val="none" w:sz="0" w:space="0" w:color="auto"/>
              </w:divBdr>
            </w:div>
            <w:div w:id="2084065486">
              <w:marLeft w:val="0"/>
              <w:marRight w:val="0"/>
              <w:marTop w:val="0"/>
              <w:marBottom w:val="0"/>
              <w:divBdr>
                <w:top w:val="none" w:sz="0" w:space="0" w:color="auto"/>
                <w:left w:val="none" w:sz="0" w:space="0" w:color="auto"/>
                <w:bottom w:val="none" w:sz="0" w:space="0" w:color="auto"/>
                <w:right w:val="none" w:sz="0" w:space="0" w:color="auto"/>
              </w:divBdr>
            </w:div>
            <w:div w:id="2125269157">
              <w:marLeft w:val="0"/>
              <w:marRight w:val="0"/>
              <w:marTop w:val="0"/>
              <w:marBottom w:val="0"/>
              <w:divBdr>
                <w:top w:val="none" w:sz="0" w:space="0" w:color="auto"/>
                <w:left w:val="none" w:sz="0" w:space="0" w:color="auto"/>
                <w:bottom w:val="none" w:sz="0" w:space="0" w:color="auto"/>
                <w:right w:val="none" w:sz="0" w:space="0" w:color="auto"/>
              </w:divBdr>
            </w:div>
            <w:div w:id="589778177">
              <w:marLeft w:val="0"/>
              <w:marRight w:val="0"/>
              <w:marTop w:val="0"/>
              <w:marBottom w:val="0"/>
              <w:divBdr>
                <w:top w:val="none" w:sz="0" w:space="0" w:color="auto"/>
                <w:left w:val="none" w:sz="0" w:space="0" w:color="auto"/>
                <w:bottom w:val="none" w:sz="0" w:space="0" w:color="auto"/>
                <w:right w:val="none" w:sz="0" w:space="0" w:color="auto"/>
              </w:divBdr>
            </w:div>
            <w:div w:id="434596112">
              <w:marLeft w:val="0"/>
              <w:marRight w:val="0"/>
              <w:marTop w:val="0"/>
              <w:marBottom w:val="0"/>
              <w:divBdr>
                <w:top w:val="none" w:sz="0" w:space="0" w:color="auto"/>
                <w:left w:val="none" w:sz="0" w:space="0" w:color="auto"/>
                <w:bottom w:val="none" w:sz="0" w:space="0" w:color="auto"/>
                <w:right w:val="none" w:sz="0" w:space="0" w:color="auto"/>
              </w:divBdr>
              <w:divsChild>
                <w:div w:id="984430131">
                  <w:marLeft w:val="0"/>
                  <w:marRight w:val="0"/>
                  <w:marTop w:val="0"/>
                  <w:marBottom w:val="0"/>
                  <w:divBdr>
                    <w:top w:val="none" w:sz="0" w:space="0" w:color="auto"/>
                    <w:left w:val="none" w:sz="0" w:space="0" w:color="auto"/>
                    <w:bottom w:val="none" w:sz="0" w:space="0" w:color="auto"/>
                    <w:right w:val="none" w:sz="0" w:space="0" w:color="auto"/>
                  </w:divBdr>
                </w:div>
                <w:div w:id="1536455749">
                  <w:marLeft w:val="0"/>
                  <w:marRight w:val="0"/>
                  <w:marTop w:val="0"/>
                  <w:marBottom w:val="0"/>
                  <w:divBdr>
                    <w:top w:val="none" w:sz="0" w:space="0" w:color="auto"/>
                    <w:left w:val="none" w:sz="0" w:space="0" w:color="auto"/>
                    <w:bottom w:val="none" w:sz="0" w:space="0" w:color="auto"/>
                    <w:right w:val="none" w:sz="0" w:space="0" w:color="auto"/>
                  </w:divBdr>
                </w:div>
                <w:div w:id="398290853">
                  <w:marLeft w:val="0"/>
                  <w:marRight w:val="0"/>
                  <w:marTop w:val="0"/>
                  <w:marBottom w:val="0"/>
                  <w:divBdr>
                    <w:top w:val="none" w:sz="0" w:space="0" w:color="auto"/>
                    <w:left w:val="none" w:sz="0" w:space="0" w:color="auto"/>
                    <w:bottom w:val="none" w:sz="0" w:space="0" w:color="auto"/>
                    <w:right w:val="none" w:sz="0" w:space="0" w:color="auto"/>
                  </w:divBdr>
                </w:div>
                <w:div w:id="8790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9550">
      <w:bodyDiv w:val="1"/>
      <w:marLeft w:val="0"/>
      <w:marRight w:val="0"/>
      <w:marTop w:val="0"/>
      <w:marBottom w:val="0"/>
      <w:divBdr>
        <w:top w:val="none" w:sz="0" w:space="0" w:color="auto"/>
        <w:left w:val="none" w:sz="0" w:space="0" w:color="auto"/>
        <w:bottom w:val="none" w:sz="0" w:space="0" w:color="auto"/>
        <w:right w:val="none" w:sz="0" w:space="0" w:color="auto"/>
      </w:divBdr>
    </w:div>
    <w:div w:id="1702315963">
      <w:bodyDiv w:val="1"/>
      <w:marLeft w:val="0"/>
      <w:marRight w:val="0"/>
      <w:marTop w:val="0"/>
      <w:marBottom w:val="0"/>
      <w:divBdr>
        <w:top w:val="none" w:sz="0" w:space="0" w:color="auto"/>
        <w:left w:val="none" w:sz="0" w:space="0" w:color="auto"/>
        <w:bottom w:val="none" w:sz="0" w:space="0" w:color="auto"/>
        <w:right w:val="none" w:sz="0" w:space="0" w:color="auto"/>
      </w:divBdr>
    </w:div>
    <w:div w:id="1702974790">
      <w:bodyDiv w:val="1"/>
      <w:marLeft w:val="0"/>
      <w:marRight w:val="0"/>
      <w:marTop w:val="0"/>
      <w:marBottom w:val="0"/>
      <w:divBdr>
        <w:top w:val="none" w:sz="0" w:space="0" w:color="auto"/>
        <w:left w:val="none" w:sz="0" w:space="0" w:color="auto"/>
        <w:bottom w:val="none" w:sz="0" w:space="0" w:color="auto"/>
        <w:right w:val="none" w:sz="0" w:space="0" w:color="auto"/>
      </w:divBdr>
    </w:div>
    <w:div w:id="1712001801">
      <w:bodyDiv w:val="1"/>
      <w:marLeft w:val="0"/>
      <w:marRight w:val="0"/>
      <w:marTop w:val="0"/>
      <w:marBottom w:val="0"/>
      <w:divBdr>
        <w:top w:val="none" w:sz="0" w:space="0" w:color="auto"/>
        <w:left w:val="none" w:sz="0" w:space="0" w:color="auto"/>
        <w:bottom w:val="none" w:sz="0" w:space="0" w:color="auto"/>
        <w:right w:val="none" w:sz="0" w:space="0" w:color="auto"/>
      </w:divBdr>
    </w:div>
    <w:div w:id="1719865076">
      <w:bodyDiv w:val="1"/>
      <w:marLeft w:val="0"/>
      <w:marRight w:val="0"/>
      <w:marTop w:val="0"/>
      <w:marBottom w:val="0"/>
      <w:divBdr>
        <w:top w:val="none" w:sz="0" w:space="0" w:color="auto"/>
        <w:left w:val="none" w:sz="0" w:space="0" w:color="auto"/>
        <w:bottom w:val="none" w:sz="0" w:space="0" w:color="auto"/>
        <w:right w:val="none" w:sz="0" w:space="0" w:color="auto"/>
      </w:divBdr>
    </w:div>
    <w:div w:id="1720669594">
      <w:bodyDiv w:val="1"/>
      <w:marLeft w:val="0"/>
      <w:marRight w:val="0"/>
      <w:marTop w:val="0"/>
      <w:marBottom w:val="0"/>
      <w:divBdr>
        <w:top w:val="none" w:sz="0" w:space="0" w:color="auto"/>
        <w:left w:val="none" w:sz="0" w:space="0" w:color="auto"/>
        <w:bottom w:val="none" w:sz="0" w:space="0" w:color="auto"/>
        <w:right w:val="none" w:sz="0" w:space="0" w:color="auto"/>
      </w:divBdr>
    </w:div>
    <w:div w:id="1726878888">
      <w:bodyDiv w:val="1"/>
      <w:marLeft w:val="0"/>
      <w:marRight w:val="0"/>
      <w:marTop w:val="0"/>
      <w:marBottom w:val="0"/>
      <w:divBdr>
        <w:top w:val="none" w:sz="0" w:space="0" w:color="auto"/>
        <w:left w:val="none" w:sz="0" w:space="0" w:color="auto"/>
        <w:bottom w:val="none" w:sz="0" w:space="0" w:color="auto"/>
        <w:right w:val="none" w:sz="0" w:space="0" w:color="auto"/>
      </w:divBdr>
    </w:div>
    <w:div w:id="1727097980">
      <w:bodyDiv w:val="1"/>
      <w:marLeft w:val="0"/>
      <w:marRight w:val="0"/>
      <w:marTop w:val="0"/>
      <w:marBottom w:val="0"/>
      <w:divBdr>
        <w:top w:val="none" w:sz="0" w:space="0" w:color="auto"/>
        <w:left w:val="none" w:sz="0" w:space="0" w:color="auto"/>
        <w:bottom w:val="none" w:sz="0" w:space="0" w:color="auto"/>
        <w:right w:val="none" w:sz="0" w:space="0" w:color="auto"/>
      </w:divBdr>
      <w:divsChild>
        <w:div w:id="1356151291">
          <w:marLeft w:val="450"/>
          <w:marRight w:val="450"/>
          <w:marTop w:val="0"/>
          <w:marBottom w:val="0"/>
          <w:divBdr>
            <w:top w:val="none" w:sz="0" w:space="0" w:color="auto"/>
            <w:left w:val="none" w:sz="0" w:space="0" w:color="auto"/>
            <w:bottom w:val="none" w:sz="0" w:space="0" w:color="auto"/>
            <w:right w:val="none" w:sz="0" w:space="0" w:color="auto"/>
          </w:divBdr>
        </w:div>
      </w:divsChild>
    </w:div>
    <w:div w:id="1730494081">
      <w:bodyDiv w:val="1"/>
      <w:marLeft w:val="0"/>
      <w:marRight w:val="0"/>
      <w:marTop w:val="0"/>
      <w:marBottom w:val="0"/>
      <w:divBdr>
        <w:top w:val="none" w:sz="0" w:space="0" w:color="auto"/>
        <w:left w:val="none" w:sz="0" w:space="0" w:color="auto"/>
        <w:bottom w:val="none" w:sz="0" w:space="0" w:color="auto"/>
        <w:right w:val="none" w:sz="0" w:space="0" w:color="auto"/>
      </w:divBdr>
    </w:div>
    <w:div w:id="1733693105">
      <w:bodyDiv w:val="1"/>
      <w:marLeft w:val="0"/>
      <w:marRight w:val="0"/>
      <w:marTop w:val="0"/>
      <w:marBottom w:val="0"/>
      <w:divBdr>
        <w:top w:val="none" w:sz="0" w:space="0" w:color="auto"/>
        <w:left w:val="none" w:sz="0" w:space="0" w:color="auto"/>
        <w:bottom w:val="none" w:sz="0" w:space="0" w:color="auto"/>
        <w:right w:val="none" w:sz="0" w:space="0" w:color="auto"/>
      </w:divBdr>
    </w:div>
    <w:div w:id="1742828448">
      <w:bodyDiv w:val="1"/>
      <w:marLeft w:val="0"/>
      <w:marRight w:val="0"/>
      <w:marTop w:val="0"/>
      <w:marBottom w:val="0"/>
      <w:divBdr>
        <w:top w:val="none" w:sz="0" w:space="0" w:color="auto"/>
        <w:left w:val="none" w:sz="0" w:space="0" w:color="auto"/>
        <w:bottom w:val="none" w:sz="0" w:space="0" w:color="auto"/>
        <w:right w:val="none" w:sz="0" w:space="0" w:color="auto"/>
      </w:divBdr>
    </w:div>
    <w:div w:id="1749841789">
      <w:bodyDiv w:val="1"/>
      <w:marLeft w:val="0"/>
      <w:marRight w:val="0"/>
      <w:marTop w:val="0"/>
      <w:marBottom w:val="0"/>
      <w:divBdr>
        <w:top w:val="none" w:sz="0" w:space="0" w:color="auto"/>
        <w:left w:val="none" w:sz="0" w:space="0" w:color="auto"/>
        <w:bottom w:val="none" w:sz="0" w:space="0" w:color="auto"/>
        <w:right w:val="none" w:sz="0" w:space="0" w:color="auto"/>
      </w:divBdr>
    </w:div>
    <w:div w:id="1751930686">
      <w:bodyDiv w:val="1"/>
      <w:marLeft w:val="0"/>
      <w:marRight w:val="0"/>
      <w:marTop w:val="0"/>
      <w:marBottom w:val="0"/>
      <w:divBdr>
        <w:top w:val="none" w:sz="0" w:space="0" w:color="auto"/>
        <w:left w:val="none" w:sz="0" w:space="0" w:color="auto"/>
        <w:bottom w:val="none" w:sz="0" w:space="0" w:color="auto"/>
        <w:right w:val="none" w:sz="0" w:space="0" w:color="auto"/>
      </w:divBdr>
    </w:div>
    <w:div w:id="1754817271">
      <w:bodyDiv w:val="1"/>
      <w:marLeft w:val="0"/>
      <w:marRight w:val="0"/>
      <w:marTop w:val="0"/>
      <w:marBottom w:val="0"/>
      <w:divBdr>
        <w:top w:val="none" w:sz="0" w:space="0" w:color="auto"/>
        <w:left w:val="none" w:sz="0" w:space="0" w:color="auto"/>
        <w:bottom w:val="none" w:sz="0" w:space="0" w:color="auto"/>
        <w:right w:val="none" w:sz="0" w:space="0" w:color="auto"/>
      </w:divBdr>
    </w:div>
    <w:div w:id="1754931707">
      <w:bodyDiv w:val="1"/>
      <w:marLeft w:val="0"/>
      <w:marRight w:val="0"/>
      <w:marTop w:val="0"/>
      <w:marBottom w:val="0"/>
      <w:divBdr>
        <w:top w:val="none" w:sz="0" w:space="0" w:color="auto"/>
        <w:left w:val="none" w:sz="0" w:space="0" w:color="auto"/>
        <w:bottom w:val="none" w:sz="0" w:space="0" w:color="auto"/>
        <w:right w:val="none" w:sz="0" w:space="0" w:color="auto"/>
      </w:divBdr>
    </w:div>
    <w:div w:id="1756973471">
      <w:bodyDiv w:val="1"/>
      <w:marLeft w:val="0"/>
      <w:marRight w:val="0"/>
      <w:marTop w:val="0"/>
      <w:marBottom w:val="0"/>
      <w:divBdr>
        <w:top w:val="none" w:sz="0" w:space="0" w:color="auto"/>
        <w:left w:val="none" w:sz="0" w:space="0" w:color="auto"/>
        <w:bottom w:val="none" w:sz="0" w:space="0" w:color="auto"/>
        <w:right w:val="none" w:sz="0" w:space="0" w:color="auto"/>
      </w:divBdr>
    </w:div>
    <w:div w:id="1764691189">
      <w:bodyDiv w:val="1"/>
      <w:marLeft w:val="0"/>
      <w:marRight w:val="0"/>
      <w:marTop w:val="0"/>
      <w:marBottom w:val="0"/>
      <w:divBdr>
        <w:top w:val="none" w:sz="0" w:space="0" w:color="auto"/>
        <w:left w:val="none" w:sz="0" w:space="0" w:color="auto"/>
        <w:bottom w:val="none" w:sz="0" w:space="0" w:color="auto"/>
        <w:right w:val="none" w:sz="0" w:space="0" w:color="auto"/>
      </w:divBdr>
    </w:div>
    <w:div w:id="1769620738">
      <w:bodyDiv w:val="1"/>
      <w:marLeft w:val="0"/>
      <w:marRight w:val="0"/>
      <w:marTop w:val="0"/>
      <w:marBottom w:val="0"/>
      <w:divBdr>
        <w:top w:val="none" w:sz="0" w:space="0" w:color="auto"/>
        <w:left w:val="none" w:sz="0" w:space="0" w:color="auto"/>
        <w:bottom w:val="none" w:sz="0" w:space="0" w:color="auto"/>
        <w:right w:val="none" w:sz="0" w:space="0" w:color="auto"/>
      </w:divBdr>
      <w:divsChild>
        <w:div w:id="1149861128">
          <w:blockQuote w:val="1"/>
          <w:marLeft w:val="0"/>
          <w:marRight w:val="0"/>
          <w:marTop w:val="0"/>
          <w:marBottom w:val="150"/>
          <w:divBdr>
            <w:top w:val="none" w:sz="0" w:space="8" w:color="auto"/>
            <w:left w:val="single" w:sz="12" w:space="8" w:color="FFEB8E"/>
            <w:bottom w:val="none" w:sz="0" w:space="8" w:color="auto"/>
            <w:right w:val="none" w:sz="0" w:space="8" w:color="auto"/>
          </w:divBdr>
        </w:div>
        <w:div w:id="120699007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75049810">
      <w:bodyDiv w:val="1"/>
      <w:marLeft w:val="0"/>
      <w:marRight w:val="0"/>
      <w:marTop w:val="0"/>
      <w:marBottom w:val="0"/>
      <w:divBdr>
        <w:top w:val="none" w:sz="0" w:space="0" w:color="auto"/>
        <w:left w:val="none" w:sz="0" w:space="0" w:color="auto"/>
        <w:bottom w:val="none" w:sz="0" w:space="0" w:color="auto"/>
        <w:right w:val="none" w:sz="0" w:space="0" w:color="auto"/>
      </w:divBdr>
    </w:div>
    <w:div w:id="1776901440">
      <w:bodyDiv w:val="1"/>
      <w:marLeft w:val="0"/>
      <w:marRight w:val="0"/>
      <w:marTop w:val="0"/>
      <w:marBottom w:val="0"/>
      <w:divBdr>
        <w:top w:val="none" w:sz="0" w:space="0" w:color="auto"/>
        <w:left w:val="none" w:sz="0" w:space="0" w:color="auto"/>
        <w:bottom w:val="none" w:sz="0" w:space="0" w:color="auto"/>
        <w:right w:val="none" w:sz="0" w:space="0" w:color="auto"/>
      </w:divBdr>
      <w:divsChild>
        <w:div w:id="1030646080">
          <w:marLeft w:val="0"/>
          <w:marRight w:val="0"/>
          <w:marTop w:val="0"/>
          <w:marBottom w:val="0"/>
          <w:divBdr>
            <w:top w:val="none" w:sz="0" w:space="0" w:color="auto"/>
            <w:left w:val="none" w:sz="0" w:space="0" w:color="auto"/>
            <w:bottom w:val="none" w:sz="0" w:space="0" w:color="auto"/>
            <w:right w:val="none" w:sz="0" w:space="0" w:color="auto"/>
          </w:divBdr>
          <w:divsChild>
            <w:div w:id="1747799861">
              <w:marLeft w:val="0"/>
              <w:marRight w:val="0"/>
              <w:marTop w:val="0"/>
              <w:marBottom w:val="0"/>
              <w:divBdr>
                <w:top w:val="none" w:sz="0" w:space="0" w:color="auto"/>
                <w:left w:val="none" w:sz="0" w:space="0" w:color="auto"/>
                <w:bottom w:val="none" w:sz="0" w:space="0" w:color="auto"/>
                <w:right w:val="none" w:sz="0" w:space="0" w:color="auto"/>
              </w:divBdr>
              <w:divsChild>
                <w:div w:id="984820095">
                  <w:marLeft w:val="0"/>
                  <w:marRight w:val="0"/>
                  <w:marTop w:val="0"/>
                  <w:marBottom w:val="0"/>
                  <w:divBdr>
                    <w:top w:val="none" w:sz="0" w:space="0" w:color="auto"/>
                    <w:left w:val="none" w:sz="0" w:space="0" w:color="auto"/>
                    <w:bottom w:val="none" w:sz="0" w:space="0" w:color="auto"/>
                    <w:right w:val="none" w:sz="0" w:space="0" w:color="auto"/>
                  </w:divBdr>
                </w:div>
                <w:div w:id="198208224">
                  <w:marLeft w:val="0"/>
                  <w:marRight w:val="0"/>
                  <w:marTop w:val="0"/>
                  <w:marBottom w:val="0"/>
                  <w:divBdr>
                    <w:top w:val="none" w:sz="0" w:space="0" w:color="auto"/>
                    <w:left w:val="none" w:sz="0" w:space="0" w:color="auto"/>
                    <w:bottom w:val="none" w:sz="0" w:space="0" w:color="auto"/>
                    <w:right w:val="none" w:sz="0" w:space="0" w:color="auto"/>
                  </w:divBdr>
                </w:div>
                <w:div w:id="1398282645">
                  <w:marLeft w:val="0"/>
                  <w:marRight w:val="0"/>
                  <w:marTop w:val="0"/>
                  <w:marBottom w:val="0"/>
                  <w:divBdr>
                    <w:top w:val="none" w:sz="0" w:space="0" w:color="auto"/>
                    <w:left w:val="none" w:sz="0" w:space="0" w:color="auto"/>
                    <w:bottom w:val="none" w:sz="0" w:space="0" w:color="auto"/>
                    <w:right w:val="none" w:sz="0" w:space="0" w:color="auto"/>
                  </w:divBdr>
                  <w:divsChild>
                    <w:div w:id="835345194">
                      <w:marLeft w:val="0"/>
                      <w:marRight w:val="0"/>
                      <w:marTop w:val="0"/>
                      <w:marBottom w:val="0"/>
                      <w:divBdr>
                        <w:top w:val="none" w:sz="0" w:space="0" w:color="auto"/>
                        <w:left w:val="none" w:sz="0" w:space="0" w:color="auto"/>
                        <w:bottom w:val="none" w:sz="0" w:space="0" w:color="auto"/>
                        <w:right w:val="none" w:sz="0" w:space="0" w:color="auto"/>
                      </w:divBdr>
                    </w:div>
                    <w:div w:id="20314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8994">
      <w:bodyDiv w:val="1"/>
      <w:marLeft w:val="0"/>
      <w:marRight w:val="0"/>
      <w:marTop w:val="0"/>
      <w:marBottom w:val="0"/>
      <w:divBdr>
        <w:top w:val="none" w:sz="0" w:space="0" w:color="auto"/>
        <w:left w:val="none" w:sz="0" w:space="0" w:color="auto"/>
        <w:bottom w:val="none" w:sz="0" w:space="0" w:color="auto"/>
        <w:right w:val="none" w:sz="0" w:space="0" w:color="auto"/>
      </w:divBdr>
    </w:div>
    <w:div w:id="1785071111">
      <w:bodyDiv w:val="1"/>
      <w:marLeft w:val="0"/>
      <w:marRight w:val="0"/>
      <w:marTop w:val="0"/>
      <w:marBottom w:val="0"/>
      <w:divBdr>
        <w:top w:val="none" w:sz="0" w:space="0" w:color="auto"/>
        <w:left w:val="none" w:sz="0" w:space="0" w:color="auto"/>
        <w:bottom w:val="none" w:sz="0" w:space="0" w:color="auto"/>
        <w:right w:val="none" w:sz="0" w:space="0" w:color="auto"/>
      </w:divBdr>
    </w:div>
    <w:div w:id="1787235604">
      <w:bodyDiv w:val="1"/>
      <w:marLeft w:val="0"/>
      <w:marRight w:val="0"/>
      <w:marTop w:val="0"/>
      <w:marBottom w:val="0"/>
      <w:divBdr>
        <w:top w:val="none" w:sz="0" w:space="0" w:color="auto"/>
        <w:left w:val="none" w:sz="0" w:space="0" w:color="auto"/>
        <w:bottom w:val="none" w:sz="0" w:space="0" w:color="auto"/>
        <w:right w:val="none" w:sz="0" w:space="0" w:color="auto"/>
      </w:divBdr>
    </w:div>
    <w:div w:id="1792092013">
      <w:bodyDiv w:val="1"/>
      <w:marLeft w:val="0"/>
      <w:marRight w:val="0"/>
      <w:marTop w:val="0"/>
      <w:marBottom w:val="0"/>
      <w:divBdr>
        <w:top w:val="none" w:sz="0" w:space="0" w:color="auto"/>
        <w:left w:val="none" w:sz="0" w:space="0" w:color="auto"/>
        <w:bottom w:val="none" w:sz="0" w:space="0" w:color="auto"/>
        <w:right w:val="none" w:sz="0" w:space="0" w:color="auto"/>
      </w:divBdr>
    </w:div>
    <w:div w:id="1793476668">
      <w:bodyDiv w:val="1"/>
      <w:marLeft w:val="0"/>
      <w:marRight w:val="0"/>
      <w:marTop w:val="0"/>
      <w:marBottom w:val="0"/>
      <w:divBdr>
        <w:top w:val="none" w:sz="0" w:space="0" w:color="auto"/>
        <w:left w:val="none" w:sz="0" w:space="0" w:color="auto"/>
        <w:bottom w:val="none" w:sz="0" w:space="0" w:color="auto"/>
        <w:right w:val="none" w:sz="0" w:space="0" w:color="auto"/>
      </w:divBdr>
    </w:div>
    <w:div w:id="1796019118">
      <w:bodyDiv w:val="1"/>
      <w:marLeft w:val="0"/>
      <w:marRight w:val="0"/>
      <w:marTop w:val="0"/>
      <w:marBottom w:val="0"/>
      <w:divBdr>
        <w:top w:val="none" w:sz="0" w:space="0" w:color="auto"/>
        <w:left w:val="none" w:sz="0" w:space="0" w:color="auto"/>
        <w:bottom w:val="none" w:sz="0" w:space="0" w:color="auto"/>
        <w:right w:val="none" w:sz="0" w:space="0" w:color="auto"/>
      </w:divBdr>
    </w:div>
    <w:div w:id="1799838684">
      <w:bodyDiv w:val="1"/>
      <w:marLeft w:val="0"/>
      <w:marRight w:val="0"/>
      <w:marTop w:val="0"/>
      <w:marBottom w:val="0"/>
      <w:divBdr>
        <w:top w:val="none" w:sz="0" w:space="0" w:color="auto"/>
        <w:left w:val="none" w:sz="0" w:space="0" w:color="auto"/>
        <w:bottom w:val="none" w:sz="0" w:space="0" w:color="auto"/>
        <w:right w:val="none" w:sz="0" w:space="0" w:color="auto"/>
      </w:divBdr>
    </w:div>
    <w:div w:id="1804234395">
      <w:bodyDiv w:val="1"/>
      <w:marLeft w:val="0"/>
      <w:marRight w:val="0"/>
      <w:marTop w:val="0"/>
      <w:marBottom w:val="0"/>
      <w:divBdr>
        <w:top w:val="none" w:sz="0" w:space="0" w:color="auto"/>
        <w:left w:val="none" w:sz="0" w:space="0" w:color="auto"/>
        <w:bottom w:val="none" w:sz="0" w:space="0" w:color="auto"/>
        <w:right w:val="none" w:sz="0" w:space="0" w:color="auto"/>
      </w:divBdr>
    </w:div>
    <w:div w:id="1807965012">
      <w:bodyDiv w:val="1"/>
      <w:marLeft w:val="0"/>
      <w:marRight w:val="0"/>
      <w:marTop w:val="0"/>
      <w:marBottom w:val="0"/>
      <w:divBdr>
        <w:top w:val="none" w:sz="0" w:space="0" w:color="auto"/>
        <w:left w:val="none" w:sz="0" w:space="0" w:color="auto"/>
        <w:bottom w:val="none" w:sz="0" w:space="0" w:color="auto"/>
        <w:right w:val="none" w:sz="0" w:space="0" w:color="auto"/>
      </w:divBdr>
    </w:div>
    <w:div w:id="1808620862">
      <w:bodyDiv w:val="1"/>
      <w:marLeft w:val="0"/>
      <w:marRight w:val="0"/>
      <w:marTop w:val="0"/>
      <w:marBottom w:val="0"/>
      <w:divBdr>
        <w:top w:val="none" w:sz="0" w:space="0" w:color="auto"/>
        <w:left w:val="none" w:sz="0" w:space="0" w:color="auto"/>
        <w:bottom w:val="none" w:sz="0" w:space="0" w:color="auto"/>
        <w:right w:val="none" w:sz="0" w:space="0" w:color="auto"/>
      </w:divBdr>
    </w:div>
    <w:div w:id="1810249766">
      <w:bodyDiv w:val="1"/>
      <w:marLeft w:val="0"/>
      <w:marRight w:val="0"/>
      <w:marTop w:val="0"/>
      <w:marBottom w:val="0"/>
      <w:divBdr>
        <w:top w:val="none" w:sz="0" w:space="0" w:color="auto"/>
        <w:left w:val="none" w:sz="0" w:space="0" w:color="auto"/>
        <w:bottom w:val="none" w:sz="0" w:space="0" w:color="auto"/>
        <w:right w:val="none" w:sz="0" w:space="0" w:color="auto"/>
      </w:divBdr>
      <w:divsChild>
        <w:div w:id="194659969">
          <w:marLeft w:val="0"/>
          <w:marRight w:val="0"/>
          <w:marTop w:val="0"/>
          <w:marBottom w:val="75"/>
          <w:divBdr>
            <w:top w:val="none" w:sz="0" w:space="0" w:color="auto"/>
            <w:left w:val="none" w:sz="0" w:space="0" w:color="auto"/>
            <w:bottom w:val="none" w:sz="0" w:space="0" w:color="auto"/>
            <w:right w:val="none" w:sz="0" w:space="0" w:color="auto"/>
          </w:divBdr>
          <w:divsChild>
            <w:div w:id="62320008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1819570131">
      <w:bodyDiv w:val="1"/>
      <w:marLeft w:val="0"/>
      <w:marRight w:val="0"/>
      <w:marTop w:val="0"/>
      <w:marBottom w:val="0"/>
      <w:divBdr>
        <w:top w:val="none" w:sz="0" w:space="0" w:color="auto"/>
        <w:left w:val="none" w:sz="0" w:space="0" w:color="auto"/>
        <w:bottom w:val="none" w:sz="0" w:space="0" w:color="auto"/>
        <w:right w:val="none" w:sz="0" w:space="0" w:color="auto"/>
      </w:divBdr>
    </w:div>
    <w:div w:id="1831216750">
      <w:bodyDiv w:val="1"/>
      <w:marLeft w:val="0"/>
      <w:marRight w:val="0"/>
      <w:marTop w:val="0"/>
      <w:marBottom w:val="0"/>
      <w:divBdr>
        <w:top w:val="none" w:sz="0" w:space="0" w:color="auto"/>
        <w:left w:val="none" w:sz="0" w:space="0" w:color="auto"/>
        <w:bottom w:val="none" w:sz="0" w:space="0" w:color="auto"/>
        <w:right w:val="none" w:sz="0" w:space="0" w:color="auto"/>
      </w:divBdr>
      <w:divsChild>
        <w:div w:id="1267155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03192">
      <w:bodyDiv w:val="1"/>
      <w:marLeft w:val="0"/>
      <w:marRight w:val="0"/>
      <w:marTop w:val="0"/>
      <w:marBottom w:val="0"/>
      <w:divBdr>
        <w:top w:val="none" w:sz="0" w:space="0" w:color="auto"/>
        <w:left w:val="none" w:sz="0" w:space="0" w:color="auto"/>
        <w:bottom w:val="none" w:sz="0" w:space="0" w:color="auto"/>
        <w:right w:val="none" w:sz="0" w:space="0" w:color="auto"/>
      </w:divBdr>
    </w:div>
    <w:div w:id="1840538443">
      <w:bodyDiv w:val="1"/>
      <w:marLeft w:val="0"/>
      <w:marRight w:val="0"/>
      <w:marTop w:val="0"/>
      <w:marBottom w:val="0"/>
      <w:divBdr>
        <w:top w:val="none" w:sz="0" w:space="0" w:color="auto"/>
        <w:left w:val="none" w:sz="0" w:space="0" w:color="auto"/>
        <w:bottom w:val="none" w:sz="0" w:space="0" w:color="auto"/>
        <w:right w:val="none" w:sz="0" w:space="0" w:color="auto"/>
      </w:divBdr>
    </w:div>
    <w:div w:id="1840920311">
      <w:bodyDiv w:val="1"/>
      <w:marLeft w:val="0"/>
      <w:marRight w:val="0"/>
      <w:marTop w:val="0"/>
      <w:marBottom w:val="0"/>
      <w:divBdr>
        <w:top w:val="none" w:sz="0" w:space="0" w:color="auto"/>
        <w:left w:val="none" w:sz="0" w:space="0" w:color="auto"/>
        <w:bottom w:val="none" w:sz="0" w:space="0" w:color="auto"/>
        <w:right w:val="none" w:sz="0" w:space="0" w:color="auto"/>
      </w:divBdr>
    </w:div>
    <w:div w:id="1843006622">
      <w:bodyDiv w:val="1"/>
      <w:marLeft w:val="0"/>
      <w:marRight w:val="0"/>
      <w:marTop w:val="0"/>
      <w:marBottom w:val="0"/>
      <w:divBdr>
        <w:top w:val="none" w:sz="0" w:space="0" w:color="auto"/>
        <w:left w:val="none" w:sz="0" w:space="0" w:color="auto"/>
        <w:bottom w:val="none" w:sz="0" w:space="0" w:color="auto"/>
        <w:right w:val="none" w:sz="0" w:space="0" w:color="auto"/>
      </w:divBdr>
    </w:div>
    <w:div w:id="1846435336">
      <w:bodyDiv w:val="1"/>
      <w:marLeft w:val="0"/>
      <w:marRight w:val="0"/>
      <w:marTop w:val="0"/>
      <w:marBottom w:val="0"/>
      <w:divBdr>
        <w:top w:val="none" w:sz="0" w:space="0" w:color="auto"/>
        <w:left w:val="none" w:sz="0" w:space="0" w:color="auto"/>
        <w:bottom w:val="none" w:sz="0" w:space="0" w:color="auto"/>
        <w:right w:val="none" w:sz="0" w:space="0" w:color="auto"/>
      </w:divBdr>
    </w:div>
    <w:div w:id="1850215263">
      <w:bodyDiv w:val="1"/>
      <w:marLeft w:val="0"/>
      <w:marRight w:val="0"/>
      <w:marTop w:val="0"/>
      <w:marBottom w:val="0"/>
      <w:divBdr>
        <w:top w:val="none" w:sz="0" w:space="0" w:color="auto"/>
        <w:left w:val="none" w:sz="0" w:space="0" w:color="auto"/>
        <w:bottom w:val="none" w:sz="0" w:space="0" w:color="auto"/>
        <w:right w:val="none" w:sz="0" w:space="0" w:color="auto"/>
      </w:divBdr>
    </w:div>
    <w:div w:id="1851992834">
      <w:bodyDiv w:val="1"/>
      <w:marLeft w:val="0"/>
      <w:marRight w:val="0"/>
      <w:marTop w:val="0"/>
      <w:marBottom w:val="0"/>
      <w:divBdr>
        <w:top w:val="none" w:sz="0" w:space="0" w:color="auto"/>
        <w:left w:val="none" w:sz="0" w:space="0" w:color="auto"/>
        <w:bottom w:val="none" w:sz="0" w:space="0" w:color="auto"/>
        <w:right w:val="none" w:sz="0" w:space="0" w:color="auto"/>
      </w:divBdr>
    </w:div>
    <w:div w:id="1853181575">
      <w:bodyDiv w:val="1"/>
      <w:marLeft w:val="0"/>
      <w:marRight w:val="0"/>
      <w:marTop w:val="0"/>
      <w:marBottom w:val="0"/>
      <w:divBdr>
        <w:top w:val="none" w:sz="0" w:space="0" w:color="auto"/>
        <w:left w:val="none" w:sz="0" w:space="0" w:color="auto"/>
        <w:bottom w:val="none" w:sz="0" w:space="0" w:color="auto"/>
        <w:right w:val="none" w:sz="0" w:space="0" w:color="auto"/>
      </w:divBdr>
    </w:div>
    <w:div w:id="1855070923">
      <w:bodyDiv w:val="1"/>
      <w:marLeft w:val="0"/>
      <w:marRight w:val="0"/>
      <w:marTop w:val="0"/>
      <w:marBottom w:val="0"/>
      <w:divBdr>
        <w:top w:val="none" w:sz="0" w:space="0" w:color="auto"/>
        <w:left w:val="none" w:sz="0" w:space="0" w:color="auto"/>
        <w:bottom w:val="none" w:sz="0" w:space="0" w:color="auto"/>
        <w:right w:val="none" w:sz="0" w:space="0" w:color="auto"/>
      </w:divBdr>
    </w:div>
    <w:div w:id="1866554244">
      <w:bodyDiv w:val="1"/>
      <w:marLeft w:val="0"/>
      <w:marRight w:val="0"/>
      <w:marTop w:val="0"/>
      <w:marBottom w:val="0"/>
      <w:divBdr>
        <w:top w:val="none" w:sz="0" w:space="0" w:color="auto"/>
        <w:left w:val="none" w:sz="0" w:space="0" w:color="auto"/>
        <w:bottom w:val="none" w:sz="0" w:space="0" w:color="auto"/>
        <w:right w:val="none" w:sz="0" w:space="0" w:color="auto"/>
      </w:divBdr>
    </w:div>
    <w:div w:id="1876429777">
      <w:bodyDiv w:val="1"/>
      <w:marLeft w:val="0"/>
      <w:marRight w:val="0"/>
      <w:marTop w:val="0"/>
      <w:marBottom w:val="0"/>
      <w:divBdr>
        <w:top w:val="none" w:sz="0" w:space="0" w:color="auto"/>
        <w:left w:val="none" w:sz="0" w:space="0" w:color="auto"/>
        <w:bottom w:val="none" w:sz="0" w:space="0" w:color="auto"/>
        <w:right w:val="none" w:sz="0" w:space="0" w:color="auto"/>
      </w:divBdr>
    </w:div>
    <w:div w:id="1877426892">
      <w:bodyDiv w:val="1"/>
      <w:marLeft w:val="0"/>
      <w:marRight w:val="0"/>
      <w:marTop w:val="0"/>
      <w:marBottom w:val="0"/>
      <w:divBdr>
        <w:top w:val="none" w:sz="0" w:space="0" w:color="auto"/>
        <w:left w:val="none" w:sz="0" w:space="0" w:color="auto"/>
        <w:bottom w:val="none" w:sz="0" w:space="0" w:color="auto"/>
        <w:right w:val="none" w:sz="0" w:space="0" w:color="auto"/>
      </w:divBdr>
    </w:div>
    <w:div w:id="1877503390">
      <w:bodyDiv w:val="1"/>
      <w:marLeft w:val="0"/>
      <w:marRight w:val="0"/>
      <w:marTop w:val="0"/>
      <w:marBottom w:val="0"/>
      <w:divBdr>
        <w:top w:val="none" w:sz="0" w:space="0" w:color="auto"/>
        <w:left w:val="none" w:sz="0" w:space="0" w:color="auto"/>
        <w:bottom w:val="none" w:sz="0" w:space="0" w:color="auto"/>
        <w:right w:val="none" w:sz="0" w:space="0" w:color="auto"/>
      </w:divBdr>
    </w:div>
    <w:div w:id="1880700505">
      <w:bodyDiv w:val="1"/>
      <w:marLeft w:val="0"/>
      <w:marRight w:val="0"/>
      <w:marTop w:val="0"/>
      <w:marBottom w:val="0"/>
      <w:divBdr>
        <w:top w:val="none" w:sz="0" w:space="0" w:color="auto"/>
        <w:left w:val="none" w:sz="0" w:space="0" w:color="auto"/>
        <w:bottom w:val="none" w:sz="0" w:space="0" w:color="auto"/>
        <w:right w:val="none" w:sz="0" w:space="0" w:color="auto"/>
      </w:divBdr>
    </w:div>
    <w:div w:id="1894386197">
      <w:bodyDiv w:val="1"/>
      <w:marLeft w:val="0"/>
      <w:marRight w:val="0"/>
      <w:marTop w:val="0"/>
      <w:marBottom w:val="0"/>
      <w:divBdr>
        <w:top w:val="none" w:sz="0" w:space="0" w:color="auto"/>
        <w:left w:val="none" w:sz="0" w:space="0" w:color="auto"/>
        <w:bottom w:val="none" w:sz="0" w:space="0" w:color="auto"/>
        <w:right w:val="none" w:sz="0" w:space="0" w:color="auto"/>
      </w:divBdr>
    </w:div>
    <w:div w:id="1910726437">
      <w:bodyDiv w:val="1"/>
      <w:marLeft w:val="0"/>
      <w:marRight w:val="0"/>
      <w:marTop w:val="0"/>
      <w:marBottom w:val="0"/>
      <w:divBdr>
        <w:top w:val="none" w:sz="0" w:space="0" w:color="auto"/>
        <w:left w:val="none" w:sz="0" w:space="0" w:color="auto"/>
        <w:bottom w:val="none" w:sz="0" w:space="0" w:color="auto"/>
        <w:right w:val="none" w:sz="0" w:space="0" w:color="auto"/>
      </w:divBdr>
    </w:div>
    <w:div w:id="1915235093">
      <w:bodyDiv w:val="1"/>
      <w:marLeft w:val="0"/>
      <w:marRight w:val="0"/>
      <w:marTop w:val="0"/>
      <w:marBottom w:val="0"/>
      <w:divBdr>
        <w:top w:val="none" w:sz="0" w:space="0" w:color="auto"/>
        <w:left w:val="none" w:sz="0" w:space="0" w:color="auto"/>
        <w:bottom w:val="none" w:sz="0" w:space="0" w:color="auto"/>
        <w:right w:val="none" w:sz="0" w:space="0" w:color="auto"/>
      </w:divBdr>
    </w:div>
    <w:div w:id="1919247605">
      <w:bodyDiv w:val="1"/>
      <w:marLeft w:val="0"/>
      <w:marRight w:val="0"/>
      <w:marTop w:val="0"/>
      <w:marBottom w:val="0"/>
      <w:divBdr>
        <w:top w:val="none" w:sz="0" w:space="0" w:color="auto"/>
        <w:left w:val="none" w:sz="0" w:space="0" w:color="auto"/>
        <w:bottom w:val="none" w:sz="0" w:space="0" w:color="auto"/>
        <w:right w:val="none" w:sz="0" w:space="0" w:color="auto"/>
      </w:divBdr>
    </w:div>
    <w:div w:id="1930894311">
      <w:bodyDiv w:val="1"/>
      <w:marLeft w:val="0"/>
      <w:marRight w:val="0"/>
      <w:marTop w:val="0"/>
      <w:marBottom w:val="0"/>
      <w:divBdr>
        <w:top w:val="none" w:sz="0" w:space="0" w:color="auto"/>
        <w:left w:val="none" w:sz="0" w:space="0" w:color="auto"/>
        <w:bottom w:val="none" w:sz="0" w:space="0" w:color="auto"/>
        <w:right w:val="none" w:sz="0" w:space="0" w:color="auto"/>
      </w:divBdr>
    </w:div>
    <w:div w:id="1934706240">
      <w:bodyDiv w:val="1"/>
      <w:marLeft w:val="0"/>
      <w:marRight w:val="0"/>
      <w:marTop w:val="0"/>
      <w:marBottom w:val="0"/>
      <w:divBdr>
        <w:top w:val="none" w:sz="0" w:space="0" w:color="auto"/>
        <w:left w:val="none" w:sz="0" w:space="0" w:color="auto"/>
        <w:bottom w:val="none" w:sz="0" w:space="0" w:color="auto"/>
        <w:right w:val="none" w:sz="0" w:space="0" w:color="auto"/>
      </w:divBdr>
    </w:div>
    <w:div w:id="1936861368">
      <w:bodyDiv w:val="1"/>
      <w:marLeft w:val="0"/>
      <w:marRight w:val="0"/>
      <w:marTop w:val="0"/>
      <w:marBottom w:val="0"/>
      <w:divBdr>
        <w:top w:val="none" w:sz="0" w:space="0" w:color="auto"/>
        <w:left w:val="none" w:sz="0" w:space="0" w:color="auto"/>
        <w:bottom w:val="none" w:sz="0" w:space="0" w:color="auto"/>
        <w:right w:val="none" w:sz="0" w:space="0" w:color="auto"/>
      </w:divBdr>
    </w:div>
    <w:div w:id="1952009112">
      <w:bodyDiv w:val="1"/>
      <w:marLeft w:val="0"/>
      <w:marRight w:val="0"/>
      <w:marTop w:val="0"/>
      <w:marBottom w:val="0"/>
      <w:divBdr>
        <w:top w:val="none" w:sz="0" w:space="0" w:color="auto"/>
        <w:left w:val="none" w:sz="0" w:space="0" w:color="auto"/>
        <w:bottom w:val="none" w:sz="0" w:space="0" w:color="auto"/>
        <w:right w:val="none" w:sz="0" w:space="0" w:color="auto"/>
      </w:divBdr>
      <w:divsChild>
        <w:div w:id="252904318">
          <w:marLeft w:val="0"/>
          <w:marRight w:val="0"/>
          <w:marTop w:val="0"/>
          <w:marBottom w:val="0"/>
          <w:divBdr>
            <w:top w:val="none" w:sz="0" w:space="0" w:color="auto"/>
            <w:left w:val="none" w:sz="0" w:space="0" w:color="auto"/>
            <w:bottom w:val="none" w:sz="0" w:space="0" w:color="auto"/>
            <w:right w:val="none" w:sz="0" w:space="0" w:color="auto"/>
          </w:divBdr>
        </w:div>
        <w:div w:id="320812690">
          <w:marLeft w:val="0"/>
          <w:marRight w:val="0"/>
          <w:marTop w:val="0"/>
          <w:marBottom w:val="0"/>
          <w:divBdr>
            <w:top w:val="none" w:sz="0" w:space="0" w:color="auto"/>
            <w:left w:val="none" w:sz="0" w:space="0" w:color="auto"/>
            <w:bottom w:val="none" w:sz="0" w:space="0" w:color="auto"/>
            <w:right w:val="none" w:sz="0" w:space="0" w:color="auto"/>
          </w:divBdr>
        </w:div>
        <w:div w:id="183902555">
          <w:marLeft w:val="0"/>
          <w:marRight w:val="0"/>
          <w:marTop w:val="0"/>
          <w:marBottom w:val="0"/>
          <w:divBdr>
            <w:top w:val="none" w:sz="0" w:space="0" w:color="auto"/>
            <w:left w:val="none" w:sz="0" w:space="0" w:color="auto"/>
            <w:bottom w:val="none" w:sz="0" w:space="0" w:color="auto"/>
            <w:right w:val="none" w:sz="0" w:space="0" w:color="auto"/>
          </w:divBdr>
        </w:div>
        <w:div w:id="882639547">
          <w:marLeft w:val="0"/>
          <w:marRight w:val="0"/>
          <w:marTop w:val="0"/>
          <w:marBottom w:val="0"/>
          <w:divBdr>
            <w:top w:val="none" w:sz="0" w:space="0" w:color="auto"/>
            <w:left w:val="none" w:sz="0" w:space="0" w:color="auto"/>
            <w:bottom w:val="none" w:sz="0" w:space="0" w:color="auto"/>
            <w:right w:val="none" w:sz="0" w:space="0" w:color="auto"/>
          </w:divBdr>
        </w:div>
        <w:div w:id="1265188655">
          <w:marLeft w:val="0"/>
          <w:marRight w:val="0"/>
          <w:marTop w:val="0"/>
          <w:marBottom w:val="0"/>
          <w:divBdr>
            <w:top w:val="none" w:sz="0" w:space="0" w:color="auto"/>
            <w:left w:val="none" w:sz="0" w:space="0" w:color="auto"/>
            <w:bottom w:val="none" w:sz="0" w:space="0" w:color="auto"/>
            <w:right w:val="none" w:sz="0" w:space="0" w:color="auto"/>
          </w:divBdr>
        </w:div>
        <w:div w:id="606936544">
          <w:marLeft w:val="0"/>
          <w:marRight w:val="0"/>
          <w:marTop w:val="0"/>
          <w:marBottom w:val="0"/>
          <w:divBdr>
            <w:top w:val="none" w:sz="0" w:space="0" w:color="auto"/>
            <w:left w:val="none" w:sz="0" w:space="0" w:color="auto"/>
            <w:bottom w:val="none" w:sz="0" w:space="0" w:color="auto"/>
            <w:right w:val="none" w:sz="0" w:space="0" w:color="auto"/>
          </w:divBdr>
          <w:divsChild>
            <w:div w:id="54203975">
              <w:marLeft w:val="0"/>
              <w:marRight w:val="0"/>
              <w:marTop w:val="0"/>
              <w:marBottom w:val="0"/>
              <w:divBdr>
                <w:top w:val="none" w:sz="0" w:space="0" w:color="auto"/>
                <w:left w:val="none" w:sz="0" w:space="0" w:color="auto"/>
                <w:bottom w:val="none" w:sz="0" w:space="0" w:color="auto"/>
                <w:right w:val="none" w:sz="0" w:space="0" w:color="auto"/>
              </w:divBdr>
            </w:div>
            <w:div w:id="487330969">
              <w:marLeft w:val="0"/>
              <w:marRight w:val="0"/>
              <w:marTop w:val="0"/>
              <w:marBottom w:val="0"/>
              <w:divBdr>
                <w:top w:val="none" w:sz="0" w:space="0" w:color="auto"/>
                <w:left w:val="none" w:sz="0" w:space="0" w:color="auto"/>
                <w:bottom w:val="none" w:sz="0" w:space="0" w:color="auto"/>
                <w:right w:val="none" w:sz="0" w:space="0" w:color="auto"/>
              </w:divBdr>
            </w:div>
            <w:div w:id="303320370">
              <w:marLeft w:val="0"/>
              <w:marRight w:val="0"/>
              <w:marTop w:val="0"/>
              <w:marBottom w:val="0"/>
              <w:divBdr>
                <w:top w:val="none" w:sz="0" w:space="0" w:color="auto"/>
                <w:left w:val="none" w:sz="0" w:space="0" w:color="auto"/>
                <w:bottom w:val="none" w:sz="0" w:space="0" w:color="auto"/>
                <w:right w:val="none" w:sz="0" w:space="0" w:color="auto"/>
              </w:divBdr>
            </w:div>
          </w:divsChild>
        </w:div>
        <w:div w:id="621495297">
          <w:marLeft w:val="0"/>
          <w:marRight w:val="0"/>
          <w:marTop w:val="0"/>
          <w:marBottom w:val="0"/>
          <w:divBdr>
            <w:top w:val="none" w:sz="0" w:space="0" w:color="auto"/>
            <w:left w:val="none" w:sz="0" w:space="0" w:color="auto"/>
            <w:bottom w:val="none" w:sz="0" w:space="0" w:color="auto"/>
            <w:right w:val="none" w:sz="0" w:space="0" w:color="auto"/>
          </w:divBdr>
        </w:div>
        <w:div w:id="1724711652">
          <w:marLeft w:val="0"/>
          <w:marRight w:val="0"/>
          <w:marTop w:val="0"/>
          <w:marBottom w:val="0"/>
          <w:divBdr>
            <w:top w:val="none" w:sz="0" w:space="0" w:color="auto"/>
            <w:left w:val="none" w:sz="0" w:space="0" w:color="auto"/>
            <w:bottom w:val="none" w:sz="0" w:space="0" w:color="auto"/>
            <w:right w:val="none" w:sz="0" w:space="0" w:color="auto"/>
          </w:divBdr>
        </w:div>
      </w:divsChild>
    </w:div>
    <w:div w:id="1960532206">
      <w:bodyDiv w:val="1"/>
      <w:marLeft w:val="0"/>
      <w:marRight w:val="0"/>
      <w:marTop w:val="0"/>
      <w:marBottom w:val="0"/>
      <w:divBdr>
        <w:top w:val="none" w:sz="0" w:space="0" w:color="auto"/>
        <w:left w:val="none" w:sz="0" w:space="0" w:color="auto"/>
        <w:bottom w:val="none" w:sz="0" w:space="0" w:color="auto"/>
        <w:right w:val="none" w:sz="0" w:space="0" w:color="auto"/>
      </w:divBdr>
    </w:div>
    <w:div w:id="1963032278">
      <w:bodyDiv w:val="1"/>
      <w:marLeft w:val="0"/>
      <w:marRight w:val="0"/>
      <w:marTop w:val="0"/>
      <w:marBottom w:val="0"/>
      <w:divBdr>
        <w:top w:val="none" w:sz="0" w:space="0" w:color="auto"/>
        <w:left w:val="none" w:sz="0" w:space="0" w:color="auto"/>
        <w:bottom w:val="none" w:sz="0" w:space="0" w:color="auto"/>
        <w:right w:val="none" w:sz="0" w:space="0" w:color="auto"/>
      </w:divBdr>
    </w:div>
    <w:div w:id="1975477827">
      <w:bodyDiv w:val="1"/>
      <w:marLeft w:val="0"/>
      <w:marRight w:val="0"/>
      <w:marTop w:val="0"/>
      <w:marBottom w:val="0"/>
      <w:divBdr>
        <w:top w:val="none" w:sz="0" w:space="0" w:color="auto"/>
        <w:left w:val="none" w:sz="0" w:space="0" w:color="auto"/>
        <w:bottom w:val="none" w:sz="0" w:space="0" w:color="auto"/>
        <w:right w:val="none" w:sz="0" w:space="0" w:color="auto"/>
      </w:divBdr>
    </w:div>
    <w:div w:id="1976452185">
      <w:bodyDiv w:val="1"/>
      <w:marLeft w:val="0"/>
      <w:marRight w:val="0"/>
      <w:marTop w:val="0"/>
      <w:marBottom w:val="0"/>
      <w:divBdr>
        <w:top w:val="none" w:sz="0" w:space="0" w:color="auto"/>
        <w:left w:val="none" w:sz="0" w:space="0" w:color="auto"/>
        <w:bottom w:val="none" w:sz="0" w:space="0" w:color="auto"/>
        <w:right w:val="none" w:sz="0" w:space="0" w:color="auto"/>
      </w:divBdr>
    </w:div>
    <w:div w:id="1980383670">
      <w:bodyDiv w:val="1"/>
      <w:marLeft w:val="0"/>
      <w:marRight w:val="0"/>
      <w:marTop w:val="0"/>
      <w:marBottom w:val="0"/>
      <w:divBdr>
        <w:top w:val="none" w:sz="0" w:space="0" w:color="auto"/>
        <w:left w:val="none" w:sz="0" w:space="0" w:color="auto"/>
        <w:bottom w:val="none" w:sz="0" w:space="0" w:color="auto"/>
        <w:right w:val="none" w:sz="0" w:space="0" w:color="auto"/>
      </w:divBdr>
    </w:div>
    <w:div w:id="1981376029">
      <w:bodyDiv w:val="1"/>
      <w:marLeft w:val="0"/>
      <w:marRight w:val="0"/>
      <w:marTop w:val="0"/>
      <w:marBottom w:val="0"/>
      <w:divBdr>
        <w:top w:val="none" w:sz="0" w:space="0" w:color="auto"/>
        <w:left w:val="none" w:sz="0" w:space="0" w:color="auto"/>
        <w:bottom w:val="none" w:sz="0" w:space="0" w:color="auto"/>
        <w:right w:val="none" w:sz="0" w:space="0" w:color="auto"/>
      </w:divBdr>
    </w:div>
    <w:div w:id="1992247911">
      <w:bodyDiv w:val="1"/>
      <w:marLeft w:val="0"/>
      <w:marRight w:val="0"/>
      <w:marTop w:val="0"/>
      <w:marBottom w:val="0"/>
      <w:divBdr>
        <w:top w:val="none" w:sz="0" w:space="0" w:color="auto"/>
        <w:left w:val="none" w:sz="0" w:space="0" w:color="auto"/>
        <w:bottom w:val="none" w:sz="0" w:space="0" w:color="auto"/>
        <w:right w:val="none" w:sz="0" w:space="0" w:color="auto"/>
      </w:divBdr>
    </w:div>
    <w:div w:id="1993364154">
      <w:bodyDiv w:val="1"/>
      <w:marLeft w:val="0"/>
      <w:marRight w:val="0"/>
      <w:marTop w:val="0"/>
      <w:marBottom w:val="0"/>
      <w:divBdr>
        <w:top w:val="none" w:sz="0" w:space="0" w:color="auto"/>
        <w:left w:val="none" w:sz="0" w:space="0" w:color="auto"/>
        <w:bottom w:val="none" w:sz="0" w:space="0" w:color="auto"/>
        <w:right w:val="none" w:sz="0" w:space="0" w:color="auto"/>
      </w:divBdr>
    </w:div>
    <w:div w:id="1994067973">
      <w:bodyDiv w:val="1"/>
      <w:marLeft w:val="0"/>
      <w:marRight w:val="0"/>
      <w:marTop w:val="0"/>
      <w:marBottom w:val="0"/>
      <w:divBdr>
        <w:top w:val="none" w:sz="0" w:space="0" w:color="auto"/>
        <w:left w:val="none" w:sz="0" w:space="0" w:color="auto"/>
        <w:bottom w:val="none" w:sz="0" w:space="0" w:color="auto"/>
        <w:right w:val="none" w:sz="0" w:space="0" w:color="auto"/>
      </w:divBdr>
    </w:div>
    <w:div w:id="1996446215">
      <w:bodyDiv w:val="1"/>
      <w:marLeft w:val="0"/>
      <w:marRight w:val="0"/>
      <w:marTop w:val="0"/>
      <w:marBottom w:val="0"/>
      <w:divBdr>
        <w:top w:val="none" w:sz="0" w:space="0" w:color="auto"/>
        <w:left w:val="none" w:sz="0" w:space="0" w:color="auto"/>
        <w:bottom w:val="none" w:sz="0" w:space="0" w:color="auto"/>
        <w:right w:val="none" w:sz="0" w:space="0" w:color="auto"/>
      </w:divBdr>
    </w:div>
    <w:div w:id="1997030502">
      <w:bodyDiv w:val="1"/>
      <w:marLeft w:val="0"/>
      <w:marRight w:val="0"/>
      <w:marTop w:val="0"/>
      <w:marBottom w:val="0"/>
      <w:divBdr>
        <w:top w:val="none" w:sz="0" w:space="0" w:color="auto"/>
        <w:left w:val="none" w:sz="0" w:space="0" w:color="auto"/>
        <w:bottom w:val="none" w:sz="0" w:space="0" w:color="auto"/>
        <w:right w:val="none" w:sz="0" w:space="0" w:color="auto"/>
      </w:divBdr>
    </w:div>
    <w:div w:id="1999307046">
      <w:bodyDiv w:val="1"/>
      <w:marLeft w:val="0"/>
      <w:marRight w:val="0"/>
      <w:marTop w:val="0"/>
      <w:marBottom w:val="0"/>
      <w:divBdr>
        <w:top w:val="none" w:sz="0" w:space="0" w:color="auto"/>
        <w:left w:val="none" w:sz="0" w:space="0" w:color="auto"/>
        <w:bottom w:val="none" w:sz="0" w:space="0" w:color="auto"/>
        <w:right w:val="none" w:sz="0" w:space="0" w:color="auto"/>
      </w:divBdr>
    </w:div>
    <w:div w:id="2001033267">
      <w:bodyDiv w:val="1"/>
      <w:marLeft w:val="0"/>
      <w:marRight w:val="0"/>
      <w:marTop w:val="0"/>
      <w:marBottom w:val="0"/>
      <w:divBdr>
        <w:top w:val="none" w:sz="0" w:space="0" w:color="auto"/>
        <w:left w:val="none" w:sz="0" w:space="0" w:color="auto"/>
        <w:bottom w:val="none" w:sz="0" w:space="0" w:color="auto"/>
        <w:right w:val="none" w:sz="0" w:space="0" w:color="auto"/>
      </w:divBdr>
    </w:div>
    <w:div w:id="2005666133">
      <w:bodyDiv w:val="1"/>
      <w:marLeft w:val="0"/>
      <w:marRight w:val="0"/>
      <w:marTop w:val="0"/>
      <w:marBottom w:val="0"/>
      <w:divBdr>
        <w:top w:val="none" w:sz="0" w:space="0" w:color="auto"/>
        <w:left w:val="none" w:sz="0" w:space="0" w:color="auto"/>
        <w:bottom w:val="none" w:sz="0" w:space="0" w:color="auto"/>
        <w:right w:val="none" w:sz="0" w:space="0" w:color="auto"/>
      </w:divBdr>
    </w:div>
    <w:div w:id="2013339260">
      <w:bodyDiv w:val="1"/>
      <w:marLeft w:val="0"/>
      <w:marRight w:val="0"/>
      <w:marTop w:val="0"/>
      <w:marBottom w:val="0"/>
      <w:divBdr>
        <w:top w:val="none" w:sz="0" w:space="0" w:color="auto"/>
        <w:left w:val="none" w:sz="0" w:space="0" w:color="auto"/>
        <w:bottom w:val="none" w:sz="0" w:space="0" w:color="auto"/>
        <w:right w:val="none" w:sz="0" w:space="0" w:color="auto"/>
      </w:divBdr>
    </w:div>
    <w:div w:id="2021470657">
      <w:bodyDiv w:val="1"/>
      <w:marLeft w:val="0"/>
      <w:marRight w:val="0"/>
      <w:marTop w:val="0"/>
      <w:marBottom w:val="0"/>
      <w:divBdr>
        <w:top w:val="none" w:sz="0" w:space="0" w:color="auto"/>
        <w:left w:val="none" w:sz="0" w:space="0" w:color="auto"/>
        <w:bottom w:val="none" w:sz="0" w:space="0" w:color="auto"/>
        <w:right w:val="none" w:sz="0" w:space="0" w:color="auto"/>
      </w:divBdr>
    </w:div>
    <w:div w:id="2034916117">
      <w:bodyDiv w:val="1"/>
      <w:marLeft w:val="0"/>
      <w:marRight w:val="0"/>
      <w:marTop w:val="0"/>
      <w:marBottom w:val="0"/>
      <w:divBdr>
        <w:top w:val="none" w:sz="0" w:space="0" w:color="auto"/>
        <w:left w:val="none" w:sz="0" w:space="0" w:color="auto"/>
        <w:bottom w:val="none" w:sz="0" w:space="0" w:color="auto"/>
        <w:right w:val="none" w:sz="0" w:space="0" w:color="auto"/>
      </w:divBdr>
    </w:div>
    <w:div w:id="2036417303">
      <w:bodyDiv w:val="1"/>
      <w:marLeft w:val="0"/>
      <w:marRight w:val="0"/>
      <w:marTop w:val="0"/>
      <w:marBottom w:val="0"/>
      <w:divBdr>
        <w:top w:val="none" w:sz="0" w:space="0" w:color="auto"/>
        <w:left w:val="none" w:sz="0" w:space="0" w:color="auto"/>
        <w:bottom w:val="none" w:sz="0" w:space="0" w:color="auto"/>
        <w:right w:val="none" w:sz="0" w:space="0" w:color="auto"/>
      </w:divBdr>
    </w:div>
    <w:div w:id="2043169294">
      <w:bodyDiv w:val="1"/>
      <w:marLeft w:val="0"/>
      <w:marRight w:val="0"/>
      <w:marTop w:val="0"/>
      <w:marBottom w:val="0"/>
      <w:divBdr>
        <w:top w:val="none" w:sz="0" w:space="0" w:color="auto"/>
        <w:left w:val="none" w:sz="0" w:space="0" w:color="auto"/>
        <w:bottom w:val="none" w:sz="0" w:space="0" w:color="auto"/>
        <w:right w:val="none" w:sz="0" w:space="0" w:color="auto"/>
      </w:divBdr>
    </w:div>
    <w:div w:id="2048679277">
      <w:bodyDiv w:val="1"/>
      <w:marLeft w:val="0"/>
      <w:marRight w:val="0"/>
      <w:marTop w:val="0"/>
      <w:marBottom w:val="0"/>
      <w:divBdr>
        <w:top w:val="none" w:sz="0" w:space="0" w:color="auto"/>
        <w:left w:val="none" w:sz="0" w:space="0" w:color="auto"/>
        <w:bottom w:val="none" w:sz="0" w:space="0" w:color="auto"/>
        <w:right w:val="none" w:sz="0" w:space="0" w:color="auto"/>
      </w:divBdr>
    </w:div>
    <w:div w:id="2049721535">
      <w:bodyDiv w:val="1"/>
      <w:marLeft w:val="0"/>
      <w:marRight w:val="0"/>
      <w:marTop w:val="0"/>
      <w:marBottom w:val="0"/>
      <w:divBdr>
        <w:top w:val="none" w:sz="0" w:space="0" w:color="auto"/>
        <w:left w:val="none" w:sz="0" w:space="0" w:color="auto"/>
        <w:bottom w:val="none" w:sz="0" w:space="0" w:color="auto"/>
        <w:right w:val="none" w:sz="0" w:space="0" w:color="auto"/>
      </w:divBdr>
    </w:div>
    <w:div w:id="2052223184">
      <w:bodyDiv w:val="1"/>
      <w:marLeft w:val="0"/>
      <w:marRight w:val="0"/>
      <w:marTop w:val="0"/>
      <w:marBottom w:val="0"/>
      <w:divBdr>
        <w:top w:val="none" w:sz="0" w:space="0" w:color="auto"/>
        <w:left w:val="none" w:sz="0" w:space="0" w:color="auto"/>
        <w:bottom w:val="none" w:sz="0" w:space="0" w:color="auto"/>
        <w:right w:val="none" w:sz="0" w:space="0" w:color="auto"/>
      </w:divBdr>
    </w:div>
    <w:div w:id="2053260784">
      <w:bodyDiv w:val="1"/>
      <w:marLeft w:val="0"/>
      <w:marRight w:val="0"/>
      <w:marTop w:val="0"/>
      <w:marBottom w:val="0"/>
      <w:divBdr>
        <w:top w:val="none" w:sz="0" w:space="0" w:color="auto"/>
        <w:left w:val="none" w:sz="0" w:space="0" w:color="auto"/>
        <w:bottom w:val="none" w:sz="0" w:space="0" w:color="auto"/>
        <w:right w:val="none" w:sz="0" w:space="0" w:color="auto"/>
      </w:divBdr>
    </w:div>
    <w:div w:id="2065105669">
      <w:bodyDiv w:val="1"/>
      <w:marLeft w:val="0"/>
      <w:marRight w:val="0"/>
      <w:marTop w:val="0"/>
      <w:marBottom w:val="0"/>
      <w:divBdr>
        <w:top w:val="none" w:sz="0" w:space="0" w:color="auto"/>
        <w:left w:val="none" w:sz="0" w:space="0" w:color="auto"/>
        <w:bottom w:val="none" w:sz="0" w:space="0" w:color="auto"/>
        <w:right w:val="none" w:sz="0" w:space="0" w:color="auto"/>
      </w:divBdr>
    </w:div>
    <w:div w:id="2067099162">
      <w:bodyDiv w:val="1"/>
      <w:marLeft w:val="0"/>
      <w:marRight w:val="0"/>
      <w:marTop w:val="0"/>
      <w:marBottom w:val="0"/>
      <w:divBdr>
        <w:top w:val="none" w:sz="0" w:space="0" w:color="auto"/>
        <w:left w:val="none" w:sz="0" w:space="0" w:color="auto"/>
        <w:bottom w:val="none" w:sz="0" w:space="0" w:color="auto"/>
        <w:right w:val="none" w:sz="0" w:space="0" w:color="auto"/>
      </w:divBdr>
    </w:div>
    <w:div w:id="2071075539">
      <w:bodyDiv w:val="1"/>
      <w:marLeft w:val="0"/>
      <w:marRight w:val="0"/>
      <w:marTop w:val="0"/>
      <w:marBottom w:val="0"/>
      <w:divBdr>
        <w:top w:val="none" w:sz="0" w:space="0" w:color="auto"/>
        <w:left w:val="none" w:sz="0" w:space="0" w:color="auto"/>
        <w:bottom w:val="none" w:sz="0" w:space="0" w:color="auto"/>
        <w:right w:val="none" w:sz="0" w:space="0" w:color="auto"/>
      </w:divBdr>
    </w:div>
    <w:div w:id="2087607735">
      <w:bodyDiv w:val="1"/>
      <w:marLeft w:val="0"/>
      <w:marRight w:val="0"/>
      <w:marTop w:val="0"/>
      <w:marBottom w:val="0"/>
      <w:divBdr>
        <w:top w:val="none" w:sz="0" w:space="0" w:color="auto"/>
        <w:left w:val="none" w:sz="0" w:space="0" w:color="auto"/>
        <w:bottom w:val="none" w:sz="0" w:space="0" w:color="auto"/>
        <w:right w:val="none" w:sz="0" w:space="0" w:color="auto"/>
      </w:divBdr>
    </w:div>
    <w:div w:id="2091997682">
      <w:bodyDiv w:val="1"/>
      <w:marLeft w:val="0"/>
      <w:marRight w:val="0"/>
      <w:marTop w:val="0"/>
      <w:marBottom w:val="0"/>
      <w:divBdr>
        <w:top w:val="none" w:sz="0" w:space="0" w:color="auto"/>
        <w:left w:val="none" w:sz="0" w:space="0" w:color="auto"/>
        <w:bottom w:val="none" w:sz="0" w:space="0" w:color="auto"/>
        <w:right w:val="none" w:sz="0" w:space="0" w:color="auto"/>
      </w:divBdr>
    </w:div>
    <w:div w:id="2095546025">
      <w:bodyDiv w:val="1"/>
      <w:marLeft w:val="0"/>
      <w:marRight w:val="0"/>
      <w:marTop w:val="0"/>
      <w:marBottom w:val="0"/>
      <w:divBdr>
        <w:top w:val="none" w:sz="0" w:space="0" w:color="auto"/>
        <w:left w:val="none" w:sz="0" w:space="0" w:color="auto"/>
        <w:bottom w:val="none" w:sz="0" w:space="0" w:color="auto"/>
        <w:right w:val="none" w:sz="0" w:space="0" w:color="auto"/>
      </w:divBdr>
    </w:div>
    <w:div w:id="2098868077">
      <w:bodyDiv w:val="1"/>
      <w:marLeft w:val="0"/>
      <w:marRight w:val="0"/>
      <w:marTop w:val="0"/>
      <w:marBottom w:val="0"/>
      <w:divBdr>
        <w:top w:val="none" w:sz="0" w:space="0" w:color="auto"/>
        <w:left w:val="none" w:sz="0" w:space="0" w:color="auto"/>
        <w:bottom w:val="none" w:sz="0" w:space="0" w:color="auto"/>
        <w:right w:val="none" w:sz="0" w:space="0" w:color="auto"/>
      </w:divBdr>
    </w:div>
    <w:div w:id="2100325681">
      <w:bodyDiv w:val="1"/>
      <w:marLeft w:val="0"/>
      <w:marRight w:val="0"/>
      <w:marTop w:val="0"/>
      <w:marBottom w:val="0"/>
      <w:divBdr>
        <w:top w:val="none" w:sz="0" w:space="0" w:color="auto"/>
        <w:left w:val="none" w:sz="0" w:space="0" w:color="auto"/>
        <w:bottom w:val="none" w:sz="0" w:space="0" w:color="auto"/>
        <w:right w:val="none" w:sz="0" w:space="0" w:color="auto"/>
      </w:divBdr>
    </w:div>
    <w:div w:id="2106344262">
      <w:bodyDiv w:val="1"/>
      <w:marLeft w:val="0"/>
      <w:marRight w:val="0"/>
      <w:marTop w:val="0"/>
      <w:marBottom w:val="0"/>
      <w:divBdr>
        <w:top w:val="none" w:sz="0" w:space="0" w:color="auto"/>
        <w:left w:val="none" w:sz="0" w:space="0" w:color="auto"/>
        <w:bottom w:val="none" w:sz="0" w:space="0" w:color="auto"/>
        <w:right w:val="none" w:sz="0" w:space="0" w:color="auto"/>
      </w:divBdr>
      <w:divsChild>
        <w:div w:id="272444139">
          <w:marLeft w:val="0"/>
          <w:marRight w:val="0"/>
          <w:marTop w:val="0"/>
          <w:marBottom w:val="0"/>
          <w:divBdr>
            <w:top w:val="single" w:sz="6" w:space="12" w:color="DDDDDD"/>
            <w:left w:val="single" w:sz="6" w:space="12" w:color="DDDDDD"/>
            <w:bottom w:val="single" w:sz="6" w:space="12" w:color="DDDDDD"/>
            <w:right w:val="single" w:sz="6" w:space="12" w:color="DDDDDD"/>
          </w:divBdr>
          <w:divsChild>
            <w:div w:id="13484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0058">
      <w:bodyDiv w:val="1"/>
      <w:marLeft w:val="0"/>
      <w:marRight w:val="0"/>
      <w:marTop w:val="0"/>
      <w:marBottom w:val="0"/>
      <w:divBdr>
        <w:top w:val="none" w:sz="0" w:space="0" w:color="auto"/>
        <w:left w:val="none" w:sz="0" w:space="0" w:color="auto"/>
        <w:bottom w:val="none" w:sz="0" w:space="0" w:color="auto"/>
        <w:right w:val="none" w:sz="0" w:space="0" w:color="auto"/>
      </w:divBdr>
    </w:div>
    <w:div w:id="2109306905">
      <w:bodyDiv w:val="1"/>
      <w:marLeft w:val="0"/>
      <w:marRight w:val="0"/>
      <w:marTop w:val="0"/>
      <w:marBottom w:val="0"/>
      <w:divBdr>
        <w:top w:val="none" w:sz="0" w:space="0" w:color="auto"/>
        <w:left w:val="none" w:sz="0" w:space="0" w:color="auto"/>
        <w:bottom w:val="none" w:sz="0" w:space="0" w:color="auto"/>
        <w:right w:val="none" w:sz="0" w:space="0" w:color="auto"/>
      </w:divBdr>
    </w:div>
    <w:div w:id="2110003640">
      <w:bodyDiv w:val="1"/>
      <w:marLeft w:val="0"/>
      <w:marRight w:val="0"/>
      <w:marTop w:val="0"/>
      <w:marBottom w:val="0"/>
      <w:divBdr>
        <w:top w:val="none" w:sz="0" w:space="0" w:color="auto"/>
        <w:left w:val="none" w:sz="0" w:space="0" w:color="auto"/>
        <w:bottom w:val="none" w:sz="0" w:space="0" w:color="auto"/>
        <w:right w:val="none" w:sz="0" w:space="0" w:color="auto"/>
      </w:divBdr>
    </w:div>
    <w:div w:id="2116517503">
      <w:bodyDiv w:val="1"/>
      <w:marLeft w:val="0"/>
      <w:marRight w:val="0"/>
      <w:marTop w:val="0"/>
      <w:marBottom w:val="0"/>
      <w:divBdr>
        <w:top w:val="none" w:sz="0" w:space="0" w:color="auto"/>
        <w:left w:val="none" w:sz="0" w:space="0" w:color="auto"/>
        <w:bottom w:val="none" w:sz="0" w:space="0" w:color="auto"/>
        <w:right w:val="none" w:sz="0" w:space="0" w:color="auto"/>
      </w:divBdr>
    </w:div>
    <w:div w:id="2122989603">
      <w:bodyDiv w:val="1"/>
      <w:marLeft w:val="0"/>
      <w:marRight w:val="0"/>
      <w:marTop w:val="0"/>
      <w:marBottom w:val="0"/>
      <w:divBdr>
        <w:top w:val="none" w:sz="0" w:space="0" w:color="auto"/>
        <w:left w:val="none" w:sz="0" w:space="0" w:color="auto"/>
        <w:bottom w:val="none" w:sz="0" w:space="0" w:color="auto"/>
        <w:right w:val="none" w:sz="0" w:space="0" w:color="auto"/>
      </w:divBdr>
    </w:div>
    <w:div w:id="2124884848">
      <w:bodyDiv w:val="1"/>
      <w:marLeft w:val="0"/>
      <w:marRight w:val="0"/>
      <w:marTop w:val="0"/>
      <w:marBottom w:val="0"/>
      <w:divBdr>
        <w:top w:val="none" w:sz="0" w:space="0" w:color="auto"/>
        <w:left w:val="none" w:sz="0" w:space="0" w:color="auto"/>
        <w:bottom w:val="none" w:sz="0" w:space="0" w:color="auto"/>
        <w:right w:val="none" w:sz="0" w:space="0" w:color="auto"/>
      </w:divBdr>
    </w:div>
    <w:div w:id="2133667621">
      <w:bodyDiv w:val="1"/>
      <w:marLeft w:val="0"/>
      <w:marRight w:val="0"/>
      <w:marTop w:val="0"/>
      <w:marBottom w:val="0"/>
      <w:divBdr>
        <w:top w:val="none" w:sz="0" w:space="0" w:color="auto"/>
        <w:left w:val="none" w:sz="0" w:space="0" w:color="auto"/>
        <w:bottom w:val="none" w:sz="0" w:space="0" w:color="auto"/>
        <w:right w:val="none" w:sz="0" w:space="0" w:color="auto"/>
      </w:divBdr>
    </w:div>
    <w:div w:id="2133743834">
      <w:bodyDiv w:val="1"/>
      <w:marLeft w:val="0"/>
      <w:marRight w:val="0"/>
      <w:marTop w:val="0"/>
      <w:marBottom w:val="0"/>
      <w:divBdr>
        <w:top w:val="none" w:sz="0" w:space="0" w:color="auto"/>
        <w:left w:val="none" w:sz="0" w:space="0" w:color="auto"/>
        <w:bottom w:val="none" w:sz="0" w:space="0" w:color="auto"/>
        <w:right w:val="none" w:sz="0" w:space="0" w:color="auto"/>
      </w:divBdr>
    </w:div>
    <w:div w:id="2135171300">
      <w:bodyDiv w:val="1"/>
      <w:marLeft w:val="0"/>
      <w:marRight w:val="0"/>
      <w:marTop w:val="0"/>
      <w:marBottom w:val="0"/>
      <w:divBdr>
        <w:top w:val="none" w:sz="0" w:space="0" w:color="auto"/>
        <w:left w:val="none" w:sz="0" w:space="0" w:color="auto"/>
        <w:bottom w:val="none" w:sz="0" w:space="0" w:color="auto"/>
        <w:right w:val="none" w:sz="0" w:space="0" w:color="auto"/>
      </w:divBdr>
    </w:div>
    <w:div w:id="2138602792">
      <w:bodyDiv w:val="1"/>
      <w:marLeft w:val="0"/>
      <w:marRight w:val="0"/>
      <w:marTop w:val="0"/>
      <w:marBottom w:val="0"/>
      <w:divBdr>
        <w:top w:val="none" w:sz="0" w:space="0" w:color="auto"/>
        <w:left w:val="none" w:sz="0" w:space="0" w:color="auto"/>
        <w:bottom w:val="none" w:sz="0" w:space="0" w:color="auto"/>
        <w:right w:val="none" w:sz="0" w:space="0" w:color="auto"/>
      </w:divBdr>
    </w:div>
    <w:div w:id="214010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ackoverflow.com/questions/2536692/a-simple-scenario-using-wait-and-notify-in-java" TargetMode="External"/><Relationship Id="rId21" Type="http://schemas.openxmlformats.org/officeDocument/2006/relationships/hyperlink" Target="http://stackoverflow.com/questions/767372/java-string-equals-versus" TargetMode="External"/><Relationship Id="rId63" Type="http://schemas.openxmlformats.org/officeDocument/2006/relationships/hyperlink" Target="http://www.indiabix.com/online-test/java-programming-test/63" TargetMode="External"/><Relationship Id="rId159" Type="http://schemas.openxmlformats.org/officeDocument/2006/relationships/hyperlink" Target="http://stackoverflow.com/questions/69849/factory-pattern-when-to-use-factory-methods" TargetMode="External"/><Relationship Id="rId170" Type="http://schemas.openxmlformats.org/officeDocument/2006/relationships/image" Target="media/image16.png"/><Relationship Id="rId226" Type="http://schemas.openxmlformats.org/officeDocument/2006/relationships/hyperlink" Target="http://www.indiabix.com/online-test/java-programming-test/64" TargetMode="External"/><Relationship Id="rId268" Type="http://schemas.openxmlformats.org/officeDocument/2006/relationships/image" Target="media/image42.png"/><Relationship Id="rId32" Type="http://schemas.openxmlformats.org/officeDocument/2006/relationships/hyperlink" Target="http://java-questions.com/collections-interview-questions.html" TargetMode="External"/><Relationship Id="rId74" Type="http://schemas.openxmlformats.org/officeDocument/2006/relationships/image" Target="media/image5.png"/><Relationship Id="rId128" Type="http://schemas.openxmlformats.org/officeDocument/2006/relationships/hyperlink" Target="https://docs.oracle.com/javase/7/docs/api/java/lang/Thread.State.html" TargetMode="External"/><Relationship Id="rId5" Type="http://schemas.openxmlformats.org/officeDocument/2006/relationships/webSettings" Target="webSettings.xml"/><Relationship Id="rId181" Type="http://schemas.openxmlformats.org/officeDocument/2006/relationships/hyperlink" Target="http://javapapers.com/java/java-nio-file-read-write-with-channels/" TargetMode="External"/><Relationship Id="rId237" Type="http://schemas.openxmlformats.org/officeDocument/2006/relationships/hyperlink" Target="http://blog.csdn.net/brushli/article/details/12356695" TargetMode="External"/><Relationship Id="rId258" Type="http://schemas.openxmlformats.org/officeDocument/2006/relationships/image" Target="media/image32.png"/><Relationship Id="rId22" Type="http://schemas.openxmlformats.org/officeDocument/2006/relationships/hyperlink" Target="http://www.journaldev.com/526/java-program-to-find-all-permutations-of-a-string" TargetMode="External"/><Relationship Id="rId43" Type="http://schemas.openxmlformats.org/officeDocument/2006/relationships/hyperlink" Target="http://stackoverflow.com/questions/4889711/what-happens-if-a-method-throws-an-exception-that-was-not-specified-in-the-metho" TargetMode="External"/><Relationship Id="rId64" Type="http://schemas.openxmlformats.org/officeDocument/2006/relationships/hyperlink" Target="http://docs.oracle.com/javase/7/docs/api/java/util/Collection.html" TargetMode="External"/><Relationship Id="rId118" Type="http://schemas.openxmlformats.org/officeDocument/2006/relationships/hyperlink" Target="http://stackoverflow.com/questions/37026/java-notify-vs-notifyall-all-over-again" TargetMode="External"/><Relationship Id="rId139" Type="http://schemas.openxmlformats.org/officeDocument/2006/relationships/hyperlink" Target="https://docs.oracle.com/javase/tutorial/java/javaOO/nested.html" TargetMode="External"/><Relationship Id="rId85" Type="http://schemas.openxmlformats.org/officeDocument/2006/relationships/hyperlink" Target="http://java67.blogspot.com/2012/12/difference-between-array-vs-arraylist-java.html" TargetMode="External"/><Relationship Id="rId150" Type="http://schemas.openxmlformats.org/officeDocument/2006/relationships/hyperlink" Target="http://docs.oracle.com/javase/specs/jls/se7/html/jls-12.html" TargetMode="External"/><Relationship Id="rId171" Type="http://schemas.openxmlformats.org/officeDocument/2006/relationships/image" Target="media/image17.gif"/><Relationship Id="rId192" Type="http://schemas.openxmlformats.org/officeDocument/2006/relationships/hyperlink" Target="http://stackoverflow.com/questions/2232759/what-is-the-purpose-of-serialization-in-java" TargetMode="External"/><Relationship Id="rId206" Type="http://schemas.openxmlformats.org/officeDocument/2006/relationships/hyperlink" Target="http://www.programmingsimplified.com/java/tutorial/java-exception-handling-tutorial" TargetMode="External"/><Relationship Id="rId227" Type="http://schemas.openxmlformats.org/officeDocument/2006/relationships/hyperlink" Target="http://www.indiabix.com/online-test/java-programming-test/65" TargetMode="External"/><Relationship Id="rId248" Type="http://schemas.openxmlformats.org/officeDocument/2006/relationships/hyperlink" Target="http://blog.csdn.net/brushli/article/details/12356695" TargetMode="External"/><Relationship Id="rId269" Type="http://schemas.openxmlformats.org/officeDocument/2006/relationships/image" Target="media/image43.png"/><Relationship Id="rId12" Type="http://schemas.openxmlformats.org/officeDocument/2006/relationships/hyperlink" Target="http://stackoverflow.com/questions/6729039/problem-in-upcasting-in-java" TargetMode="External"/><Relationship Id="rId33" Type="http://schemas.openxmlformats.org/officeDocument/2006/relationships/hyperlink" Target="http://stackoverflow.com/questions/3962766/java-reverse-list" TargetMode="External"/><Relationship Id="rId108" Type="http://schemas.openxmlformats.org/officeDocument/2006/relationships/hyperlink" Target="http://www.tutorialspoint.com/java/java_thread_synchronization.htm" TargetMode="External"/><Relationship Id="rId129" Type="http://schemas.openxmlformats.org/officeDocument/2006/relationships/hyperlink" Target="https://docs.oracle.com/javase/7/docs/api/java/lang/Thread.State.html" TargetMode="External"/><Relationship Id="rId54" Type="http://schemas.openxmlformats.org/officeDocument/2006/relationships/hyperlink" Target="http://en.wikipedia.org/wiki/Final_(Java)" TargetMode="External"/><Relationship Id="rId75" Type="http://schemas.openxmlformats.org/officeDocument/2006/relationships/hyperlink" Target="https://www.javacodegeeks.com/2014/03/how-hashmap-works-in-java.html" TargetMode="External"/><Relationship Id="rId96" Type="http://schemas.openxmlformats.org/officeDocument/2006/relationships/hyperlink" Target="http://www.journaldev.com/1330/java-collections-interview-questions-and-answers" TargetMode="External"/><Relationship Id="rId140" Type="http://schemas.openxmlformats.org/officeDocument/2006/relationships/hyperlink" Target="http://www.programmerinterview.com/index.php/java-questions/java-inner-class-example/" TargetMode="External"/><Relationship Id="rId161" Type="http://schemas.openxmlformats.org/officeDocument/2006/relationships/image" Target="media/image14.jpeg"/><Relationship Id="rId182" Type="http://schemas.openxmlformats.org/officeDocument/2006/relationships/hyperlink" Target="http://stackoverflow.com/questions/383692/what-is-json-and-why-would-i-use-it" TargetMode="External"/><Relationship Id="rId217" Type="http://schemas.openxmlformats.org/officeDocument/2006/relationships/hyperlink" Target="http://java67.blogspot.com/2014/09/right-way-to-check-if-string-is-empty.html" TargetMode="External"/><Relationship Id="rId6" Type="http://schemas.openxmlformats.org/officeDocument/2006/relationships/footnotes" Target="footnotes.xml"/><Relationship Id="rId238" Type="http://schemas.openxmlformats.org/officeDocument/2006/relationships/hyperlink" Target="http://blog.csdn.net/brushli/article/details/12356695" TargetMode="External"/><Relationship Id="rId259" Type="http://schemas.openxmlformats.org/officeDocument/2006/relationships/image" Target="media/image33.png"/><Relationship Id="rId23" Type="http://schemas.openxmlformats.org/officeDocument/2006/relationships/hyperlink" Target="http://www.journaldev.com/530/java-program-to-find-out-longest-palindrome-in-a-string" TargetMode="External"/><Relationship Id="rId119" Type="http://schemas.openxmlformats.org/officeDocument/2006/relationships/hyperlink" Target="http://www.javamadesoeasy.com/2015/03/solve-consumer-producer-pattern-by.html" TargetMode="External"/><Relationship Id="rId270" Type="http://schemas.openxmlformats.org/officeDocument/2006/relationships/image" Target="media/image44.png"/><Relationship Id="rId44" Type="http://schemas.openxmlformats.org/officeDocument/2006/relationships/hyperlink" Target="http://www.tkhts.com/interview-questions/exception-handling-basics.jsp" TargetMode="External"/><Relationship Id="rId65" Type="http://schemas.openxmlformats.org/officeDocument/2006/relationships/image" Target="media/image4.png"/><Relationship Id="rId86" Type="http://schemas.openxmlformats.org/officeDocument/2006/relationships/hyperlink" Target="http://java67.blogspot.com/2015/06/what-is-fail-safe-and-fail-fast-iterator-in-java.html" TargetMode="External"/><Relationship Id="rId130" Type="http://schemas.openxmlformats.org/officeDocument/2006/relationships/hyperlink" Target="https://docs.oracle.com/javase/7/docs/api/java/lang/Thread.State.html" TargetMode="External"/><Relationship Id="rId151" Type="http://schemas.openxmlformats.org/officeDocument/2006/relationships/hyperlink" Target="http://stackoverflow.com/questions/17693828/difference-between-loading-a-class-and-instantiating-it" TargetMode="External"/><Relationship Id="rId172" Type="http://schemas.openxmlformats.org/officeDocument/2006/relationships/image" Target="media/image18.gif"/><Relationship Id="rId193" Type="http://schemas.openxmlformats.org/officeDocument/2006/relationships/hyperlink" Target="https://www.cs.uic.edu/~troy/fall04/cs441/drake/serialization.html" TargetMode="External"/><Relationship Id="rId207" Type="http://schemas.openxmlformats.org/officeDocument/2006/relationships/hyperlink" Target="http://en.wikipedia.org/wiki/%3F:" TargetMode="External"/><Relationship Id="rId228" Type="http://schemas.openxmlformats.org/officeDocument/2006/relationships/hyperlink" Target="https://www.cs.utexas.edu/~scottm/cs307/handouts/Eclipse%20Help/jarInEclipse.htm" TargetMode="External"/><Relationship Id="rId249" Type="http://schemas.openxmlformats.org/officeDocument/2006/relationships/hyperlink" Target="http://blog.csdn.net/brushli/article/details/12356695" TargetMode="External"/><Relationship Id="rId13" Type="http://schemas.openxmlformats.org/officeDocument/2006/relationships/hyperlink" Target="http://forum.codecall.net/topic/50451-upcasting-downcasting/" TargetMode="External"/><Relationship Id="rId109" Type="http://schemas.openxmlformats.org/officeDocument/2006/relationships/hyperlink" Target="http://stackoverflow.com/questions/437620/java-synchronized-static-methods-lock-on-object-or-class?lq=1" TargetMode="External"/><Relationship Id="rId260" Type="http://schemas.openxmlformats.org/officeDocument/2006/relationships/image" Target="media/image34.png"/><Relationship Id="rId34" Type="http://schemas.openxmlformats.org/officeDocument/2006/relationships/hyperlink" Target="http://stackoverflow.com/questions/2612976/printing-reverse-of-any-string-without-using-any-predefined-function" TargetMode="External"/><Relationship Id="rId55" Type="http://schemas.openxmlformats.org/officeDocument/2006/relationships/hyperlink" Target="http://javarevisited.blogspot.com/2011/12/final-variable-method-class-java.html" TargetMode="External"/><Relationship Id="rId76" Type="http://schemas.openxmlformats.org/officeDocument/2006/relationships/image" Target="media/image6.jpeg"/><Relationship Id="rId97" Type="http://schemas.openxmlformats.org/officeDocument/2006/relationships/hyperlink" Target="http://www.java2blog.com/2014/02/hashcode-and-equals-method-in-java.html" TargetMode="External"/><Relationship Id="rId120" Type="http://schemas.openxmlformats.org/officeDocument/2006/relationships/hyperlink" Target="http://javarevisited.blogspot.com/2013/12/inter-thread-communication-in-java-wait-notify-example.html" TargetMode="External"/><Relationship Id="rId141" Type="http://schemas.openxmlformats.org/officeDocument/2006/relationships/hyperlink" Target="http://stackoverflow.com/questions/2599440/how-can-i-access-a-private-constructor-of-a-class" TargetMode="External"/><Relationship Id="rId7" Type="http://schemas.openxmlformats.org/officeDocument/2006/relationships/endnotes" Target="endnotes.xml"/><Relationship Id="rId162" Type="http://schemas.openxmlformats.org/officeDocument/2006/relationships/hyperlink" Target="https://www.javacodegeeks.com/2014/05/java-8-features-tutorial.html" TargetMode="External"/><Relationship Id="rId183" Type="http://schemas.openxmlformats.org/officeDocument/2006/relationships/hyperlink" Target="http://stackoverflow.com/questions/1938428/marshall-unmarshall-a-json-to-a-java-class-using-jaxb" TargetMode="External"/><Relationship Id="rId218" Type="http://schemas.openxmlformats.org/officeDocument/2006/relationships/hyperlink" Target="http://stackoverflow.com/questions/7520432/java-vs-equals-confusion" TargetMode="External"/><Relationship Id="rId239" Type="http://schemas.openxmlformats.org/officeDocument/2006/relationships/hyperlink" Target="http://blog.csdn.net/brushli/article/details/12356695" TargetMode="External"/><Relationship Id="rId250" Type="http://schemas.openxmlformats.org/officeDocument/2006/relationships/hyperlink" Target="http://blog.csdn.net/brushli/article/details/12356695" TargetMode="External"/><Relationship Id="rId271" Type="http://schemas.openxmlformats.org/officeDocument/2006/relationships/image" Target="media/image45.png"/><Relationship Id="rId24" Type="http://schemas.openxmlformats.org/officeDocument/2006/relationships/hyperlink" Target="http://articles.leetcode.com/longest-palindromic-substring-part-i/" TargetMode="External"/><Relationship Id="rId45" Type="http://schemas.openxmlformats.org/officeDocument/2006/relationships/hyperlink" Target="http://javarevisited.blogspot.com/2013/06/10-java-exception-and-error-interview-questions-answers-programming.html" TargetMode="External"/><Relationship Id="rId66" Type="http://schemas.openxmlformats.org/officeDocument/2006/relationships/hyperlink" Target="http://stackoverflow.com/questions/1035008/what-is-the-difference-between-set-and-list" TargetMode="External"/><Relationship Id="rId87" Type="http://schemas.openxmlformats.org/officeDocument/2006/relationships/hyperlink" Target="http://www.indiabix.com/online-test/java-programming-test/63" TargetMode="External"/><Relationship Id="rId110" Type="http://schemas.openxmlformats.org/officeDocument/2006/relationships/hyperlink" Target="http://stackoverflow.com/questions/578904/how-do-synchronized-static-methods-work-in-java" TargetMode="External"/><Relationship Id="rId131" Type="http://schemas.openxmlformats.org/officeDocument/2006/relationships/hyperlink" Target="https://docs.oracle.com/javase/7/docs/api/java/lang/Thread.State.html" TargetMode="External"/><Relationship Id="rId152" Type="http://schemas.openxmlformats.org/officeDocument/2006/relationships/hyperlink" Target="http://www.javaworld.com/article/2073352/core-java/simply-singleton.html" TargetMode="External"/><Relationship Id="rId173" Type="http://schemas.openxmlformats.org/officeDocument/2006/relationships/image" Target="media/image19.gif"/><Relationship Id="rId194" Type="http://schemas.openxmlformats.org/officeDocument/2006/relationships/hyperlink" Target="http://javarevisited.blogspot.com/2011/09/transient-keyword-variable-in-java.html" TargetMode="External"/><Relationship Id="rId208" Type="http://schemas.openxmlformats.org/officeDocument/2006/relationships/hyperlink" Target="http://commons.apache.org/proper/commons-lang/" TargetMode="External"/><Relationship Id="rId229" Type="http://schemas.openxmlformats.org/officeDocument/2006/relationships/hyperlink" Target="http://docs.oracle.com/javase/tutorial/deployment/jar/defman.html" TargetMode="External"/><Relationship Id="rId240" Type="http://schemas.openxmlformats.org/officeDocument/2006/relationships/hyperlink" Target="http://blog.csdn.net/brushli/article/details/12356695" TargetMode="External"/><Relationship Id="rId261" Type="http://schemas.openxmlformats.org/officeDocument/2006/relationships/image" Target="media/image35.png"/><Relationship Id="rId14" Type="http://schemas.openxmlformats.org/officeDocument/2006/relationships/hyperlink" Target="http://stackoverflow.com/questions/1906445/what-is-the-difference-between-jdk-and-jre" TargetMode="External"/><Relationship Id="rId35" Type="http://schemas.openxmlformats.org/officeDocument/2006/relationships/hyperlink" Target="http://javaconceptoftheday.com/classnotfoundexception-vs-noclassdeffounderror-in-java/" TargetMode="External"/><Relationship Id="rId56" Type="http://schemas.openxmlformats.org/officeDocument/2006/relationships/hyperlink" Target="http://www.programmerinterview.com/index.php/java-questions/finally-block/" TargetMode="External"/><Relationship Id="rId77" Type="http://schemas.openxmlformats.org/officeDocument/2006/relationships/image" Target="media/image7.jpeg"/><Relationship Id="rId100" Type="http://schemas.openxmlformats.org/officeDocument/2006/relationships/hyperlink" Target="http://docs.oracle.com/javase/6/docs/api/java/util/Map.html" TargetMode="External"/><Relationship Id="rId8" Type="http://schemas.openxmlformats.org/officeDocument/2006/relationships/hyperlink" Target="http://www.tutorialspoint.com/java/java_encapsulation.htm" TargetMode="External"/><Relationship Id="rId98" Type="http://schemas.openxmlformats.org/officeDocument/2006/relationships/hyperlink" Target="http://javarevisited.blogspot.com/2013/08/10-equals-and-hashcode-interview.html" TargetMode="External"/><Relationship Id="rId121" Type="http://schemas.openxmlformats.org/officeDocument/2006/relationships/hyperlink" Target="http://tutorials.jenkov.com/java-concurrency/volatile.html" TargetMode="External"/><Relationship Id="rId142" Type="http://schemas.openxmlformats.org/officeDocument/2006/relationships/hyperlink" Target="http://tutorials.jenkov.com/java-reflection/private-fields-and-methods.html" TargetMode="External"/><Relationship Id="rId163" Type="http://schemas.openxmlformats.org/officeDocument/2006/relationships/hyperlink" Target="https://www.javacodegeeks.com/2014/03/8-new-features-for-java-8.html" TargetMode="External"/><Relationship Id="rId184" Type="http://schemas.openxmlformats.org/officeDocument/2006/relationships/hyperlink" Target="https://jersey.java.net/apidocs/1.1.1-ea/jersey/com/sun/jersey/api/json/JSONJAXBContext.html" TargetMode="External"/><Relationship Id="rId219" Type="http://schemas.openxmlformats.org/officeDocument/2006/relationships/hyperlink" Target="http://www.indiabix.com/online-test/java-programming-test/65" TargetMode="External"/><Relationship Id="rId230" Type="http://schemas.openxmlformats.org/officeDocument/2006/relationships/image" Target="media/image29.gif"/><Relationship Id="rId251" Type="http://schemas.openxmlformats.org/officeDocument/2006/relationships/hyperlink" Target="http://blog.csdn.net/brushli/article/details/12356695" TargetMode="External"/><Relationship Id="rId25" Type="http://schemas.openxmlformats.org/officeDocument/2006/relationships/hyperlink" Target="http://www.journaldev.com/802/why-string-is-immutable-or-final-in-java" TargetMode="External"/><Relationship Id="rId46" Type="http://schemas.openxmlformats.org/officeDocument/2006/relationships/hyperlink" Target="http://java-questions.com/Exceptions-interview-questions.html" TargetMode="External"/><Relationship Id="rId67" Type="http://schemas.openxmlformats.org/officeDocument/2006/relationships/hyperlink" Target="http://www.journaldev.com/1330/java-collections-interview-questions-and-answers" TargetMode="External"/><Relationship Id="rId272" Type="http://schemas.openxmlformats.org/officeDocument/2006/relationships/image" Target="media/image46.png"/><Relationship Id="rId88" Type="http://schemas.openxmlformats.org/officeDocument/2006/relationships/hyperlink" Target="http://www.indiabix.com/online-test/java-programming-test/64" TargetMode="External"/><Relationship Id="rId111" Type="http://schemas.openxmlformats.org/officeDocument/2006/relationships/hyperlink" Target="http://tutorials.jenkov.com/java-concurrency/race-conditions-and-critical-sections.html" TargetMode="External"/><Relationship Id="rId132" Type="http://schemas.openxmlformats.org/officeDocument/2006/relationships/hyperlink" Target="https://docs.oracle.com/javase/7/docs/api/java/lang/Thread.State.html" TargetMode="External"/><Relationship Id="rId153" Type="http://schemas.openxmlformats.org/officeDocument/2006/relationships/hyperlink" Target="http://stackoverflow.com/questions/70689/what-is-an-efficient-way-to-implement-a-singleton-pattern-in-java" TargetMode="External"/><Relationship Id="rId174" Type="http://schemas.openxmlformats.org/officeDocument/2006/relationships/image" Target="media/image20.gif"/><Relationship Id="rId195" Type="http://schemas.openxmlformats.org/officeDocument/2006/relationships/hyperlink" Target="http://javaquestionsinterview.blogspot.com/2012/03/java-interview-questions-can-you_19.html" TargetMode="External"/><Relationship Id="rId209" Type="http://schemas.openxmlformats.org/officeDocument/2006/relationships/hyperlink" Target="http://commons.apache.org/proper/commons-lang/javadocs/api-2.6/org/apache/commons/lang/StringUtils.html" TargetMode="External"/><Relationship Id="rId220" Type="http://schemas.openxmlformats.org/officeDocument/2006/relationships/hyperlink" Target="http://stackoverflow.com/questions/185937/overriding-the-java-equals-method-quirk" TargetMode="External"/><Relationship Id="rId241" Type="http://schemas.openxmlformats.org/officeDocument/2006/relationships/hyperlink" Target="http://blog.csdn.net/brushli/article/details/12356695" TargetMode="External"/><Relationship Id="rId15" Type="http://schemas.openxmlformats.org/officeDocument/2006/relationships/hyperlink" Target="http://stackoverflow.com/questions/1073909/side-effect-whats-this" TargetMode="External"/><Relationship Id="rId36" Type="http://schemas.openxmlformats.org/officeDocument/2006/relationships/image" Target="media/image3.png"/><Relationship Id="rId57" Type="http://schemas.openxmlformats.org/officeDocument/2006/relationships/hyperlink" Target="http://javarevisited.blogspot.sg/2012/01/difference-thread-vs-runnable-interface.html" TargetMode="External"/><Relationship Id="rId262" Type="http://schemas.openxmlformats.org/officeDocument/2006/relationships/image" Target="media/image36.png"/><Relationship Id="rId78" Type="http://schemas.openxmlformats.org/officeDocument/2006/relationships/hyperlink" Target="http://stackoverflow.com/questions/20212440/immutable-objects-and-hashmap-keys" TargetMode="External"/><Relationship Id="rId99" Type="http://schemas.openxmlformats.org/officeDocument/2006/relationships/hyperlink" Target="http://stackoverflow.com/questions/12123960/what-does-comparison-being-consistent-with-equals-mean-what-can-possibly-happe" TargetMode="External"/><Relationship Id="rId101" Type="http://schemas.openxmlformats.org/officeDocument/2006/relationships/hyperlink" Target="https://www.quora.com/What-are-some-real-life-examples-of-multi-threading-as-we-study-in-Java" TargetMode="External"/><Relationship Id="rId122" Type="http://schemas.openxmlformats.org/officeDocument/2006/relationships/image" Target="media/image12.png"/><Relationship Id="rId143" Type="http://schemas.openxmlformats.org/officeDocument/2006/relationships/hyperlink" Target="http://stackoverflow.com/questions/880365/any-way-to-invoke-a-private-method" TargetMode="External"/><Relationship Id="rId164" Type="http://schemas.openxmlformats.org/officeDocument/2006/relationships/hyperlink" Target="http://tutorials.jenkov.com/java/annotations.html" TargetMode="External"/><Relationship Id="rId185" Type="http://schemas.openxmlformats.org/officeDocument/2006/relationships/hyperlink" Target="http://javarevisited.blogspot.com/2012/06/10-interview-questions-on-java-generics.html" TargetMode="External"/><Relationship Id="rId9" Type="http://schemas.openxmlformats.org/officeDocument/2006/relationships/hyperlink" Target="http://www.tutorialspoint.com/java/java_inheritance.htm" TargetMode="External"/><Relationship Id="rId210" Type="http://schemas.openxmlformats.org/officeDocument/2006/relationships/hyperlink" Target="http://howtodoinjava.com/2013/04/05/how-to-effectively-handle-nullpointerexception-in-java/" TargetMode="External"/><Relationship Id="rId26" Type="http://schemas.openxmlformats.org/officeDocument/2006/relationships/hyperlink" Target="http://javarevisited.blogspot.com/2013/08/10-equals-and-hashcode-interview.html" TargetMode="External"/><Relationship Id="rId231" Type="http://schemas.openxmlformats.org/officeDocument/2006/relationships/hyperlink" Target="http://docs.oracle.com/javase/tutorial/deployment/jar/build.html" TargetMode="External"/><Relationship Id="rId252" Type="http://schemas.openxmlformats.org/officeDocument/2006/relationships/hyperlink" Target="http://blog.csdn.net/brushli/article/details/12356695" TargetMode="External"/><Relationship Id="rId273" Type="http://schemas.openxmlformats.org/officeDocument/2006/relationships/hyperlink" Target="https://dzone.com/articles/java-copy-shallow-vs-deep-in-which-you-will-swim" TargetMode="External"/><Relationship Id="rId47" Type="http://schemas.openxmlformats.org/officeDocument/2006/relationships/hyperlink" Target="http://www.codejava.net/java-core/the-java-language/java-keyword-assert" TargetMode="External"/><Relationship Id="rId68" Type="http://schemas.openxmlformats.org/officeDocument/2006/relationships/hyperlink" Target="http://www.journaldev.com/1330/java-collections-interview-questions-and-answers" TargetMode="External"/><Relationship Id="rId89" Type="http://schemas.openxmlformats.org/officeDocument/2006/relationships/hyperlink" Target="http://stackoverflow.com/questions/40471/differences-between-hashmap-and-hashtable" TargetMode="External"/><Relationship Id="rId112" Type="http://schemas.openxmlformats.org/officeDocument/2006/relationships/hyperlink" Target="http://tutorials.jenkov.com/java-concurrency/thread-safety.html" TargetMode="External"/><Relationship Id="rId133" Type="http://schemas.openxmlformats.org/officeDocument/2006/relationships/hyperlink" Target="https://docs.oracle.com/javase/7/docs/api/java/lang/Thread.State.html" TargetMode="External"/><Relationship Id="rId154" Type="http://schemas.openxmlformats.org/officeDocument/2006/relationships/hyperlink" Target="http://en.wikipedia.org/wiki/Joshua_Bloch" TargetMode="External"/><Relationship Id="rId175" Type="http://schemas.openxmlformats.org/officeDocument/2006/relationships/image" Target="media/image21.gif"/><Relationship Id="rId196" Type="http://schemas.openxmlformats.org/officeDocument/2006/relationships/hyperlink" Target="http://www.withoutbook.com/Technology.php?tech=50&amp;subject=JSON%20Interview%20Questions%20and%20Answers" TargetMode="External"/><Relationship Id="rId200" Type="http://schemas.openxmlformats.org/officeDocument/2006/relationships/hyperlink" Target="http://www.indiabix.com/online-test/java-programming-test/63" TargetMode="External"/><Relationship Id="rId16" Type="http://schemas.openxmlformats.org/officeDocument/2006/relationships/hyperlink" Target="http://www.journaldev.com/1321/java-string-interview-questions-and-answers" TargetMode="External"/><Relationship Id="rId221" Type="http://schemas.openxmlformats.org/officeDocument/2006/relationships/hyperlink" Target="http://www.indiabix.com/online-test/java-programming-test/63" TargetMode="External"/><Relationship Id="rId242" Type="http://schemas.openxmlformats.org/officeDocument/2006/relationships/hyperlink" Target="http://blog.csdn.net/brushli/article/details/12356695" TargetMode="External"/><Relationship Id="rId263" Type="http://schemas.openxmlformats.org/officeDocument/2006/relationships/image" Target="media/image37.png"/><Relationship Id="rId37" Type="http://schemas.openxmlformats.org/officeDocument/2006/relationships/hyperlink" Target="http://javarevisited.blogspot.com/2013/06/10-java-exception-and-error-interview-questions-answers-programming.html" TargetMode="External"/><Relationship Id="rId58" Type="http://schemas.openxmlformats.org/officeDocument/2006/relationships/hyperlink" Target="http://javarevisited.blogspot.com/2014/07/top-50-java-multithreading-interview-questions-answers.html" TargetMode="External"/><Relationship Id="rId79" Type="http://schemas.openxmlformats.org/officeDocument/2006/relationships/hyperlink" Target="http://stackoverflow.com/questions/2945309/what-is-the-use-of-adding-a-null-key-or-value-to-a-hashmap-in-java" TargetMode="External"/><Relationship Id="rId102" Type="http://schemas.openxmlformats.org/officeDocument/2006/relationships/image" Target="media/image8.png"/><Relationship Id="rId123" Type="http://schemas.openxmlformats.org/officeDocument/2006/relationships/hyperlink" Target="http://tutorials.jenkov.com/java-concurrency/deadlock.html" TargetMode="External"/><Relationship Id="rId144" Type="http://schemas.openxmlformats.org/officeDocument/2006/relationships/hyperlink" Target="http://stackoverflow.com/questions/8100376/class-forname-vs-classloader-loadclass-which-to-use-for-dynamic-loading" TargetMode="External"/><Relationship Id="rId90" Type="http://schemas.openxmlformats.org/officeDocument/2006/relationships/hyperlink" Target="http://java.sun.com/javase/7/docs/api/java/util/Hashtable.html" TargetMode="External"/><Relationship Id="rId165" Type="http://schemas.openxmlformats.org/officeDocument/2006/relationships/hyperlink" Target="http://www.buggybread.com/2014/04/java-interview-questions-and-answers-on.html" TargetMode="External"/><Relationship Id="rId186" Type="http://schemas.openxmlformats.org/officeDocument/2006/relationships/hyperlink" Target="http://stackoverflow.com/questions/2992786/why-doesnt-java-allow-for-the-creation-of-generic-arrays" TargetMode="External"/><Relationship Id="rId211" Type="http://schemas.openxmlformats.org/officeDocument/2006/relationships/hyperlink" Target="http://java67.blogspot.sg/2014/08/difference-between-string-literal-and-new-String-object-Java.html" TargetMode="External"/><Relationship Id="rId232" Type="http://schemas.openxmlformats.org/officeDocument/2006/relationships/hyperlink" Target="http://stackoverflow.com/questions/10125639/how-to-create-a-jar-file-using-the-terminal" TargetMode="External"/><Relationship Id="rId253" Type="http://schemas.openxmlformats.org/officeDocument/2006/relationships/hyperlink" Target="https://dzone.com/articles/how-to-create-an-immutable-class-in-java" TargetMode="External"/><Relationship Id="rId274" Type="http://schemas.openxmlformats.org/officeDocument/2006/relationships/hyperlink" Target="https://stackoverflow.com/questions/7042182/how-to-make-a-deep-copy-of-java-arraylist" TargetMode="External"/><Relationship Id="rId27" Type="http://schemas.openxmlformats.org/officeDocument/2006/relationships/hyperlink" Target="http://www.programmerinterview.com/index.php/java-questions/interface-vs-abstract-class/" TargetMode="External"/><Relationship Id="rId48" Type="http://schemas.openxmlformats.org/officeDocument/2006/relationships/hyperlink" Target="http://www.indiabix.com/online-test/java-programming-test/61" TargetMode="External"/><Relationship Id="rId69" Type="http://schemas.openxmlformats.org/officeDocument/2006/relationships/hyperlink" Target="http://www.journaldev.com/1330/java-collections-interview-questions-and-answers" TargetMode="External"/><Relationship Id="rId113" Type="http://schemas.openxmlformats.org/officeDocument/2006/relationships/hyperlink" Target="http://tutorials.jenkov.com/java-concurrency/thread-safety-and-immutability.html" TargetMode="External"/><Relationship Id="rId134" Type="http://schemas.openxmlformats.org/officeDocument/2006/relationships/hyperlink" Target="https://docs.oracle.com/javase/7/docs/api/java/lang/Thread.State.html" TargetMode="External"/><Relationship Id="rId80" Type="http://schemas.openxmlformats.org/officeDocument/2006/relationships/hyperlink" Target="http://java67.blogspot.com/2014/01/how-hashset-is-implemented-or-works-internally-java.html" TargetMode="External"/><Relationship Id="rId155" Type="http://schemas.openxmlformats.org/officeDocument/2006/relationships/hyperlink" Target="http://en.wikipedia.org/wiki/Singleton_pattern" TargetMode="External"/><Relationship Id="rId176" Type="http://schemas.openxmlformats.org/officeDocument/2006/relationships/image" Target="media/image22.gif"/><Relationship Id="rId197" Type="http://schemas.openxmlformats.org/officeDocument/2006/relationships/hyperlink" Target="http://www.programmerinterview.com/index.php/general-miscellaneous/java-method-calculate-factorial/" TargetMode="External"/><Relationship Id="rId201" Type="http://schemas.openxmlformats.org/officeDocument/2006/relationships/hyperlink" Target="http://www.indiabix.com/online-test/java-programming-test/62" TargetMode="External"/><Relationship Id="rId222" Type="http://schemas.openxmlformats.org/officeDocument/2006/relationships/hyperlink" Target="http://www.indiabix.com/online-test/java-programming-test/63" TargetMode="External"/><Relationship Id="rId243" Type="http://schemas.openxmlformats.org/officeDocument/2006/relationships/hyperlink" Target="http://blog.csdn.net/brushli/article/details/12356695" TargetMode="External"/><Relationship Id="rId264" Type="http://schemas.openxmlformats.org/officeDocument/2006/relationships/image" Target="media/image38.png"/><Relationship Id="rId17" Type="http://schemas.openxmlformats.org/officeDocument/2006/relationships/hyperlink" Target="http://stackoverflow.com/questions/4918399/where-does-javas-string-constant-pool-live-the-heap-or-the-stack" TargetMode="External"/><Relationship Id="rId38" Type="http://schemas.openxmlformats.org/officeDocument/2006/relationships/hyperlink" Target="http://javarevisited.blogspot.com/2013/06/10-java-exception-and-error-interview-questions-answers-programming.html" TargetMode="External"/><Relationship Id="rId59" Type="http://schemas.openxmlformats.org/officeDocument/2006/relationships/hyperlink" Target="http://www.indiabix.com/online-test/java-programming-test/61" TargetMode="External"/><Relationship Id="rId103" Type="http://schemas.openxmlformats.org/officeDocument/2006/relationships/image" Target="media/image9.png"/><Relationship Id="rId124" Type="http://schemas.openxmlformats.org/officeDocument/2006/relationships/image" Target="media/image13.jpeg"/><Relationship Id="rId70" Type="http://schemas.openxmlformats.org/officeDocument/2006/relationships/hyperlink" Target="http://stackoverflow.com/questions/25472891/why-cant-java-arraylist-be-accessed-by-unique-key" TargetMode="External"/><Relationship Id="rId91" Type="http://schemas.openxmlformats.org/officeDocument/2006/relationships/hyperlink" Target="http://java.sun.com/javase/7/docs/api/java/util/HashMap.html" TargetMode="External"/><Relationship Id="rId145" Type="http://schemas.openxmlformats.org/officeDocument/2006/relationships/hyperlink" Target="http://stackoverflow.com/questions/8100376/class-forname-vs-classloader-loadclass-which-to-use-for-dynamic-loading" TargetMode="External"/><Relationship Id="rId166" Type="http://schemas.openxmlformats.org/officeDocument/2006/relationships/hyperlink" Target="http://tutorials.jenkov.com/java-reflection/annotations.html" TargetMode="External"/><Relationship Id="rId187" Type="http://schemas.openxmlformats.org/officeDocument/2006/relationships/hyperlink" Target="http://stackoverflow.com/questions/9488445/list-extends-base-vs-listbase" TargetMode="External"/><Relationship Id="rId1" Type="http://schemas.openxmlformats.org/officeDocument/2006/relationships/customXml" Target="../customXml/item1.xml"/><Relationship Id="rId212" Type="http://schemas.openxmlformats.org/officeDocument/2006/relationships/hyperlink" Target="http://java67.blogspot.sg/2012/09/top-10-tricky-java-interview-questions-answers.html" TargetMode="External"/><Relationship Id="rId233" Type="http://schemas.openxmlformats.org/officeDocument/2006/relationships/hyperlink" Target="http://blog.csdn.net/brushli/article/details/12356695" TargetMode="External"/><Relationship Id="rId254" Type="http://schemas.openxmlformats.org/officeDocument/2006/relationships/hyperlink" Target="http://programmergate.com/java-pass-reference-pass-value/" TargetMode="External"/><Relationship Id="rId28" Type="http://schemas.openxmlformats.org/officeDocument/2006/relationships/hyperlink" Target="http://beginnersbook.com/2013/05/abstract-class-vs-interface-in-java/" TargetMode="External"/><Relationship Id="rId49" Type="http://schemas.openxmlformats.org/officeDocument/2006/relationships/hyperlink" Target="http://www.indiabix.com/online-test/java-programming-test/61" TargetMode="External"/><Relationship Id="rId114" Type="http://schemas.openxmlformats.org/officeDocument/2006/relationships/hyperlink" Target="http://tutorials.jenkov.com/java-concurrency/blocking-queues.html" TargetMode="External"/><Relationship Id="rId275" Type="http://schemas.openxmlformats.org/officeDocument/2006/relationships/hyperlink" Target="https://stackoverflow.com/questions/715650/how-to-clone-arraylist-and-also-clone-its-contents" TargetMode="External"/><Relationship Id="rId60" Type="http://schemas.openxmlformats.org/officeDocument/2006/relationships/hyperlink" Target="http://javarevisited.blogspot.com/2011/05/java-heap-space-memory-size-jvm.html" TargetMode="External"/><Relationship Id="rId81" Type="http://schemas.openxmlformats.org/officeDocument/2006/relationships/hyperlink" Target="http://stackoverflow.com/questions/5139724/whats-the-difference-between-hashset-and-set" TargetMode="External"/><Relationship Id="rId135" Type="http://schemas.openxmlformats.org/officeDocument/2006/relationships/hyperlink" Target="http://programmers.stackexchange.com/questions/173575/what-is-a-thread-pool" TargetMode="External"/><Relationship Id="rId156" Type="http://schemas.openxmlformats.org/officeDocument/2006/relationships/hyperlink" Target="http://en.wikipedia.org/wiki/Enums" TargetMode="External"/><Relationship Id="rId177" Type="http://schemas.openxmlformats.org/officeDocument/2006/relationships/image" Target="media/image23.gif"/><Relationship Id="rId198" Type="http://schemas.openxmlformats.org/officeDocument/2006/relationships/hyperlink" Target="http://stackoverflow.com/questions/12240997/sorting-array-in-on-run-time" TargetMode="External"/><Relationship Id="rId202" Type="http://schemas.openxmlformats.org/officeDocument/2006/relationships/hyperlink" Target="http://download.oracle.com/javase/1.4.2/docs/api/java/lang/String.html" TargetMode="External"/><Relationship Id="rId223" Type="http://schemas.openxmlformats.org/officeDocument/2006/relationships/hyperlink" Target="http://www.indiabix.com/online-test/java-programming-test/64" TargetMode="External"/><Relationship Id="rId244" Type="http://schemas.openxmlformats.org/officeDocument/2006/relationships/hyperlink" Target="http://blog.csdn.net/brushli/article/details/12356695" TargetMode="External"/><Relationship Id="rId18" Type="http://schemas.openxmlformats.org/officeDocument/2006/relationships/hyperlink" Target="http://www.journaldev.com/810/java-string-compareto-examples" TargetMode="External"/><Relationship Id="rId39" Type="http://schemas.openxmlformats.org/officeDocument/2006/relationships/hyperlink" Target="http://www.tkhts.com/interview-questions/exception-handling-basics.jsp" TargetMode="External"/><Relationship Id="rId265" Type="http://schemas.openxmlformats.org/officeDocument/2006/relationships/image" Target="media/image39.png"/><Relationship Id="rId50" Type="http://schemas.openxmlformats.org/officeDocument/2006/relationships/hyperlink" Target="http://www.indiabix.com/online-test/java-programming-test/65" TargetMode="External"/><Relationship Id="rId104" Type="http://schemas.openxmlformats.org/officeDocument/2006/relationships/image" Target="media/image10.png"/><Relationship Id="rId125" Type="http://schemas.openxmlformats.org/officeDocument/2006/relationships/hyperlink" Target="http://javarevisited.blogspot.com/2010/10/what-is-deadlock-in-java-how-to-fix-it.html" TargetMode="External"/><Relationship Id="rId146" Type="http://schemas.openxmlformats.org/officeDocument/2006/relationships/hyperlink" Target="http://docs.oracle.com/javase/7/docs/api/java/lang/Class.html" TargetMode="External"/><Relationship Id="rId167" Type="http://schemas.openxmlformats.org/officeDocument/2006/relationships/hyperlink" Target="http://tutorials.jenkov.com/java-nio/index.html" TargetMode="External"/><Relationship Id="rId188" Type="http://schemas.openxmlformats.org/officeDocument/2006/relationships/hyperlink" Target="http://www.fromdev.com/2012/06/15-java-serialization-interview.html" TargetMode="External"/><Relationship Id="rId71" Type="http://schemas.openxmlformats.org/officeDocument/2006/relationships/hyperlink" Target="http://java67.blogspot.com/2013/01/difference-between-set-list-and-map-in-java.html" TargetMode="External"/><Relationship Id="rId92" Type="http://schemas.openxmlformats.org/officeDocument/2006/relationships/hyperlink" Target="http://java.sun.com/javase/7/docs/api/java/util/LinkedHashMap.html" TargetMode="External"/><Relationship Id="rId213" Type="http://schemas.openxmlformats.org/officeDocument/2006/relationships/hyperlink" Target="http://java67.blogspot.sg/2014/01/why-string-class-has-made-immutable-or-final-java.html" TargetMode="External"/><Relationship Id="rId234" Type="http://schemas.openxmlformats.org/officeDocument/2006/relationships/hyperlink" Target="http://blog.csdn.net/brushli/article/details/12356695" TargetMode="External"/><Relationship Id="rId2" Type="http://schemas.openxmlformats.org/officeDocument/2006/relationships/numbering" Target="numbering.xml"/><Relationship Id="rId29" Type="http://schemas.openxmlformats.org/officeDocument/2006/relationships/hyperlink" Target="http://beginnersbook.com/2013/05/inner-class/" TargetMode="External"/><Relationship Id="rId255" Type="http://schemas.openxmlformats.org/officeDocument/2006/relationships/hyperlink" Target="https://codepumpkin.com/immutable-class-with-mutable-member-fields-in-java/" TargetMode="External"/><Relationship Id="rId276" Type="http://schemas.openxmlformats.org/officeDocument/2006/relationships/fontTable" Target="fontTable.xml"/><Relationship Id="rId40" Type="http://schemas.openxmlformats.org/officeDocument/2006/relationships/hyperlink" Target="http://beginnersbook.com/2013/04/java-checked-unchecked-exceptions-with-examples/" TargetMode="External"/><Relationship Id="rId115" Type="http://schemas.openxmlformats.org/officeDocument/2006/relationships/image" Target="media/image11.png"/><Relationship Id="rId136" Type="http://schemas.openxmlformats.org/officeDocument/2006/relationships/hyperlink" Target="http://tutorials.jenkov.com/java-concurrency/thread-pools.html" TargetMode="External"/><Relationship Id="rId157" Type="http://schemas.openxmlformats.org/officeDocument/2006/relationships/hyperlink" Target="http://en.wikipedia.org/wiki/Singleton_pattern" TargetMode="External"/><Relationship Id="rId178" Type="http://schemas.openxmlformats.org/officeDocument/2006/relationships/image" Target="media/image24.gif"/><Relationship Id="rId61" Type="http://schemas.openxmlformats.org/officeDocument/2006/relationships/hyperlink" Target="http://javarevisited.blogspot.com/2011/05/java-heap-space-memory-size-jvm.html" TargetMode="External"/><Relationship Id="rId82" Type="http://schemas.openxmlformats.org/officeDocument/2006/relationships/hyperlink" Target="http://stackoverflow.com/questions/510632/whats-the-difference-between-concurrenthashmap-and-collections-synchronizedmap" TargetMode="External"/><Relationship Id="rId199" Type="http://schemas.openxmlformats.org/officeDocument/2006/relationships/hyperlink" Target="http://www.indiabix.com/online-test/java-programming-test/61" TargetMode="External"/><Relationship Id="rId203" Type="http://schemas.openxmlformats.org/officeDocument/2006/relationships/hyperlink" Target="http://download.oracle.com/javase/1.4.2/docs/api/java/lang/String.html" TargetMode="External"/><Relationship Id="rId19" Type="http://schemas.openxmlformats.org/officeDocument/2006/relationships/hyperlink" Target="http://www.journaldev.com/794/how-to-convert-string-to-char-to-string-in-java" TargetMode="External"/><Relationship Id="rId224" Type="http://schemas.openxmlformats.org/officeDocument/2006/relationships/hyperlink" Target="http://www.indiabix.com/online-test/java-programming-test/64" TargetMode="External"/><Relationship Id="rId245" Type="http://schemas.openxmlformats.org/officeDocument/2006/relationships/hyperlink" Target="http://blog.csdn.net/brushli/article/details/12356695" TargetMode="External"/><Relationship Id="rId266" Type="http://schemas.openxmlformats.org/officeDocument/2006/relationships/image" Target="media/image40.png"/><Relationship Id="rId30" Type="http://schemas.openxmlformats.org/officeDocument/2006/relationships/hyperlink" Target="http://beginnersbook.com/2013/04/java-static-class-block-methods-variables/" TargetMode="External"/><Relationship Id="rId105" Type="http://schemas.openxmlformats.org/officeDocument/2006/relationships/hyperlink" Target="http://www.javamex.com/tutorials/synchronization_concurrency_1.shtml" TargetMode="External"/><Relationship Id="rId126" Type="http://schemas.openxmlformats.org/officeDocument/2006/relationships/hyperlink" Target="https://beginnersbook.com/2013/03/multithreading-in-java/" TargetMode="External"/><Relationship Id="rId147" Type="http://schemas.openxmlformats.org/officeDocument/2006/relationships/hyperlink" Target="http://docs.oracle.com/javase/7/docs/api/java/lang/ClassLoader.html" TargetMode="External"/><Relationship Id="rId168" Type="http://schemas.openxmlformats.org/officeDocument/2006/relationships/hyperlink" Target="http://www.ibm.com/developerworks/java/tutorials/j-nio/j-nio.html" TargetMode="External"/><Relationship Id="rId51" Type="http://schemas.openxmlformats.org/officeDocument/2006/relationships/hyperlink" Target="http://en.wikipedia.org/wiki/Variable_(programming)" TargetMode="External"/><Relationship Id="rId72" Type="http://schemas.openxmlformats.org/officeDocument/2006/relationships/hyperlink" Target="http://stackoverflow.com/questions/5689517/java-hashset-vs-hashmap" TargetMode="External"/><Relationship Id="rId93" Type="http://schemas.openxmlformats.org/officeDocument/2006/relationships/hyperlink" Target="http://docs.oracle.com/javase/7/docs/api/java/util/concurrent/ConcurrentHashMap.html" TargetMode="External"/><Relationship Id="rId189" Type="http://schemas.openxmlformats.org/officeDocument/2006/relationships/image" Target="media/image26.jpeg"/><Relationship Id="rId3" Type="http://schemas.openxmlformats.org/officeDocument/2006/relationships/styles" Target="styles.xml"/><Relationship Id="rId214" Type="http://schemas.openxmlformats.org/officeDocument/2006/relationships/hyperlink" Target="http://1.bp.blogspot.com/-0LN0RdV8Hvw/VBBaEA9i3QI/AAAAAAAAB38/sijM8W44BLg/s1600/Empty+String+check+in+Java.jpg" TargetMode="External"/><Relationship Id="rId235" Type="http://schemas.openxmlformats.org/officeDocument/2006/relationships/hyperlink" Target="http://blog.csdn.net/brushli/article/details/12356695" TargetMode="External"/><Relationship Id="rId256" Type="http://schemas.openxmlformats.org/officeDocument/2006/relationships/image" Target="media/image30.png"/><Relationship Id="rId277" Type="http://schemas.openxmlformats.org/officeDocument/2006/relationships/theme" Target="theme/theme1.xml"/><Relationship Id="rId116" Type="http://schemas.openxmlformats.org/officeDocument/2006/relationships/hyperlink" Target="http://stackoverflow.com/questions/358457/where-should-you-use-blockingqueue-implementations-instead-of-simple-queue-imple" TargetMode="External"/><Relationship Id="rId137" Type="http://schemas.openxmlformats.org/officeDocument/2006/relationships/hyperlink" Target="http://tutorials.jenkov.com/java-util-concurrent/executorservice.html" TargetMode="External"/><Relationship Id="rId158" Type="http://schemas.openxmlformats.org/officeDocument/2006/relationships/hyperlink" Target="http://stackoverflow.com/questions/228164/on-design-patterns-when-to-use-the-singleton" TargetMode="External"/><Relationship Id="rId20" Type="http://schemas.openxmlformats.org/officeDocument/2006/relationships/hyperlink" Target="http://www.journaldev.com/770/convert-string-to-byte-array-and-byte-array-to-string-in-java" TargetMode="External"/><Relationship Id="rId41" Type="http://schemas.openxmlformats.org/officeDocument/2006/relationships/hyperlink" Target="http://stackoverflow.com/questions/2028719/handling-runtimeexceptions-in-java" TargetMode="External"/><Relationship Id="rId62" Type="http://schemas.openxmlformats.org/officeDocument/2006/relationships/hyperlink" Target="http://java-questions.com/garbagecollection-interview-questions.html" TargetMode="External"/><Relationship Id="rId83" Type="http://schemas.openxmlformats.org/officeDocument/2006/relationships/hyperlink" Target="http://crunchify.com/hashmap-vs-concurrenthashmap-vs-synchronizedmap-how-a-hashmap-can-be-synchronized-in-java/" TargetMode="External"/><Relationship Id="rId179" Type="http://schemas.openxmlformats.org/officeDocument/2006/relationships/image" Target="media/image25.gif"/><Relationship Id="rId190" Type="http://schemas.openxmlformats.org/officeDocument/2006/relationships/hyperlink" Target="http://stackoverflow.com/questions/770474/what-is-the-difference-between-serialization-and-marshaling" TargetMode="External"/><Relationship Id="rId204" Type="http://schemas.openxmlformats.org/officeDocument/2006/relationships/hyperlink" Target="http://stackoverflow.com/questions/4802015/difference-between-null-and-java-string" TargetMode="External"/><Relationship Id="rId225" Type="http://schemas.openxmlformats.org/officeDocument/2006/relationships/hyperlink" Target="http://www.indiabix.com/online-test/java-programming-test/64" TargetMode="External"/><Relationship Id="rId246" Type="http://schemas.openxmlformats.org/officeDocument/2006/relationships/hyperlink" Target="http://blog.csdn.net/brushli/article/details/12356695" TargetMode="External"/><Relationship Id="rId267" Type="http://schemas.openxmlformats.org/officeDocument/2006/relationships/image" Target="media/image41.png"/><Relationship Id="rId106" Type="http://schemas.openxmlformats.org/officeDocument/2006/relationships/hyperlink" Target="http://tutorials.jenkov.com/java-concurrency/creating-and-starting-threads.html" TargetMode="External"/><Relationship Id="rId127" Type="http://schemas.openxmlformats.org/officeDocument/2006/relationships/hyperlink" Target="https://docs.oracle.com/javase/7/docs/api/java/lang/Enum.html" TargetMode="External"/><Relationship Id="rId10" Type="http://schemas.openxmlformats.org/officeDocument/2006/relationships/image" Target="media/image1.jpeg"/><Relationship Id="rId31" Type="http://schemas.openxmlformats.org/officeDocument/2006/relationships/hyperlink" Target="http://java-questions.com/collections-interview-questions_1.html" TargetMode="External"/><Relationship Id="rId52" Type="http://schemas.openxmlformats.org/officeDocument/2006/relationships/hyperlink" Target="http://en.wikipedia.org/wiki/Final_(Java)" TargetMode="External"/><Relationship Id="rId73" Type="http://schemas.openxmlformats.org/officeDocument/2006/relationships/hyperlink" Target="http://www.journaldev.com/1330/java-collections-interview-questions-and-answers" TargetMode="External"/><Relationship Id="rId94" Type="http://schemas.openxmlformats.org/officeDocument/2006/relationships/hyperlink" Target="http://stackoverflow.com/questions/18757805/implementing-custom-compareto" TargetMode="External"/><Relationship Id="rId148" Type="http://schemas.openxmlformats.org/officeDocument/2006/relationships/hyperlink" Target="http://stackoverflow.com/q/5380275/632951" TargetMode="External"/><Relationship Id="rId169" Type="http://schemas.openxmlformats.org/officeDocument/2006/relationships/image" Target="media/image15.png"/><Relationship Id="rId4" Type="http://schemas.openxmlformats.org/officeDocument/2006/relationships/settings" Target="settings.xml"/><Relationship Id="rId180" Type="http://schemas.openxmlformats.org/officeDocument/2006/relationships/hyperlink" Target="http://www.ibm.com/developerworks/java/tutorials/j-nio/j-nio.html" TargetMode="External"/><Relationship Id="rId215" Type="http://schemas.openxmlformats.org/officeDocument/2006/relationships/image" Target="media/image28.jpeg"/><Relationship Id="rId236" Type="http://schemas.openxmlformats.org/officeDocument/2006/relationships/hyperlink" Target="http://blog.csdn.net/brushli/article/details/12356695" TargetMode="External"/><Relationship Id="rId257" Type="http://schemas.openxmlformats.org/officeDocument/2006/relationships/image" Target="media/image31.png"/><Relationship Id="rId42" Type="http://schemas.openxmlformats.org/officeDocument/2006/relationships/hyperlink" Target="http://beginnersbook.com/2013/04/throw-in-java/" TargetMode="External"/><Relationship Id="rId84" Type="http://schemas.openxmlformats.org/officeDocument/2006/relationships/hyperlink" Target="http://beginnersbook.com/2013/12/difference-between-arraylist-and-linkedlist-in-java/" TargetMode="External"/><Relationship Id="rId138" Type="http://schemas.openxmlformats.org/officeDocument/2006/relationships/hyperlink" Target="http://stackoverflow.com/questions/17186206/types-of-thread-pools-in-java" TargetMode="External"/><Relationship Id="rId191" Type="http://schemas.openxmlformats.org/officeDocument/2006/relationships/hyperlink" Target="https://en.wikipedia.org/wiki/Marshalling_(computer_science)" TargetMode="External"/><Relationship Id="rId205" Type="http://schemas.openxmlformats.org/officeDocument/2006/relationships/image" Target="media/image27.png"/><Relationship Id="rId247" Type="http://schemas.openxmlformats.org/officeDocument/2006/relationships/hyperlink" Target="http://blog.csdn.net/brushli/article/details/12356695" TargetMode="External"/><Relationship Id="rId107" Type="http://schemas.openxmlformats.org/officeDocument/2006/relationships/hyperlink" Target="http://stackoverflow.com/questions/541487/implements-runnable-vs-extends-thread" TargetMode="External"/><Relationship Id="rId11" Type="http://schemas.openxmlformats.org/officeDocument/2006/relationships/image" Target="media/image2.jpeg"/><Relationship Id="rId53" Type="http://schemas.openxmlformats.org/officeDocument/2006/relationships/hyperlink" Target="http://en.wikipedia.org/wiki/Mutable_object" TargetMode="External"/><Relationship Id="rId149" Type="http://schemas.openxmlformats.org/officeDocument/2006/relationships/hyperlink" Target="http://docs.oracle.com/javase/specs/jls/se7/html/jls-12.html" TargetMode="External"/><Relationship Id="rId95" Type="http://schemas.openxmlformats.org/officeDocument/2006/relationships/hyperlink" Target="http://www.fromdev.com/2008/05/java-collections-questions.html" TargetMode="External"/><Relationship Id="rId160" Type="http://schemas.openxmlformats.org/officeDocument/2006/relationships/hyperlink" Target="http://www.tutorialspoint.com/sdlc/sdlc_overview.htm" TargetMode="External"/><Relationship Id="rId216" Type="http://schemas.openxmlformats.org/officeDocument/2006/relationships/hyperlink" Target="http://java67.blogspot.sg/2012/11/difference-between-operator-and-equals-method-i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F0367-938F-4648-8A66-32A1E41F7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24022</TotalTime>
  <Pages>204</Pages>
  <Words>47477</Words>
  <Characters>270621</Characters>
  <Application>Microsoft Office Word</Application>
  <DocSecurity>0</DocSecurity>
  <Lines>2255</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1159</cp:revision>
  <dcterms:created xsi:type="dcterms:W3CDTF">2014-10-22T04:03:00Z</dcterms:created>
  <dcterms:modified xsi:type="dcterms:W3CDTF">2019-04-07T04:14:00Z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Quan_Zhang@ad.Infosys.com</vt:lpwstr>
  </property>
  <property fmtid="{D5CDD505-2E9C-101B-9397-08002B2CF9AE}" pid="5" name="MSIP_Label_be4b3411-284d-4d31-bd4f-bc13ef7f1fd6_SetDate">
    <vt:lpwstr>2019-03-29T09:50:34.0355269Z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Quan_Zhang@ad.Infosys.com</vt:lpwstr>
  </property>
  <property fmtid="{D5CDD505-2E9C-101B-9397-08002B2CF9AE}" pid="12" name="MSIP_Label_a0819fa7-4367-4500-ba88-dd630d977609_SetDate">
    <vt:lpwstr>2019-03-29T09:50:34.0355269Z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